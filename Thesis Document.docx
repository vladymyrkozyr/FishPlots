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[Firstname Lastname]</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[Firstname Lastname]</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3193951"/>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[Firstname Lastname]</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[Firstname Lastname]</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[Firstname Lastname]</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[Firstname Lastname]</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[Firstname Lastname]</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[Firstname Lastname]</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[Firstname Lastname]</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[Firstname Lastname]</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[Firstname Lastname]</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3193952"/>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3193953"/>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This will provide a user-friendly way to show all necessary data for non-domain expert users in a web browser, using the novel js library amCharts.</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This will be a highly accessible multi platform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3193954"/>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3193955"/>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3193956"/>
      <w:r>
        <w:lastRenderedPageBreak/>
        <w:t>Table of Contents</w:t>
      </w:r>
      <w:bookmarkEnd w:id="5"/>
    </w:p>
    <w:p w14:paraId="6F5658EE" w14:textId="7592F69B" w:rsidR="00CE4054" w:rsidRDefault="00E92C0F">
      <w:pPr>
        <w:pStyle w:val="TOC2"/>
        <w:rPr>
          <w:ins w:id="6" w:author="Vladymyr Kozyr" w:date="2021-02-02T21:32:00Z"/>
          <w:rFonts w:asciiTheme="minorHAnsi" w:eastAsiaTheme="minorEastAsia" w:hAnsiTheme="minorHAnsi"/>
          <w:bCs w:val="0"/>
          <w:noProof/>
          <w:sz w:val="24"/>
          <w:szCs w:val="24"/>
          <w:lang w:val="en-CA"/>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ins w:id="7" w:author="Vladymyr Kozyr" w:date="2021-02-02T21:32:00Z">
        <w:r w:rsidR="00CE4054" w:rsidRPr="00DF1918">
          <w:rPr>
            <w:rStyle w:val="Hyperlink"/>
            <w:noProof/>
          </w:rPr>
          <w:fldChar w:fldCharType="begin"/>
        </w:r>
        <w:r w:rsidR="00CE4054" w:rsidRPr="00DF1918">
          <w:rPr>
            <w:rStyle w:val="Hyperlink"/>
            <w:noProof/>
          </w:rPr>
          <w:instrText xml:space="preserve"> </w:instrText>
        </w:r>
        <w:r w:rsidR="00CE4054">
          <w:rPr>
            <w:noProof/>
          </w:rPr>
          <w:instrText>HYPERLINK \l "_Toc63193951"</w:instrText>
        </w:r>
        <w:r w:rsidR="00CE4054" w:rsidRPr="00DF1918">
          <w:rPr>
            <w:rStyle w:val="Hyperlink"/>
            <w:noProof/>
          </w:rPr>
          <w:instrText xml:space="preserve"> </w:instrText>
        </w:r>
        <w:r w:rsidR="00CE4054" w:rsidRPr="00DF1918">
          <w:rPr>
            <w:rStyle w:val="Hyperlink"/>
            <w:noProof/>
          </w:rPr>
        </w:r>
        <w:r w:rsidR="00CE4054" w:rsidRPr="00DF1918">
          <w:rPr>
            <w:rStyle w:val="Hyperlink"/>
            <w:noProof/>
          </w:rPr>
          <w:fldChar w:fldCharType="separate"/>
        </w:r>
        <w:r w:rsidR="00CE4054" w:rsidRPr="00DF1918">
          <w:rPr>
            <w:rStyle w:val="Hyperlink"/>
            <w:noProof/>
          </w:rPr>
          <w:t>Declaration of Committee</w:t>
        </w:r>
        <w:r w:rsidR="00CE4054">
          <w:rPr>
            <w:noProof/>
            <w:webHidden/>
          </w:rPr>
          <w:tab/>
        </w:r>
        <w:r w:rsidR="00CE4054">
          <w:rPr>
            <w:noProof/>
            <w:webHidden/>
          </w:rPr>
          <w:fldChar w:fldCharType="begin"/>
        </w:r>
        <w:r w:rsidR="00CE4054">
          <w:rPr>
            <w:noProof/>
            <w:webHidden/>
          </w:rPr>
          <w:instrText xml:space="preserve"> PAGEREF _Toc63193951 \h </w:instrText>
        </w:r>
        <w:r w:rsidR="00CE4054">
          <w:rPr>
            <w:noProof/>
            <w:webHidden/>
          </w:rPr>
        </w:r>
      </w:ins>
      <w:r w:rsidR="00CE4054">
        <w:rPr>
          <w:noProof/>
          <w:webHidden/>
        </w:rPr>
        <w:fldChar w:fldCharType="separate"/>
      </w:r>
      <w:ins w:id="8" w:author="Vladymyr Kozyr" w:date="2021-02-02T21:32:00Z">
        <w:r w:rsidR="00CE4054">
          <w:rPr>
            <w:noProof/>
            <w:webHidden/>
          </w:rPr>
          <w:t>ii</w:t>
        </w:r>
        <w:r w:rsidR="00CE4054">
          <w:rPr>
            <w:noProof/>
            <w:webHidden/>
          </w:rPr>
          <w:fldChar w:fldCharType="end"/>
        </w:r>
        <w:r w:rsidR="00CE4054" w:rsidRPr="00DF1918">
          <w:rPr>
            <w:rStyle w:val="Hyperlink"/>
            <w:noProof/>
          </w:rPr>
          <w:fldChar w:fldCharType="end"/>
        </w:r>
      </w:ins>
    </w:p>
    <w:p w14:paraId="5E9EA4C2" w14:textId="51008F82" w:rsidR="00CE4054" w:rsidRDefault="00CE4054">
      <w:pPr>
        <w:pStyle w:val="TOC2"/>
        <w:rPr>
          <w:ins w:id="9" w:author="Vladymyr Kozyr" w:date="2021-02-02T21:32:00Z"/>
          <w:rFonts w:asciiTheme="minorHAnsi" w:eastAsiaTheme="minorEastAsia" w:hAnsiTheme="minorHAnsi"/>
          <w:bCs w:val="0"/>
          <w:noProof/>
          <w:sz w:val="24"/>
          <w:szCs w:val="24"/>
          <w:lang w:val="en-CA"/>
        </w:rPr>
      </w:pPr>
      <w:ins w:id="10"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"_Toc63193952"</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Ethics Statement</w:t>
        </w:r>
        <w:r>
          <w:rPr>
            <w:noProof/>
            <w:webHidden/>
          </w:rPr>
          <w:tab/>
        </w:r>
        <w:r>
          <w:rPr>
            <w:noProof/>
            <w:webHidden/>
          </w:rPr>
          <w:fldChar w:fldCharType="begin"/>
        </w:r>
        <w:r>
          <w:rPr>
            <w:noProof/>
            <w:webHidden/>
          </w:rPr>
          <w:instrText xml:space="preserve"> PAGEREF _Toc63193952 \h </w:instrText>
        </w:r>
        <w:r>
          <w:rPr>
            <w:noProof/>
            <w:webHidden/>
          </w:rPr>
        </w:r>
      </w:ins>
      <w:r>
        <w:rPr>
          <w:noProof/>
          <w:webHidden/>
        </w:rPr>
        <w:fldChar w:fldCharType="separate"/>
      </w:r>
      <w:ins w:id="11" w:author="Vladymyr Kozyr" w:date="2021-02-02T21:32:00Z">
        <w:r>
          <w:rPr>
            <w:noProof/>
            <w:webHidden/>
          </w:rPr>
          <w:t>iii</w:t>
        </w:r>
        <w:r>
          <w:rPr>
            <w:noProof/>
            <w:webHidden/>
          </w:rPr>
          <w:fldChar w:fldCharType="end"/>
        </w:r>
        <w:r w:rsidRPr="00DF1918">
          <w:rPr>
            <w:rStyle w:val="Hyperlink"/>
            <w:noProof/>
          </w:rPr>
          <w:fldChar w:fldCharType="end"/>
        </w:r>
      </w:ins>
    </w:p>
    <w:p w14:paraId="0723A1E3" w14:textId="4314A32F" w:rsidR="00CE4054" w:rsidRDefault="00CE4054">
      <w:pPr>
        <w:pStyle w:val="TOC2"/>
        <w:rPr>
          <w:ins w:id="12" w:author="Vladymyr Kozyr" w:date="2021-02-02T21:32:00Z"/>
          <w:rFonts w:asciiTheme="minorHAnsi" w:eastAsiaTheme="minorEastAsia" w:hAnsiTheme="minorHAnsi"/>
          <w:bCs w:val="0"/>
          <w:noProof/>
          <w:sz w:val="24"/>
          <w:szCs w:val="24"/>
          <w:lang w:val="en-CA"/>
        </w:rPr>
      </w:pPr>
      <w:ins w:id="13"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"_Toc63193953"</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Abstract</w:t>
        </w:r>
        <w:r>
          <w:rPr>
            <w:noProof/>
            <w:webHidden/>
          </w:rPr>
          <w:tab/>
        </w:r>
        <w:r>
          <w:rPr>
            <w:noProof/>
            <w:webHidden/>
          </w:rPr>
          <w:fldChar w:fldCharType="begin"/>
        </w:r>
        <w:r>
          <w:rPr>
            <w:noProof/>
            <w:webHidden/>
          </w:rPr>
          <w:instrText xml:space="preserve"> PAGEREF _Toc63193953 \h </w:instrText>
        </w:r>
        <w:r>
          <w:rPr>
            <w:noProof/>
            <w:webHidden/>
          </w:rPr>
        </w:r>
      </w:ins>
      <w:r>
        <w:rPr>
          <w:noProof/>
          <w:webHidden/>
        </w:rPr>
        <w:fldChar w:fldCharType="separate"/>
      </w:r>
      <w:ins w:id="14" w:author="Vladymyr Kozyr" w:date="2021-02-02T21:32:00Z">
        <w:r>
          <w:rPr>
            <w:noProof/>
            <w:webHidden/>
          </w:rPr>
          <w:t>iv</w:t>
        </w:r>
        <w:r>
          <w:rPr>
            <w:noProof/>
            <w:webHidden/>
          </w:rPr>
          <w:fldChar w:fldCharType="end"/>
        </w:r>
        <w:r w:rsidRPr="00DF1918">
          <w:rPr>
            <w:rStyle w:val="Hyperlink"/>
            <w:noProof/>
          </w:rPr>
          <w:fldChar w:fldCharType="end"/>
        </w:r>
      </w:ins>
    </w:p>
    <w:p w14:paraId="7D063B28" w14:textId="658B7298" w:rsidR="00CE4054" w:rsidRDefault="00CE4054">
      <w:pPr>
        <w:pStyle w:val="TOC2"/>
        <w:rPr>
          <w:ins w:id="15" w:author="Vladymyr Kozyr" w:date="2021-02-02T21:32:00Z"/>
          <w:rFonts w:asciiTheme="minorHAnsi" w:eastAsiaTheme="minorEastAsia" w:hAnsiTheme="minorHAnsi"/>
          <w:bCs w:val="0"/>
          <w:noProof/>
          <w:sz w:val="24"/>
          <w:szCs w:val="24"/>
          <w:lang w:val="en-CA"/>
        </w:rPr>
      </w:pPr>
      <w:ins w:id="1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"_Toc63193954"</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Dedication</w:t>
        </w:r>
        <w:r>
          <w:rPr>
            <w:noProof/>
            <w:webHidden/>
          </w:rPr>
          <w:tab/>
        </w:r>
        <w:r>
          <w:rPr>
            <w:noProof/>
            <w:webHidden/>
          </w:rPr>
          <w:fldChar w:fldCharType="begin"/>
        </w:r>
        <w:r>
          <w:rPr>
            <w:noProof/>
            <w:webHidden/>
          </w:rPr>
          <w:instrText xml:space="preserve"> PAGEREF _Toc63193954 \h </w:instrText>
        </w:r>
        <w:r>
          <w:rPr>
            <w:noProof/>
            <w:webHidden/>
          </w:rPr>
        </w:r>
      </w:ins>
      <w:r>
        <w:rPr>
          <w:noProof/>
          <w:webHidden/>
        </w:rPr>
        <w:fldChar w:fldCharType="separate"/>
      </w:r>
      <w:ins w:id="17" w:author="Vladymyr Kozyr" w:date="2021-02-02T21:32:00Z">
        <w:r>
          <w:rPr>
            <w:noProof/>
            <w:webHidden/>
          </w:rPr>
          <w:t>v</w:t>
        </w:r>
        <w:r>
          <w:rPr>
            <w:noProof/>
            <w:webHidden/>
          </w:rPr>
          <w:fldChar w:fldCharType="end"/>
        </w:r>
        <w:r w:rsidRPr="00DF1918">
          <w:rPr>
            <w:rStyle w:val="Hyperlink"/>
            <w:noProof/>
          </w:rPr>
          <w:fldChar w:fldCharType="end"/>
        </w:r>
      </w:ins>
    </w:p>
    <w:p w14:paraId="7318687C" w14:textId="1F6E7C75" w:rsidR="00CE4054" w:rsidRDefault="00CE4054">
      <w:pPr>
        <w:pStyle w:val="TOC2"/>
        <w:rPr>
          <w:ins w:id="18" w:author="Vladymyr Kozyr" w:date="2021-02-02T21:32:00Z"/>
          <w:rFonts w:asciiTheme="minorHAnsi" w:eastAsiaTheme="minorEastAsia" w:hAnsiTheme="minorHAnsi"/>
          <w:bCs w:val="0"/>
          <w:noProof/>
          <w:sz w:val="24"/>
          <w:szCs w:val="24"/>
          <w:lang w:val="en-CA"/>
        </w:rPr>
      </w:pPr>
      <w:ins w:id="19"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"_Toc63193955"</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Acknowledgements</w:t>
        </w:r>
        <w:r>
          <w:rPr>
            <w:noProof/>
            <w:webHidden/>
          </w:rPr>
          <w:tab/>
        </w:r>
        <w:r>
          <w:rPr>
            <w:noProof/>
            <w:webHidden/>
          </w:rPr>
          <w:fldChar w:fldCharType="begin"/>
        </w:r>
        <w:r>
          <w:rPr>
            <w:noProof/>
            <w:webHidden/>
          </w:rPr>
          <w:instrText xml:space="preserve"> PAGEREF _Toc63193955 \h </w:instrText>
        </w:r>
        <w:r>
          <w:rPr>
            <w:noProof/>
            <w:webHidden/>
          </w:rPr>
        </w:r>
      </w:ins>
      <w:r>
        <w:rPr>
          <w:noProof/>
          <w:webHidden/>
        </w:rPr>
        <w:fldChar w:fldCharType="separate"/>
      </w:r>
      <w:ins w:id="20" w:author="Vladymyr Kozyr" w:date="2021-02-02T21:32:00Z">
        <w:r>
          <w:rPr>
            <w:noProof/>
            <w:webHidden/>
          </w:rPr>
          <w:t>vi</w:t>
        </w:r>
        <w:r>
          <w:rPr>
            <w:noProof/>
            <w:webHidden/>
          </w:rPr>
          <w:fldChar w:fldCharType="end"/>
        </w:r>
        <w:r w:rsidRPr="00DF1918">
          <w:rPr>
            <w:rStyle w:val="Hyperlink"/>
            <w:noProof/>
          </w:rPr>
          <w:fldChar w:fldCharType="end"/>
        </w:r>
      </w:ins>
    </w:p>
    <w:p w14:paraId="0A6D601A" w14:textId="7B7E1797" w:rsidR="00CE4054" w:rsidRDefault="00CE4054">
      <w:pPr>
        <w:pStyle w:val="TOC2"/>
        <w:rPr>
          <w:ins w:id="21" w:author="Vladymyr Kozyr" w:date="2021-02-02T21:32:00Z"/>
          <w:rFonts w:asciiTheme="minorHAnsi" w:eastAsiaTheme="minorEastAsia" w:hAnsiTheme="minorHAnsi"/>
          <w:bCs w:val="0"/>
          <w:noProof/>
          <w:sz w:val="24"/>
          <w:szCs w:val="24"/>
          <w:lang w:val="en-CA"/>
        </w:rPr>
      </w:pPr>
      <w:ins w:id="22"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"_Toc63193956"</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Table of Contents</w:t>
        </w:r>
        <w:r>
          <w:rPr>
            <w:noProof/>
            <w:webHidden/>
          </w:rPr>
          <w:tab/>
        </w:r>
        <w:r>
          <w:rPr>
            <w:noProof/>
            <w:webHidden/>
          </w:rPr>
          <w:fldChar w:fldCharType="begin"/>
        </w:r>
        <w:r>
          <w:rPr>
            <w:noProof/>
            <w:webHidden/>
          </w:rPr>
          <w:instrText xml:space="preserve"> PAGEREF _Toc63193956 \h </w:instrText>
        </w:r>
        <w:r>
          <w:rPr>
            <w:noProof/>
            <w:webHidden/>
          </w:rPr>
        </w:r>
      </w:ins>
      <w:r>
        <w:rPr>
          <w:noProof/>
          <w:webHidden/>
        </w:rPr>
        <w:fldChar w:fldCharType="separate"/>
      </w:r>
      <w:ins w:id="23" w:author="Vladymyr Kozyr" w:date="2021-02-02T21:32:00Z">
        <w:r>
          <w:rPr>
            <w:noProof/>
            <w:webHidden/>
          </w:rPr>
          <w:t>vii</w:t>
        </w:r>
        <w:r>
          <w:rPr>
            <w:noProof/>
            <w:webHidden/>
          </w:rPr>
          <w:fldChar w:fldCharType="end"/>
        </w:r>
        <w:r w:rsidRPr="00DF1918">
          <w:rPr>
            <w:rStyle w:val="Hyperlink"/>
            <w:noProof/>
          </w:rPr>
          <w:fldChar w:fldCharType="end"/>
        </w:r>
      </w:ins>
    </w:p>
    <w:p w14:paraId="210C6D16" w14:textId="63F1E7E9" w:rsidR="00CE4054" w:rsidRDefault="00CE4054">
      <w:pPr>
        <w:pStyle w:val="TOC2"/>
        <w:rPr>
          <w:ins w:id="24" w:author="Vladymyr Kozyr" w:date="2021-02-02T21:32:00Z"/>
          <w:rFonts w:asciiTheme="minorHAnsi" w:eastAsiaTheme="minorEastAsia" w:hAnsiTheme="minorHAnsi"/>
          <w:bCs w:val="0"/>
          <w:noProof/>
          <w:sz w:val="24"/>
          <w:szCs w:val="24"/>
          <w:lang w:val="en-CA"/>
        </w:rPr>
      </w:pPr>
      <w:ins w:id="25"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"_Toc63193957"</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List of Tables</w:t>
        </w:r>
        <w:r>
          <w:rPr>
            <w:noProof/>
            <w:webHidden/>
          </w:rPr>
          <w:tab/>
        </w:r>
        <w:r>
          <w:rPr>
            <w:noProof/>
            <w:webHidden/>
          </w:rPr>
          <w:fldChar w:fldCharType="begin"/>
        </w:r>
        <w:r>
          <w:rPr>
            <w:noProof/>
            <w:webHidden/>
          </w:rPr>
          <w:instrText xml:space="preserve"> PAGEREF _Toc63193957 \h </w:instrText>
        </w:r>
        <w:r>
          <w:rPr>
            <w:noProof/>
            <w:webHidden/>
          </w:rPr>
        </w:r>
      </w:ins>
      <w:r>
        <w:rPr>
          <w:noProof/>
          <w:webHidden/>
        </w:rPr>
        <w:fldChar w:fldCharType="separate"/>
      </w:r>
      <w:ins w:id="26" w:author="Vladymyr Kozyr" w:date="2021-02-02T21:32:00Z">
        <w:r>
          <w:rPr>
            <w:noProof/>
            <w:webHidden/>
          </w:rPr>
          <w:t>ix</w:t>
        </w:r>
        <w:r>
          <w:rPr>
            <w:noProof/>
            <w:webHidden/>
          </w:rPr>
          <w:fldChar w:fldCharType="end"/>
        </w:r>
        <w:r w:rsidRPr="00DF1918">
          <w:rPr>
            <w:rStyle w:val="Hyperlink"/>
            <w:noProof/>
          </w:rPr>
          <w:fldChar w:fldCharType="end"/>
        </w:r>
      </w:ins>
    </w:p>
    <w:p w14:paraId="74C19BD6" w14:textId="1939A824" w:rsidR="00CE4054" w:rsidRDefault="00CE4054">
      <w:pPr>
        <w:pStyle w:val="TOC2"/>
        <w:rPr>
          <w:ins w:id="27" w:author="Vladymyr Kozyr" w:date="2021-02-02T21:32:00Z"/>
          <w:rFonts w:asciiTheme="minorHAnsi" w:eastAsiaTheme="minorEastAsia" w:hAnsiTheme="minorHAnsi"/>
          <w:bCs w:val="0"/>
          <w:noProof/>
          <w:sz w:val="24"/>
          <w:szCs w:val="24"/>
          <w:lang w:val="en-CA"/>
        </w:rPr>
      </w:pPr>
      <w:ins w:id="28"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"_Toc63193958"</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List of Figures</w:t>
        </w:r>
        <w:r>
          <w:rPr>
            <w:noProof/>
            <w:webHidden/>
          </w:rPr>
          <w:tab/>
        </w:r>
        <w:r>
          <w:rPr>
            <w:noProof/>
            <w:webHidden/>
          </w:rPr>
          <w:fldChar w:fldCharType="begin"/>
        </w:r>
        <w:r>
          <w:rPr>
            <w:noProof/>
            <w:webHidden/>
          </w:rPr>
          <w:instrText xml:space="preserve"> PAGEREF _Toc63193958 \h </w:instrText>
        </w:r>
        <w:r>
          <w:rPr>
            <w:noProof/>
            <w:webHidden/>
          </w:rPr>
        </w:r>
      </w:ins>
      <w:r>
        <w:rPr>
          <w:noProof/>
          <w:webHidden/>
        </w:rPr>
        <w:fldChar w:fldCharType="separate"/>
      </w:r>
      <w:ins w:id="29" w:author="Vladymyr Kozyr" w:date="2021-02-02T21:32:00Z">
        <w:r>
          <w:rPr>
            <w:noProof/>
            <w:webHidden/>
          </w:rPr>
          <w:t>x</w:t>
        </w:r>
        <w:r>
          <w:rPr>
            <w:noProof/>
            <w:webHidden/>
          </w:rPr>
          <w:fldChar w:fldCharType="end"/>
        </w:r>
        <w:r w:rsidRPr="00DF1918">
          <w:rPr>
            <w:rStyle w:val="Hyperlink"/>
            <w:noProof/>
          </w:rPr>
          <w:fldChar w:fldCharType="end"/>
        </w:r>
      </w:ins>
    </w:p>
    <w:p w14:paraId="42845F72" w14:textId="7BAF0E54" w:rsidR="00CE4054" w:rsidRDefault="00CE4054">
      <w:pPr>
        <w:pStyle w:val="TOC2"/>
        <w:rPr>
          <w:ins w:id="30" w:author="Vladymyr Kozyr" w:date="2021-02-02T21:32:00Z"/>
          <w:rFonts w:asciiTheme="minorHAnsi" w:eastAsiaTheme="minorEastAsia" w:hAnsiTheme="minorHAnsi"/>
          <w:bCs w:val="0"/>
          <w:noProof/>
          <w:sz w:val="24"/>
          <w:szCs w:val="24"/>
          <w:lang w:val="en-CA"/>
        </w:rPr>
      </w:pPr>
      <w:ins w:id="31"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"_Toc63193959"</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List of Acronyms</w:t>
        </w:r>
        <w:r>
          <w:rPr>
            <w:noProof/>
            <w:webHidden/>
          </w:rPr>
          <w:tab/>
        </w:r>
        <w:r>
          <w:rPr>
            <w:noProof/>
            <w:webHidden/>
          </w:rPr>
          <w:fldChar w:fldCharType="begin"/>
        </w:r>
        <w:r>
          <w:rPr>
            <w:noProof/>
            <w:webHidden/>
          </w:rPr>
          <w:instrText xml:space="preserve"> PAGEREF _Toc63193959 \h </w:instrText>
        </w:r>
        <w:r>
          <w:rPr>
            <w:noProof/>
            <w:webHidden/>
          </w:rPr>
        </w:r>
      </w:ins>
      <w:r>
        <w:rPr>
          <w:noProof/>
          <w:webHidden/>
        </w:rPr>
        <w:fldChar w:fldCharType="separate"/>
      </w:r>
      <w:ins w:id="32" w:author="Vladymyr Kozyr" w:date="2021-02-02T21:32:00Z">
        <w:r>
          <w:rPr>
            <w:noProof/>
            <w:webHidden/>
          </w:rPr>
          <w:t>xi</w:t>
        </w:r>
        <w:r>
          <w:rPr>
            <w:noProof/>
            <w:webHidden/>
          </w:rPr>
          <w:fldChar w:fldCharType="end"/>
        </w:r>
        <w:r w:rsidRPr="00DF1918">
          <w:rPr>
            <w:rStyle w:val="Hyperlink"/>
            <w:noProof/>
          </w:rPr>
          <w:fldChar w:fldCharType="end"/>
        </w:r>
      </w:ins>
    </w:p>
    <w:p w14:paraId="6B4E783F" w14:textId="048FBDCF" w:rsidR="00CE4054" w:rsidRDefault="00CE4054">
      <w:pPr>
        <w:pStyle w:val="TOC2"/>
        <w:rPr>
          <w:ins w:id="33" w:author="Vladymyr Kozyr" w:date="2021-02-02T21:32:00Z"/>
          <w:rFonts w:asciiTheme="minorHAnsi" w:eastAsiaTheme="minorEastAsia" w:hAnsiTheme="minorHAnsi"/>
          <w:bCs w:val="0"/>
          <w:noProof/>
          <w:sz w:val="24"/>
          <w:szCs w:val="24"/>
          <w:lang w:val="en-CA"/>
        </w:rPr>
      </w:pPr>
      <w:ins w:id="34"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"_Toc63193960"</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Glossary</w:t>
        </w:r>
        <w:r>
          <w:rPr>
            <w:noProof/>
            <w:webHidden/>
          </w:rPr>
          <w:tab/>
        </w:r>
        <w:r>
          <w:rPr>
            <w:noProof/>
            <w:webHidden/>
          </w:rPr>
          <w:fldChar w:fldCharType="begin"/>
        </w:r>
        <w:r>
          <w:rPr>
            <w:noProof/>
            <w:webHidden/>
          </w:rPr>
          <w:instrText xml:space="preserve"> PAGEREF _Toc63193960 \h </w:instrText>
        </w:r>
        <w:r>
          <w:rPr>
            <w:noProof/>
            <w:webHidden/>
          </w:rPr>
        </w:r>
      </w:ins>
      <w:r>
        <w:rPr>
          <w:noProof/>
          <w:webHidden/>
        </w:rPr>
        <w:fldChar w:fldCharType="separate"/>
      </w:r>
      <w:ins w:id="35" w:author="Vladymyr Kozyr" w:date="2021-02-02T21:32:00Z">
        <w:r>
          <w:rPr>
            <w:noProof/>
            <w:webHidden/>
          </w:rPr>
          <w:t>xii</w:t>
        </w:r>
        <w:r>
          <w:rPr>
            <w:noProof/>
            <w:webHidden/>
          </w:rPr>
          <w:fldChar w:fldCharType="end"/>
        </w:r>
        <w:r w:rsidRPr="00DF1918">
          <w:rPr>
            <w:rStyle w:val="Hyperlink"/>
            <w:noProof/>
          </w:rPr>
          <w:fldChar w:fldCharType="end"/>
        </w:r>
      </w:ins>
    </w:p>
    <w:p w14:paraId="3C67EEF1" w14:textId="410E566E" w:rsidR="00CE4054" w:rsidRDefault="00CE4054">
      <w:pPr>
        <w:pStyle w:val="TOC2"/>
        <w:rPr>
          <w:ins w:id="36" w:author="Vladymyr Kozyr" w:date="2021-02-02T21:32:00Z"/>
          <w:rFonts w:asciiTheme="minorHAnsi" w:eastAsiaTheme="minorEastAsia" w:hAnsiTheme="minorHAnsi"/>
          <w:bCs w:val="0"/>
          <w:noProof/>
          <w:sz w:val="24"/>
          <w:szCs w:val="24"/>
          <w:lang w:val="en-CA"/>
        </w:rPr>
      </w:pPr>
      <w:ins w:id="37"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"_Toc63193961"</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Preface/Executive Summary/Image</w:t>
        </w:r>
        <w:r>
          <w:rPr>
            <w:noProof/>
            <w:webHidden/>
          </w:rPr>
          <w:tab/>
        </w:r>
        <w:r>
          <w:rPr>
            <w:noProof/>
            <w:webHidden/>
          </w:rPr>
          <w:fldChar w:fldCharType="begin"/>
        </w:r>
        <w:r>
          <w:rPr>
            <w:noProof/>
            <w:webHidden/>
          </w:rPr>
          <w:instrText xml:space="preserve"> PAGEREF _Toc63193961 \h </w:instrText>
        </w:r>
        <w:r>
          <w:rPr>
            <w:noProof/>
            <w:webHidden/>
          </w:rPr>
        </w:r>
      </w:ins>
      <w:r>
        <w:rPr>
          <w:noProof/>
          <w:webHidden/>
        </w:rPr>
        <w:fldChar w:fldCharType="separate"/>
      </w:r>
      <w:ins w:id="38" w:author="Vladymyr Kozyr" w:date="2021-02-02T21:32:00Z">
        <w:r>
          <w:rPr>
            <w:noProof/>
            <w:webHidden/>
          </w:rPr>
          <w:t>xiii</w:t>
        </w:r>
        <w:r>
          <w:rPr>
            <w:noProof/>
            <w:webHidden/>
          </w:rPr>
          <w:fldChar w:fldCharType="end"/>
        </w:r>
        <w:r w:rsidRPr="00DF1918">
          <w:rPr>
            <w:rStyle w:val="Hyperlink"/>
            <w:noProof/>
          </w:rPr>
          <w:fldChar w:fldCharType="end"/>
        </w:r>
      </w:ins>
    </w:p>
    <w:p w14:paraId="7A46564F" w14:textId="02F57FC9" w:rsidR="00CE4054" w:rsidRDefault="00CE4054">
      <w:pPr>
        <w:pStyle w:val="TOC1"/>
        <w:tabs>
          <w:tab w:val="left" w:pos="1440"/>
        </w:tabs>
        <w:rPr>
          <w:ins w:id="39" w:author="Vladymyr Kozyr" w:date="2021-02-02T21:32:00Z"/>
          <w:rFonts w:asciiTheme="minorHAnsi" w:eastAsiaTheme="minorEastAsia" w:hAnsiTheme="minorHAnsi"/>
          <w:b w:val="0"/>
          <w:bCs w:val="0"/>
          <w:sz w:val="24"/>
          <w:lang w:val="en-CA"/>
        </w:rPr>
      </w:pPr>
      <w:ins w:id="40" w:author="Vladymyr Kozyr" w:date="2021-02-02T21:32:00Z">
        <w:r w:rsidRPr="00DF1918">
          <w:rPr>
            <w:rStyle w:val="Hyperlink"/>
          </w:rPr>
          <w:fldChar w:fldCharType="begin"/>
        </w:r>
        <w:r w:rsidRPr="00DF1918">
          <w:rPr>
            <w:rStyle w:val="Hyperlink"/>
          </w:rPr>
          <w:instrText xml:space="preserve"> </w:instrText>
        </w:r>
        <w:r>
          <w:instrText>HYPERLINK \l "_Toc63193962"</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Chapter 1.</w:t>
        </w:r>
        <w:r>
          <w:rPr>
            <w:rFonts w:asciiTheme="minorHAnsi" w:eastAsiaTheme="minorEastAsia" w:hAnsiTheme="minorHAnsi"/>
            <w:b w:val="0"/>
            <w:bCs w:val="0"/>
            <w:sz w:val="24"/>
            <w:lang w:val="en-CA"/>
          </w:rPr>
          <w:tab/>
        </w:r>
        <w:r w:rsidRPr="00DF1918">
          <w:rPr>
            <w:rStyle w:val="Hyperlink"/>
          </w:rPr>
          <w:t>Introduction</w:t>
        </w:r>
        <w:r>
          <w:rPr>
            <w:webHidden/>
          </w:rPr>
          <w:tab/>
        </w:r>
        <w:r>
          <w:rPr>
            <w:webHidden/>
          </w:rPr>
          <w:fldChar w:fldCharType="begin"/>
        </w:r>
        <w:r>
          <w:rPr>
            <w:webHidden/>
          </w:rPr>
          <w:instrText xml:space="preserve"> PAGEREF _Toc63193962 \h </w:instrText>
        </w:r>
        <w:r>
          <w:rPr>
            <w:webHidden/>
          </w:rPr>
        </w:r>
      </w:ins>
      <w:r>
        <w:rPr>
          <w:webHidden/>
        </w:rPr>
        <w:fldChar w:fldCharType="separate"/>
      </w:r>
      <w:ins w:id="41" w:author="Vladymyr Kozyr" w:date="2021-02-02T21:32:00Z">
        <w:r>
          <w:rPr>
            <w:webHidden/>
          </w:rPr>
          <w:t>1</w:t>
        </w:r>
        <w:r>
          <w:rPr>
            <w:webHidden/>
          </w:rPr>
          <w:fldChar w:fldCharType="end"/>
        </w:r>
        <w:r w:rsidRPr="00DF1918">
          <w:rPr>
            <w:rStyle w:val="Hyperlink"/>
          </w:rPr>
          <w:fldChar w:fldCharType="end"/>
        </w:r>
      </w:ins>
    </w:p>
    <w:p w14:paraId="776A0ED4" w14:textId="4EDE5B28" w:rsidR="00CE4054" w:rsidRDefault="00CE4054">
      <w:pPr>
        <w:pStyle w:val="TOC1"/>
        <w:tabs>
          <w:tab w:val="left" w:pos="1440"/>
        </w:tabs>
        <w:rPr>
          <w:ins w:id="42" w:author="Vladymyr Kozyr" w:date="2021-02-02T21:32:00Z"/>
          <w:rFonts w:asciiTheme="minorHAnsi" w:eastAsiaTheme="minorEastAsia" w:hAnsiTheme="minorHAnsi"/>
          <w:b w:val="0"/>
          <w:bCs w:val="0"/>
          <w:sz w:val="24"/>
          <w:lang w:val="en-CA"/>
        </w:rPr>
      </w:pPr>
      <w:ins w:id="43" w:author="Vladymyr Kozyr" w:date="2021-02-02T21:32:00Z">
        <w:r w:rsidRPr="00DF1918">
          <w:rPr>
            <w:rStyle w:val="Hyperlink"/>
          </w:rPr>
          <w:fldChar w:fldCharType="begin"/>
        </w:r>
        <w:r w:rsidRPr="00DF1918">
          <w:rPr>
            <w:rStyle w:val="Hyperlink"/>
          </w:rPr>
          <w:instrText xml:space="preserve"> </w:instrText>
        </w:r>
        <w:r>
          <w:instrText>HYPERLINK \l "_Toc63193963"</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Chapter 2.</w:t>
        </w:r>
        <w:r>
          <w:rPr>
            <w:rFonts w:asciiTheme="minorHAnsi" w:eastAsiaTheme="minorEastAsia" w:hAnsiTheme="minorHAnsi"/>
            <w:b w:val="0"/>
            <w:bCs w:val="0"/>
            <w:sz w:val="24"/>
            <w:lang w:val="en-CA"/>
          </w:rPr>
          <w:tab/>
        </w:r>
        <w:r w:rsidRPr="00DF1918">
          <w:rPr>
            <w:rStyle w:val="Hyperlink"/>
          </w:rPr>
          <w:t>Related Work</w:t>
        </w:r>
        <w:r>
          <w:rPr>
            <w:webHidden/>
          </w:rPr>
          <w:tab/>
        </w:r>
        <w:r>
          <w:rPr>
            <w:webHidden/>
          </w:rPr>
          <w:fldChar w:fldCharType="begin"/>
        </w:r>
        <w:r>
          <w:rPr>
            <w:webHidden/>
          </w:rPr>
          <w:instrText xml:space="preserve"> PAGEREF _Toc63193963 \h </w:instrText>
        </w:r>
        <w:r>
          <w:rPr>
            <w:webHidden/>
          </w:rPr>
        </w:r>
      </w:ins>
      <w:r>
        <w:rPr>
          <w:webHidden/>
        </w:rPr>
        <w:fldChar w:fldCharType="separate"/>
      </w:r>
      <w:ins w:id="44" w:author="Vladymyr Kozyr" w:date="2021-02-02T21:32:00Z">
        <w:r>
          <w:rPr>
            <w:webHidden/>
          </w:rPr>
          <w:t>2</w:t>
        </w:r>
        <w:r>
          <w:rPr>
            <w:webHidden/>
          </w:rPr>
          <w:fldChar w:fldCharType="end"/>
        </w:r>
        <w:r w:rsidRPr="00DF1918">
          <w:rPr>
            <w:rStyle w:val="Hyperlink"/>
          </w:rPr>
          <w:fldChar w:fldCharType="end"/>
        </w:r>
      </w:ins>
    </w:p>
    <w:p w14:paraId="3AC7DE37" w14:textId="56BD5CCB" w:rsidR="00CE4054" w:rsidRDefault="00CE4054">
      <w:pPr>
        <w:pStyle w:val="TOC2"/>
        <w:rPr>
          <w:ins w:id="45" w:author="Vladymyr Kozyr" w:date="2021-02-02T21:32:00Z"/>
          <w:rFonts w:asciiTheme="minorHAnsi" w:eastAsiaTheme="minorEastAsia" w:hAnsiTheme="minorHAnsi"/>
          <w:bCs w:val="0"/>
          <w:noProof/>
          <w:sz w:val="24"/>
          <w:szCs w:val="24"/>
          <w:lang w:val="en-CA"/>
        </w:rPr>
      </w:pPr>
      <w:ins w:id="4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"_Toc63193964"</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2.1.</w:t>
        </w:r>
        <w:r>
          <w:rPr>
            <w:rFonts w:asciiTheme="minorHAnsi" w:eastAsiaTheme="minorEastAsia" w:hAnsiTheme="minorHAnsi"/>
            <w:bCs w:val="0"/>
            <w:noProof/>
            <w:sz w:val="24"/>
            <w:szCs w:val="24"/>
            <w:lang w:val="en-CA"/>
          </w:rPr>
          <w:tab/>
        </w:r>
        <w:r w:rsidRPr="00DF1918">
          <w:rPr>
            <w:rStyle w:val="Hyperlink"/>
            <w:noProof/>
          </w:rPr>
          <w:t>Role of the Fishery Visualization</w:t>
        </w:r>
        <w:r>
          <w:rPr>
            <w:noProof/>
            <w:webHidden/>
          </w:rPr>
          <w:tab/>
        </w:r>
        <w:r>
          <w:rPr>
            <w:noProof/>
            <w:webHidden/>
          </w:rPr>
          <w:fldChar w:fldCharType="begin"/>
        </w:r>
        <w:r>
          <w:rPr>
            <w:noProof/>
            <w:webHidden/>
          </w:rPr>
          <w:instrText xml:space="preserve"> PAGEREF _Toc63193964 \h </w:instrText>
        </w:r>
        <w:r>
          <w:rPr>
            <w:noProof/>
            <w:webHidden/>
          </w:rPr>
        </w:r>
      </w:ins>
      <w:r>
        <w:rPr>
          <w:noProof/>
          <w:webHidden/>
        </w:rPr>
        <w:fldChar w:fldCharType="separate"/>
      </w:r>
      <w:ins w:id="47" w:author="Vladymyr Kozyr" w:date="2021-02-02T21:32:00Z">
        <w:r>
          <w:rPr>
            <w:noProof/>
            <w:webHidden/>
          </w:rPr>
          <w:t>2</w:t>
        </w:r>
        <w:r>
          <w:rPr>
            <w:noProof/>
            <w:webHidden/>
          </w:rPr>
          <w:fldChar w:fldCharType="end"/>
        </w:r>
        <w:r w:rsidRPr="00DF1918">
          <w:rPr>
            <w:rStyle w:val="Hyperlink"/>
            <w:noProof/>
          </w:rPr>
          <w:fldChar w:fldCharType="end"/>
        </w:r>
      </w:ins>
    </w:p>
    <w:p w14:paraId="20A4BFEB" w14:textId="0E28CDD7" w:rsidR="00CE4054" w:rsidRDefault="00CE4054">
      <w:pPr>
        <w:pStyle w:val="TOC2"/>
        <w:rPr>
          <w:ins w:id="48" w:author="Vladymyr Kozyr" w:date="2021-02-02T21:32:00Z"/>
          <w:rFonts w:asciiTheme="minorHAnsi" w:eastAsiaTheme="minorEastAsia" w:hAnsiTheme="minorHAnsi"/>
          <w:bCs w:val="0"/>
          <w:noProof/>
          <w:sz w:val="24"/>
          <w:szCs w:val="24"/>
          <w:lang w:val="en-CA"/>
        </w:rPr>
      </w:pPr>
      <w:ins w:id="49"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"_Toc63193965"</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2.2.</w:t>
        </w:r>
        <w:r>
          <w:rPr>
            <w:rFonts w:asciiTheme="minorHAnsi" w:eastAsiaTheme="minorEastAsia" w:hAnsiTheme="minorHAnsi"/>
            <w:bCs w:val="0"/>
            <w:noProof/>
            <w:sz w:val="24"/>
            <w:szCs w:val="24"/>
            <w:lang w:val="en-CA"/>
          </w:rPr>
          <w:tab/>
        </w:r>
        <w:r w:rsidRPr="00DF1918">
          <w:rPr>
            <w:rStyle w:val="Hyperlink"/>
            <w:noProof/>
          </w:rPr>
          <w:t>Marine Environmental Management</w:t>
        </w:r>
        <w:r>
          <w:rPr>
            <w:noProof/>
            <w:webHidden/>
          </w:rPr>
          <w:tab/>
        </w:r>
        <w:r>
          <w:rPr>
            <w:noProof/>
            <w:webHidden/>
          </w:rPr>
          <w:fldChar w:fldCharType="begin"/>
        </w:r>
        <w:r>
          <w:rPr>
            <w:noProof/>
            <w:webHidden/>
          </w:rPr>
          <w:instrText xml:space="preserve"> PAGEREF _Toc63193965 \h </w:instrText>
        </w:r>
        <w:r>
          <w:rPr>
            <w:noProof/>
            <w:webHidden/>
          </w:rPr>
        </w:r>
      </w:ins>
      <w:r>
        <w:rPr>
          <w:noProof/>
          <w:webHidden/>
        </w:rPr>
        <w:fldChar w:fldCharType="separate"/>
      </w:r>
      <w:ins w:id="50" w:author="Vladymyr Kozyr" w:date="2021-02-02T21:32:00Z">
        <w:r>
          <w:rPr>
            <w:noProof/>
            <w:webHidden/>
          </w:rPr>
          <w:t>2</w:t>
        </w:r>
        <w:r>
          <w:rPr>
            <w:noProof/>
            <w:webHidden/>
          </w:rPr>
          <w:fldChar w:fldCharType="end"/>
        </w:r>
        <w:r w:rsidRPr="00DF1918">
          <w:rPr>
            <w:rStyle w:val="Hyperlink"/>
            <w:noProof/>
          </w:rPr>
          <w:fldChar w:fldCharType="end"/>
        </w:r>
      </w:ins>
    </w:p>
    <w:p w14:paraId="6B636F56" w14:textId="4D529749" w:rsidR="00CE4054" w:rsidRDefault="00CE4054">
      <w:pPr>
        <w:pStyle w:val="TOC2"/>
        <w:rPr>
          <w:ins w:id="51" w:author="Vladymyr Kozyr" w:date="2021-02-02T21:32:00Z"/>
          <w:rFonts w:asciiTheme="minorHAnsi" w:eastAsiaTheme="minorEastAsia" w:hAnsiTheme="minorHAnsi"/>
          <w:bCs w:val="0"/>
          <w:noProof/>
          <w:sz w:val="24"/>
          <w:szCs w:val="24"/>
          <w:lang w:val="en-CA"/>
        </w:rPr>
      </w:pPr>
      <w:ins w:id="52"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"_Toc63193966"</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2.3.</w:t>
        </w:r>
        <w:r>
          <w:rPr>
            <w:rFonts w:asciiTheme="minorHAnsi" w:eastAsiaTheme="minorEastAsia" w:hAnsiTheme="minorHAnsi"/>
            <w:bCs w:val="0"/>
            <w:noProof/>
            <w:sz w:val="24"/>
            <w:szCs w:val="24"/>
            <w:lang w:val="en-CA"/>
          </w:rPr>
          <w:tab/>
        </w:r>
        <w:r w:rsidRPr="00DF1918">
          <w:rPr>
            <w:rStyle w:val="Hyperlink"/>
            <w:noProof/>
          </w:rPr>
          <w:t>Approaches to Visualization</w:t>
        </w:r>
        <w:r>
          <w:rPr>
            <w:noProof/>
            <w:webHidden/>
          </w:rPr>
          <w:tab/>
        </w:r>
        <w:r>
          <w:rPr>
            <w:noProof/>
            <w:webHidden/>
          </w:rPr>
          <w:fldChar w:fldCharType="begin"/>
        </w:r>
        <w:r>
          <w:rPr>
            <w:noProof/>
            <w:webHidden/>
          </w:rPr>
          <w:instrText xml:space="preserve"> PAGEREF _Toc63193966 \h </w:instrText>
        </w:r>
        <w:r>
          <w:rPr>
            <w:noProof/>
            <w:webHidden/>
          </w:rPr>
        </w:r>
      </w:ins>
      <w:r>
        <w:rPr>
          <w:noProof/>
          <w:webHidden/>
        </w:rPr>
        <w:fldChar w:fldCharType="separate"/>
      </w:r>
      <w:ins w:id="53" w:author="Vladymyr Kozyr" w:date="2021-02-02T21:32:00Z">
        <w:r>
          <w:rPr>
            <w:noProof/>
            <w:webHidden/>
          </w:rPr>
          <w:t>5</w:t>
        </w:r>
        <w:r>
          <w:rPr>
            <w:noProof/>
            <w:webHidden/>
          </w:rPr>
          <w:fldChar w:fldCharType="end"/>
        </w:r>
        <w:r w:rsidRPr="00DF1918">
          <w:rPr>
            <w:rStyle w:val="Hyperlink"/>
            <w:noProof/>
          </w:rPr>
          <w:fldChar w:fldCharType="end"/>
        </w:r>
      </w:ins>
    </w:p>
    <w:p w14:paraId="60B335B2" w14:textId="3732D0D7" w:rsidR="00CE4054" w:rsidRDefault="00CE4054">
      <w:pPr>
        <w:pStyle w:val="TOC1"/>
        <w:tabs>
          <w:tab w:val="left" w:pos="1440"/>
        </w:tabs>
        <w:rPr>
          <w:ins w:id="54" w:author="Vladymyr Kozyr" w:date="2021-02-02T21:32:00Z"/>
          <w:rFonts w:asciiTheme="minorHAnsi" w:eastAsiaTheme="minorEastAsia" w:hAnsiTheme="minorHAnsi"/>
          <w:b w:val="0"/>
          <w:bCs w:val="0"/>
          <w:sz w:val="24"/>
          <w:lang w:val="en-CA"/>
        </w:rPr>
      </w:pPr>
      <w:ins w:id="55" w:author="Vladymyr Kozyr" w:date="2021-02-02T21:32:00Z">
        <w:r w:rsidRPr="00DF1918">
          <w:rPr>
            <w:rStyle w:val="Hyperlink"/>
          </w:rPr>
          <w:fldChar w:fldCharType="begin"/>
        </w:r>
        <w:r w:rsidRPr="00DF1918">
          <w:rPr>
            <w:rStyle w:val="Hyperlink"/>
          </w:rPr>
          <w:instrText xml:space="preserve"> </w:instrText>
        </w:r>
        <w:r>
          <w:instrText>HYPERLINK \l "_Toc63193967"</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Chapter 3.</w:t>
        </w:r>
        <w:r>
          <w:rPr>
            <w:rFonts w:asciiTheme="minorHAnsi" w:eastAsiaTheme="minorEastAsia" w:hAnsiTheme="minorHAnsi"/>
            <w:b w:val="0"/>
            <w:bCs w:val="0"/>
            <w:sz w:val="24"/>
            <w:lang w:val="en-CA"/>
          </w:rPr>
          <w:tab/>
        </w:r>
        <w:r w:rsidRPr="00DF1918">
          <w:rPr>
            <w:rStyle w:val="Hyperlink"/>
          </w:rPr>
          <w:t>Design and Use Cases</w:t>
        </w:r>
        <w:r>
          <w:rPr>
            <w:webHidden/>
          </w:rPr>
          <w:tab/>
        </w:r>
        <w:r>
          <w:rPr>
            <w:webHidden/>
          </w:rPr>
          <w:fldChar w:fldCharType="begin"/>
        </w:r>
        <w:r>
          <w:rPr>
            <w:webHidden/>
          </w:rPr>
          <w:instrText xml:space="preserve"> PAGEREF _Toc63193967 \h </w:instrText>
        </w:r>
        <w:r>
          <w:rPr>
            <w:webHidden/>
          </w:rPr>
        </w:r>
      </w:ins>
      <w:r>
        <w:rPr>
          <w:webHidden/>
        </w:rPr>
        <w:fldChar w:fldCharType="separate"/>
      </w:r>
      <w:ins w:id="56" w:author="Vladymyr Kozyr" w:date="2021-02-02T21:32:00Z">
        <w:r>
          <w:rPr>
            <w:webHidden/>
          </w:rPr>
          <w:t>6</w:t>
        </w:r>
        <w:r>
          <w:rPr>
            <w:webHidden/>
          </w:rPr>
          <w:fldChar w:fldCharType="end"/>
        </w:r>
        <w:r w:rsidRPr="00DF1918">
          <w:rPr>
            <w:rStyle w:val="Hyperlink"/>
          </w:rPr>
          <w:fldChar w:fldCharType="end"/>
        </w:r>
      </w:ins>
    </w:p>
    <w:p w14:paraId="561FC674" w14:textId="3530CCE2" w:rsidR="00CE4054" w:rsidRDefault="00CE4054">
      <w:pPr>
        <w:pStyle w:val="TOC2"/>
        <w:rPr>
          <w:ins w:id="57" w:author="Vladymyr Kozyr" w:date="2021-02-02T21:32:00Z"/>
          <w:rFonts w:asciiTheme="minorHAnsi" w:eastAsiaTheme="minorEastAsia" w:hAnsiTheme="minorHAnsi"/>
          <w:bCs w:val="0"/>
          <w:noProof/>
          <w:sz w:val="24"/>
          <w:szCs w:val="24"/>
          <w:lang w:val="en-CA"/>
        </w:rPr>
      </w:pPr>
      <w:ins w:id="58"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"_Toc63193968"</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3.1.</w:t>
        </w:r>
        <w:r>
          <w:rPr>
            <w:rFonts w:asciiTheme="minorHAnsi" w:eastAsiaTheme="minorEastAsia" w:hAnsiTheme="minorHAnsi"/>
            <w:bCs w:val="0"/>
            <w:noProof/>
            <w:sz w:val="24"/>
            <w:szCs w:val="24"/>
            <w:lang w:val="en-CA"/>
          </w:rPr>
          <w:tab/>
        </w:r>
        <w:r w:rsidRPr="00DF1918">
          <w:rPr>
            <w:rStyle w:val="Hyperlink"/>
            <w:noProof/>
          </w:rPr>
          <w:t>Importance of Fishery Visualization</w:t>
        </w:r>
        <w:r>
          <w:rPr>
            <w:noProof/>
            <w:webHidden/>
          </w:rPr>
          <w:tab/>
        </w:r>
        <w:r>
          <w:rPr>
            <w:noProof/>
            <w:webHidden/>
          </w:rPr>
          <w:fldChar w:fldCharType="begin"/>
        </w:r>
        <w:r>
          <w:rPr>
            <w:noProof/>
            <w:webHidden/>
          </w:rPr>
          <w:instrText xml:space="preserve"> PAGEREF _Toc63193968 \h </w:instrText>
        </w:r>
        <w:r>
          <w:rPr>
            <w:noProof/>
            <w:webHidden/>
          </w:rPr>
        </w:r>
      </w:ins>
      <w:r>
        <w:rPr>
          <w:noProof/>
          <w:webHidden/>
        </w:rPr>
        <w:fldChar w:fldCharType="separate"/>
      </w:r>
      <w:ins w:id="59" w:author="Vladymyr Kozyr" w:date="2021-02-02T21:32:00Z">
        <w:r>
          <w:rPr>
            <w:noProof/>
            <w:webHidden/>
          </w:rPr>
          <w:t>6</w:t>
        </w:r>
        <w:r>
          <w:rPr>
            <w:noProof/>
            <w:webHidden/>
          </w:rPr>
          <w:fldChar w:fldCharType="end"/>
        </w:r>
        <w:r w:rsidRPr="00DF1918">
          <w:rPr>
            <w:rStyle w:val="Hyperlink"/>
            <w:noProof/>
          </w:rPr>
          <w:fldChar w:fldCharType="end"/>
        </w:r>
      </w:ins>
    </w:p>
    <w:p w14:paraId="1C0D3359" w14:textId="70C828CF" w:rsidR="00CE4054" w:rsidRDefault="00CE4054">
      <w:pPr>
        <w:pStyle w:val="TOC2"/>
        <w:rPr>
          <w:ins w:id="60" w:author="Vladymyr Kozyr" w:date="2021-02-02T21:32:00Z"/>
          <w:rFonts w:asciiTheme="minorHAnsi" w:eastAsiaTheme="minorEastAsia" w:hAnsiTheme="minorHAnsi"/>
          <w:bCs w:val="0"/>
          <w:noProof/>
          <w:sz w:val="24"/>
          <w:szCs w:val="24"/>
          <w:lang w:val="en-CA"/>
        </w:rPr>
      </w:pPr>
      <w:ins w:id="61"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"_Toc63193969"</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3.2.</w:t>
        </w:r>
        <w:r>
          <w:rPr>
            <w:rFonts w:asciiTheme="minorHAnsi" w:eastAsiaTheme="minorEastAsia" w:hAnsiTheme="minorHAnsi"/>
            <w:bCs w:val="0"/>
            <w:noProof/>
            <w:sz w:val="24"/>
            <w:szCs w:val="24"/>
            <w:lang w:val="en-CA"/>
          </w:rPr>
          <w:tab/>
        </w:r>
        <w:r w:rsidRPr="00DF1918">
          <w:rPr>
            <w:rStyle w:val="Hyperlink"/>
            <w:noProof/>
          </w:rPr>
          <w:t>Data Sources and Data Proccessing</w:t>
        </w:r>
        <w:r>
          <w:rPr>
            <w:noProof/>
            <w:webHidden/>
          </w:rPr>
          <w:tab/>
        </w:r>
        <w:r>
          <w:rPr>
            <w:noProof/>
            <w:webHidden/>
          </w:rPr>
          <w:fldChar w:fldCharType="begin"/>
        </w:r>
        <w:r>
          <w:rPr>
            <w:noProof/>
            <w:webHidden/>
          </w:rPr>
          <w:instrText xml:space="preserve"> PAGEREF _Toc63193969 \h </w:instrText>
        </w:r>
        <w:r>
          <w:rPr>
            <w:noProof/>
            <w:webHidden/>
          </w:rPr>
        </w:r>
      </w:ins>
      <w:r>
        <w:rPr>
          <w:noProof/>
          <w:webHidden/>
        </w:rPr>
        <w:fldChar w:fldCharType="separate"/>
      </w:r>
      <w:ins w:id="62" w:author="Vladymyr Kozyr" w:date="2021-02-02T21:32:00Z">
        <w:r>
          <w:rPr>
            <w:noProof/>
            <w:webHidden/>
          </w:rPr>
          <w:t>14</w:t>
        </w:r>
        <w:r>
          <w:rPr>
            <w:noProof/>
            <w:webHidden/>
          </w:rPr>
          <w:fldChar w:fldCharType="end"/>
        </w:r>
        <w:r w:rsidRPr="00DF1918">
          <w:rPr>
            <w:rStyle w:val="Hyperlink"/>
            <w:noProof/>
          </w:rPr>
          <w:fldChar w:fldCharType="end"/>
        </w:r>
      </w:ins>
    </w:p>
    <w:p w14:paraId="4177A3B1" w14:textId="737388CB" w:rsidR="00CE4054" w:rsidRDefault="00CE4054">
      <w:pPr>
        <w:pStyle w:val="TOC2"/>
        <w:rPr>
          <w:ins w:id="63" w:author="Vladymyr Kozyr" w:date="2021-02-02T21:32:00Z"/>
          <w:rFonts w:asciiTheme="minorHAnsi" w:eastAsiaTheme="minorEastAsia" w:hAnsiTheme="minorHAnsi"/>
          <w:bCs w:val="0"/>
          <w:noProof/>
          <w:sz w:val="24"/>
          <w:szCs w:val="24"/>
          <w:lang w:val="en-CA"/>
        </w:rPr>
      </w:pPr>
      <w:ins w:id="64"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"_Toc63193970"</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3.3.</w:t>
        </w:r>
        <w:r>
          <w:rPr>
            <w:rFonts w:asciiTheme="minorHAnsi" w:eastAsiaTheme="minorEastAsia" w:hAnsiTheme="minorHAnsi"/>
            <w:bCs w:val="0"/>
            <w:noProof/>
            <w:sz w:val="24"/>
            <w:szCs w:val="24"/>
            <w:lang w:val="en-CA"/>
          </w:rPr>
          <w:tab/>
        </w:r>
        <w:r w:rsidRPr="00DF1918">
          <w:rPr>
            <w:rStyle w:val="Hyperlink"/>
            <w:noProof/>
          </w:rPr>
          <w:t>Visualization Motivation</w:t>
        </w:r>
        <w:r>
          <w:rPr>
            <w:noProof/>
            <w:webHidden/>
          </w:rPr>
          <w:tab/>
        </w:r>
        <w:r>
          <w:rPr>
            <w:noProof/>
            <w:webHidden/>
          </w:rPr>
          <w:fldChar w:fldCharType="begin"/>
        </w:r>
        <w:r>
          <w:rPr>
            <w:noProof/>
            <w:webHidden/>
          </w:rPr>
          <w:instrText xml:space="preserve"> PAGEREF _Toc63193970 \h </w:instrText>
        </w:r>
        <w:r>
          <w:rPr>
            <w:noProof/>
            <w:webHidden/>
          </w:rPr>
        </w:r>
      </w:ins>
      <w:r>
        <w:rPr>
          <w:noProof/>
          <w:webHidden/>
        </w:rPr>
        <w:fldChar w:fldCharType="separate"/>
      </w:r>
      <w:ins w:id="65" w:author="Vladymyr Kozyr" w:date="2021-02-02T21:32:00Z">
        <w:r>
          <w:rPr>
            <w:noProof/>
            <w:webHidden/>
          </w:rPr>
          <w:t>15</w:t>
        </w:r>
        <w:r>
          <w:rPr>
            <w:noProof/>
            <w:webHidden/>
          </w:rPr>
          <w:fldChar w:fldCharType="end"/>
        </w:r>
        <w:r w:rsidRPr="00DF1918">
          <w:rPr>
            <w:rStyle w:val="Hyperlink"/>
            <w:noProof/>
          </w:rPr>
          <w:fldChar w:fldCharType="end"/>
        </w:r>
      </w:ins>
    </w:p>
    <w:p w14:paraId="25CF8648" w14:textId="170F4B7B" w:rsidR="00CE4054" w:rsidRDefault="00CE4054">
      <w:pPr>
        <w:pStyle w:val="TOC2"/>
        <w:rPr>
          <w:ins w:id="66" w:author="Vladymyr Kozyr" w:date="2021-02-02T21:32:00Z"/>
          <w:rFonts w:asciiTheme="minorHAnsi" w:eastAsiaTheme="minorEastAsia" w:hAnsiTheme="minorHAnsi"/>
          <w:bCs w:val="0"/>
          <w:noProof/>
          <w:sz w:val="24"/>
          <w:szCs w:val="24"/>
          <w:lang w:val="en-CA"/>
        </w:rPr>
      </w:pPr>
      <w:ins w:id="67"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"_Toc63193971"</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3.4.</w:t>
        </w:r>
        <w:r>
          <w:rPr>
            <w:rFonts w:asciiTheme="minorHAnsi" w:eastAsiaTheme="minorEastAsia" w:hAnsiTheme="minorHAnsi"/>
            <w:bCs w:val="0"/>
            <w:noProof/>
            <w:sz w:val="24"/>
            <w:szCs w:val="24"/>
            <w:lang w:val="en-CA"/>
          </w:rPr>
          <w:tab/>
        </w:r>
        <w:r w:rsidRPr="00DF1918">
          <w:rPr>
            <w:rStyle w:val="Hyperlink"/>
            <w:noProof/>
          </w:rPr>
          <w:t>Problem Set</w:t>
        </w:r>
        <w:r>
          <w:rPr>
            <w:noProof/>
            <w:webHidden/>
          </w:rPr>
          <w:tab/>
        </w:r>
        <w:r>
          <w:rPr>
            <w:noProof/>
            <w:webHidden/>
          </w:rPr>
          <w:fldChar w:fldCharType="begin"/>
        </w:r>
        <w:r>
          <w:rPr>
            <w:noProof/>
            <w:webHidden/>
          </w:rPr>
          <w:instrText xml:space="preserve"> PAGEREF _Toc63193971 \h </w:instrText>
        </w:r>
        <w:r>
          <w:rPr>
            <w:noProof/>
            <w:webHidden/>
          </w:rPr>
        </w:r>
      </w:ins>
      <w:r>
        <w:rPr>
          <w:noProof/>
          <w:webHidden/>
        </w:rPr>
        <w:fldChar w:fldCharType="separate"/>
      </w:r>
      <w:ins w:id="68" w:author="Vladymyr Kozyr" w:date="2021-02-02T21:32:00Z">
        <w:r>
          <w:rPr>
            <w:noProof/>
            <w:webHidden/>
          </w:rPr>
          <w:t>16</w:t>
        </w:r>
        <w:r>
          <w:rPr>
            <w:noProof/>
            <w:webHidden/>
          </w:rPr>
          <w:fldChar w:fldCharType="end"/>
        </w:r>
        <w:r w:rsidRPr="00DF1918">
          <w:rPr>
            <w:rStyle w:val="Hyperlink"/>
            <w:noProof/>
          </w:rPr>
          <w:fldChar w:fldCharType="end"/>
        </w:r>
      </w:ins>
    </w:p>
    <w:p w14:paraId="255F4EDA" w14:textId="4625DB6E" w:rsidR="00CE4054" w:rsidRDefault="00CE4054">
      <w:pPr>
        <w:pStyle w:val="TOC3"/>
        <w:tabs>
          <w:tab w:val="left" w:pos="1440"/>
          <w:tab w:val="right" w:leader="dot" w:pos="8630"/>
        </w:tabs>
        <w:rPr>
          <w:ins w:id="69" w:author="Vladymyr Kozyr" w:date="2021-02-02T21:32:00Z"/>
          <w:rFonts w:asciiTheme="minorHAnsi" w:eastAsiaTheme="minorEastAsia" w:hAnsiTheme="minorHAnsi"/>
          <w:noProof/>
          <w:sz w:val="24"/>
          <w:szCs w:val="24"/>
          <w:lang w:val="en-CA"/>
        </w:rPr>
      </w:pPr>
      <w:ins w:id="70"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"_Toc63193972"</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3.4.1.</w:t>
        </w:r>
        <w:r>
          <w:rPr>
            <w:rFonts w:asciiTheme="minorHAnsi" w:eastAsiaTheme="minorEastAsia" w:hAnsiTheme="minorHAnsi"/>
            <w:noProof/>
            <w:sz w:val="24"/>
            <w:szCs w:val="24"/>
            <w:lang w:val="en-CA"/>
          </w:rPr>
          <w:tab/>
        </w:r>
        <w:r w:rsidRPr="00DF1918">
          <w:rPr>
            <w:rStyle w:val="Hyperlink"/>
            <w:noProof/>
          </w:rPr>
          <w:t>Problem 1  Exploring Relationships between Fish Amounts and Price</w:t>
        </w:r>
        <w:r>
          <w:rPr>
            <w:noProof/>
            <w:webHidden/>
          </w:rPr>
          <w:tab/>
        </w:r>
        <w:r>
          <w:rPr>
            <w:noProof/>
            <w:webHidden/>
          </w:rPr>
          <w:fldChar w:fldCharType="begin"/>
        </w:r>
        <w:r>
          <w:rPr>
            <w:noProof/>
            <w:webHidden/>
          </w:rPr>
          <w:instrText xml:space="preserve"> PAGEREF _Toc63193972 \h </w:instrText>
        </w:r>
        <w:r>
          <w:rPr>
            <w:noProof/>
            <w:webHidden/>
          </w:rPr>
        </w:r>
      </w:ins>
      <w:r>
        <w:rPr>
          <w:noProof/>
          <w:webHidden/>
        </w:rPr>
        <w:fldChar w:fldCharType="separate"/>
      </w:r>
      <w:ins w:id="71" w:author="Vladymyr Kozyr" w:date="2021-02-02T21:32:00Z">
        <w:r>
          <w:rPr>
            <w:noProof/>
            <w:webHidden/>
          </w:rPr>
          <w:t>16</w:t>
        </w:r>
        <w:r>
          <w:rPr>
            <w:noProof/>
            <w:webHidden/>
          </w:rPr>
          <w:fldChar w:fldCharType="end"/>
        </w:r>
        <w:r w:rsidRPr="00DF1918">
          <w:rPr>
            <w:rStyle w:val="Hyperlink"/>
            <w:noProof/>
          </w:rPr>
          <w:fldChar w:fldCharType="end"/>
        </w:r>
      </w:ins>
    </w:p>
    <w:p w14:paraId="5460BABD" w14:textId="1ADF274A" w:rsidR="00CE4054" w:rsidRDefault="00CE4054">
      <w:pPr>
        <w:pStyle w:val="TOC3"/>
        <w:tabs>
          <w:tab w:val="left" w:pos="1440"/>
          <w:tab w:val="right" w:leader="dot" w:pos="8630"/>
        </w:tabs>
        <w:rPr>
          <w:ins w:id="72" w:author="Vladymyr Kozyr" w:date="2021-02-02T21:32:00Z"/>
          <w:rFonts w:asciiTheme="minorHAnsi" w:eastAsiaTheme="minorEastAsia" w:hAnsiTheme="minorHAnsi"/>
          <w:noProof/>
          <w:sz w:val="24"/>
          <w:szCs w:val="24"/>
          <w:lang w:val="en-CA"/>
        </w:rPr>
      </w:pPr>
      <w:ins w:id="73"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"_Toc63193973"</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3.4.2.</w:t>
        </w:r>
        <w:r>
          <w:rPr>
            <w:rFonts w:asciiTheme="minorHAnsi" w:eastAsiaTheme="minorEastAsia" w:hAnsiTheme="minorHAnsi"/>
            <w:noProof/>
            <w:sz w:val="24"/>
            <w:szCs w:val="24"/>
            <w:lang w:val="en-CA"/>
          </w:rPr>
          <w:tab/>
        </w:r>
        <w:r w:rsidRPr="00DF1918">
          <w:rPr>
            <w:rStyle w:val="Hyperlink"/>
            <w:noProof/>
          </w:rPr>
          <w:t>Problem 2  Scatter Plot for Paired Time Series (Fish Amount and Price)</w:t>
        </w:r>
        <w:r>
          <w:rPr>
            <w:noProof/>
            <w:webHidden/>
          </w:rPr>
          <w:tab/>
        </w:r>
        <w:r>
          <w:rPr>
            <w:noProof/>
            <w:webHidden/>
          </w:rPr>
          <w:fldChar w:fldCharType="begin"/>
        </w:r>
        <w:r>
          <w:rPr>
            <w:noProof/>
            <w:webHidden/>
          </w:rPr>
          <w:instrText xml:space="preserve"> PAGEREF _Toc63193973 \h </w:instrText>
        </w:r>
        <w:r>
          <w:rPr>
            <w:noProof/>
            <w:webHidden/>
          </w:rPr>
        </w:r>
      </w:ins>
      <w:r>
        <w:rPr>
          <w:noProof/>
          <w:webHidden/>
        </w:rPr>
        <w:fldChar w:fldCharType="separate"/>
      </w:r>
      <w:ins w:id="74" w:author="Vladymyr Kozyr" w:date="2021-02-02T21:32:00Z">
        <w:r>
          <w:rPr>
            <w:noProof/>
            <w:webHidden/>
          </w:rPr>
          <w:t>16</w:t>
        </w:r>
        <w:r>
          <w:rPr>
            <w:noProof/>
            <w:webHidden/>
          </w:rPr>
          <w:fldChar w:fldCharType="end"/>
        </w:r>
        <w:r w:rsidRPr="00DF1918">
          <w:rPr>
            <w:rStyle w:val="Hyperlink"/>
            <w:noProof/>
          </w:rPr>
          <w:fldChar w:fldCharType="end"/>
        </w:r>
      </w:ins>
    </w:p>
    <w:p w14:paraId="1DE8D1AF" w14:textId="301272AD" w:rsidR="00CE4054" w:rsidRDefault="00CE4054">
      <w:pPr>
        <w:pStyle w:val="TOC3"/>
        <w:tabs>
          <w:tab w:val="left" w:pos="1440"/>
          <w:tab w:val="right" w:leader="dot" w:pos="8630"/>
        </w:tabs>
        <w:rPr>
          <w:ins w:id="75" w:author="Vladymyr Kozyr" w:date="2021-02-02T21:32:00Z"/>
          <w:rFonts w:asciiTheme="minorHAnsi" w:eastAsiaTheme="minorEastAsia" w:hAnsiTheme="minorHAnsi"/>
          <w:noProof/>
          <w:sz w:val="24"/>
          <w:szCs w:val="24"/>
          <w:lang w:val="en-CA"/>
        </w:rPr>
      </w:pPr>
      <w:ins w:id="7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"_Toc63193974"</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3.4.3.</w:t>
        </w:r>
        <w:r>
          <w:rPr>
            <w:rFonts w:asciiTheme="minorHAnsi" w:eastAsiaTheme="minorEastAsia" w:hAnsiTheme="minorHAnsi"/>
            <w:noProof/>
            <w:sz w:val="24"/>
            <w:szCs w:val="24"/>
            <w:lang w:val="en-CA"/>
          </w:rPr>
          <w:tab/>
        </w:r>
        <w:r w:rsidRPr="00DF1918">
          <w:rPr>
            <w:rStyle w:val="Hyperlink"/>
            <w:noProof/>
          </w:rPr>
          <w:t>Problem 3</w:t>
        </w:r>
        <w:r>
          <w:rPr>
            <w:noProof/>
            <w:webHidden/>
          </w:rPr>
          <w:tab/>
        </w:r>
        <w:r>
          <w:rPr>
            <w:noProof/>
            <w:webHidden/>
          </w:rPr>
          <w:fldChar w:fldCharType="begin"/>
        </w:r>
        <w:r>
          <w:rPr>
            <w:noProof/>
            <w:webHidden/>
          </w:rPr>
          <w:instrText xml:space="preserve"> PAGEREF _Toc63193974 \h </w:instrText>
        </w:r>
        <w:r>
          <w:rPr>
            <w:noProof/>
            <w:webHidden/>
          </w:rPr>
        </w:r>
      </w:ins>
      <w:r>
        <w:rPr>
          <w:noProof/>
          <w:webHidden/>
        </w:rPr>
        <w:fldChar w:fldCharType="separate"/>
      </w:r>
      <w:ins w:id="77" w:author="Vladymyr Kozyr" w:date="2021-02-02T21:32:00Z">
        <w:r>
          <w:rPr>
            <w:noProof/>
            <w:webHidden/>
          </w:rPr>
          <w:t>16</w:t>
        </w:r>
        <w:r>
          <w:rPr>
            <w:noProof/>
            <w:webHidden/>
          </w:rPr>
          <w:fldChar w:fldCharType="end"/>
        </w:r>
        <w:r w:rsidRPr="00DF1918">
          <w:rPr>
            <w:rStyle w:val="Hyperlink"/>
            <w:noProof/>
          </w:rPr>
          <w:fldChar w:fldCharType="end"/>
        </w:r>
      </w:ins>
    </w:p>
    <w:p w14:paraId="07C0E511" w14:textId="2D1A951A" w:rsidR="00CE4054" w:rsidRDefault="00CE4054">
      <w:pPr>
        <w:pStyle w:val="TOC3"/>
        <w:tabs>
          <w:tab w:val="right" w:leader="dot" w:pos="8630"/>
        </w:tabs>
        <w:rPr>
          <w:ins w:id="78" w:author="Vladymyr Kozyr" w:date="2021-02-02T21:32:00Z"/>
          <w:rFonts w:asciiTheme="minorHAnsi" w:eastAsiaTheme="minorEastAsia" w:hAnsiTheme="minorHAnsi"/>
          <w:noProof/>
          <w:sz w:val="24"/>
          <w:szCs w:val="24"/>
          <w:lang w:val="en-CA"/>
        </w:rPr>
      </w:pPr>
      <w:ins w:id="79"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"_Toc63193975"</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Pie Chart for Top Fish Species</w:t>
        </w:r>
        <w:r>
          <w:rPr>
            <w:noProof/>
            <w:webHidden/>
          </w:rPr>
          <w:tab/>
        </w:r>
        <w:r>
          <w:rPr>
            <w:noProof/>
            <w:webHidden/>
          </w:rPr>
          <w:fldChar w:fldCharType="begin"/>
        </w:r>
        <w:r>
          <w:rPr>
            <w:noProof/>
            <w:webHidden/>
          </w:rPr>
          <w:instrText xml:space="preserve"> PAGEREF _Toc63193975 \h </w:instrText>
        </w:r>
        <w:r>
          <w:rPr>
            <w:noProof/>
            <w:webHidden/>
          </w:rPr>
        </w:r>
      </w:ins>
      <w:r>
        <w:rPr>
          <w:noProof/>
          <w:webHidden/>
        </w:rPr>
        <w:fldChar w:fldCharType="separate"/>
      </w:r>
      <w:ins w:id="80" w:author="Vladymyr Kozyr" w:date="2021-02-02T21:32:00Z">
        <w:r>
          <w:rPr>
            <w:noProof/>
            <w:webHidden/>
          </w:rPr>
          <w:t>16</w:t>
        </w:r>
        <w:r>
          <w:rPr>
            <w:noProof/>
            <w:webHidden/>
          </w:rPr>
          <w:fldChar w:fldCharType="end"/>
        </w:r>
        <w:r w:rsidRPr="00DF1918">
          <w:rPr>
            <w:rStyle w:val="Hyperlink"/>
            <w:noProof/>
          </w:rPr>
          <w:fldChar w:fldCharType="end"/>
        </w:r>
      </w:ins>
    </w:p>
    <w:p w14:paraId="0E208363" w14:textId="00BA4365" w:rsidR="00CE4054" w:rsidRDefault="00CE4054">
      <w:pPr>
        <w:pStyle w:val="TOC3"/>
        <w:tabs>
          <w:tab w:val="left" w:pos="1440"/>
          <w:tab w:val="right" w:leader="dot" w:pos="8630"/>
        </w:tabs>
        <w:rPr>
          <w:ins w:id="81" w:author="Vladymyr Kozyr" w:date="2021-02-02T21:32:00Z"/>
          <w:rFonts w:asciiTheme="minorHAnsi" w:eastAsiaTheme="minorEastAsia" w:hAnsiTheme="minorHAnsi"/>
          <w:noProof/>
          <w:sz w:val="24"/>
          <w:szCs w:val="24"/>
          <w:lang w:val="en-CA"/>
        </w:rPr>
      </w:pPr>
      <w:ins w:id="82"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"_Toc63193976"</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3.4.4.</w:t>
        </w:r>
        <w:r>
          <w:rPr>
            <w:rFonts w:asciiTheme="minorHAnsi" w:eastAsiaTheme="minorEastAsia" w:hAnsiTheme="minorHAnsi"/>
            <w:noProof/>
            <w:sz w:val="24"/>
            <w:szCs w:val="24"/>
            <w:lang w:val="en-CA"/>
          </w:rPr>
          <w:tab/>
        </w:r>
        <w:r w:rsidRPr="00DF1918">
          <w:rPr>
            <w:rStyle w:val="Hyperlink"/>
            <w:noProof/>
          </w:rPr>
          <w:t>Problem 4</w:t>
        </w:r>
        <w:r>
          <w:rPr>
            <w:noProof/>
            <w:webHidden/>
          </w:rPr>
          <w:tab/>
        </w:r>
        <w:r>
          <w:rPr>
            <w:noProof/>
            <w:webHidden/>
          </w:rPr>
          <w:fldChar w:fldCharType="begin"/>
        </w:r>
        <w:r>
          <w:rPr>
            <w:noProof/>
            <w:webHidden/>
          </w:rPr>
          <w:instrText xml:space="preserve"> PAGEREF _Toc63193976 \h </w:instrText>
        </w:r>
        <w:r>
          <w:rPr>
            <w:noProof/>
            <w:webHidden/>
          </w:rPr>
        </w:r>
      </w:ins>
      <w:r>
        <w:rPr>
          <w:noProof/>
          <w:webHidden/>
        </w:rPr>
        <w:fldChar w:fldCharType="separate"/>
      </w:r>
      <w:ins w:id="83" w:author="Vladymyr Kozyr" w:date="2021-02-02T21:32:00Z">
        <w:r>
          <w:rPr>
            <w:noProof/>
            <w:webHidden/>
          </w:rPr>
          <w:t>16</w:t>
        </w:r>
        <w:r>
          <w:rPr>
            <w:noProof/>
            <w:webHidden/>
          </w:rPr>
          <w:fldChar w:fldCharType="end"/>
        </w:r>
        <w:r w:rsidRPr="00DF1918">
          <w:rPr>
            <w:rStyle w:val="Hyperlink"/>
            <w:noProof/>
          </w:rPr>
          <w:fldChar w:fldCharType="end"/>
        </w:r>
      </w:ins>
    </w:p>
    <w:p w14:paraId="105D2803" w14:textId="66FA84AB" w:rsidR="00CE4054" w:rsidRDefault="00CE4054">
      <w:pPr>
        <w:pStyle w:val="TOC3"/>
        <w:tabs>
          <w:tab w:val="right" w:leader="dot" w:pos="8630"/>
        </w:tabs>
        <w:rPr>
          <w:ins w:id="84" w:author="Vladymyr Kozyr" w:date="2021-02-02T21:32:00Z"/>
          <w:rFonts w:asciiTheme="minorHAnsi" w:eastAsiaTheme="minorEastAsia" w:hAnsiTheme="minorHAnsi"/>
          <w:noProof/>
          <w:sz w:val="24"/>
          <w:szCs w:val="24"/>
          <w:lang w:val="en-CA"/>
        </w:rPr>
      </w:pPr>
      <w:ins w:id="85"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"_Toc63193977"</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noProof/>
          </w:rPr>
          <w:t>Bar Chart for Yearly Comparison</w:t>
        </w:r>
        <w:r>
          <w:rPr>
            <w:noProof/>
            <w:webHidden/>
          </w:rPr>
          <w:tab/>
        </w:r>
        <w:r>
          <w:rPr>
            <w:noProof/>
            <w:webHidden/>
          </w:rPr>
          <w:fldChar w:fldCharType="begin"/>
        </w:r>
        <w:r>
          <w:rPr>
            <w:noProof/>
            <w:webHidden/>
          </w:rPr>
          <w:instrText xml:space="preserve"> PAGEREF _Toc63193977 \h </w:instrText>
        </w:r>
        <w:r>
          <w:rPr>
            <w:noProof/>
            <w:webHidden/>
          </w:rPr>
        </w:r>
      </w:ins>
      <w:r>
        <w:rPr>
          <w:noProof/>
          <w:webHidden/>
        </w:rPr>
        <w:fldChar w:fldCharType="separate"/>
      </w:r>
      <w:ins w:id="86" w:author="Vladymyr Kozyr" w:date="2021-02-02T21:32:00Z">
        <w:r>
          <w:rPr>
            <w:noProof/>
            <w:webHidden/>
          </w:rPr>
          <w:t>16</w:t>
        </w:r>
        <w:r>
          <w:rPr>
            <w:noProof/>
            <w:webHidden/>
          </w:rPr>
          <w:fldChar w:fldCharType="end"/>
        </w:r>
        <w:r w:rsidRPr="00DF1918">
          <w:rPr>
            <w:rStyle w:val="Hyperlink"/>
            <w:noProof/>
          </w:rPr>
          <w:fldChar w:fldCharType="end"/>
        </w:r>
      </w:ins>
    </w:p>
    <w:p w14:paraId="60D4B3A9" w14:textId="4122B58A" w:rsidR="00CE4054" w:rsidRDefault="00CE4054">
      <w:pPr>
        <w:pStyle w:val="TOC1"/>
        <w:tabs>
          <w:tab w:val="left" w:pos="1440"/>
        </w:tabs>
        <w:rPr>
          <w:ins w:id="87" w:author="Vladymyr Kozyr" w:date="2021-02-02T21:32:00Z"/>
          <w:rFonts w:asciiTheme="minorHAnsi" w:eastAsiaTheme="minorEastAsia" w:hAnsiTheme="minorHAnsi"/>
          <w:b w:val="0"/>
          <w:bCs w:val="0"/>
          <w:sz w:val="24"/>
          <w:lang w:val="en-CA"/>
        </w:rPr>
      </w:pPr>
      <w:ins w:id="88" w:author="Vladymyr Kozyr" w:date="2021-02-02T21:32:00Z">
        <w:r w:rsidRPr="00DF1918">
          <w:rPr>
            <w:rStyle w:val="Hyperlink"/>
          </w:rPr>
          <w:fldChar w:fldCharType="begin"/>
        </w:r>
        <w:r w:rsidRPr="00DF1918">
          <w:rPr>
            <w:rStyle w:val="Hyperlink"/>
          </w:rPr>
          <w:instrText xml:space="preserve"> </w:instrText>
        </w:r>
        <w:r>
          <w:instrText>HYPERLINK \l "_Toc63193978"</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Chapter 4.</w:t>
        </w:r>
        <w:r>
          <w:rPr>
            <w:rFonts w:asciiTheme="minorHAnsi" w:eastAsiaTheme="minorEastAsia" w:hAnsiTheme="minorHAnsi"/>
            <w:b w:val="0"/>
            <w:bCs w:val="0"/>
            <w:sz w:val="24"/>
            <w:lang w:val="en-CA"/>
          </w:rPr>
          <w:tab/>
        </w:r>
        <w:r w:rsidRPr="00DF1918">
          <w:rPr>
            <w:rStyle w:val="Hyperlink"/>
          </w:rPr>
          <w:t>Implementation and Evaluation</w:t>
        </w:r>
        <w:r>
          <w:rPr>
            <w:webHidden/>
          </w:rPr>
          <w:tab/>
        </w:r>
        <w:r>
          <w:rPr>
            <w:webHidden/>
          </w:rPr>
          <w:fldChar w:fldCharType="begin"/>
        </w:r>
        <w:r>
          <w:rPr>
            <w:webHidden/>
          </w:rPr>
          <w:instrText xml:space="preserve"> PAGEREF _Toc63193978 \h </w:instrText>
        </w:r>
        <w:r>
          <w:rPr>
            <w:webHidden/>
          </w:rPr>
        </w:r>
      </w:ins>
      <w:r>
        <w:rPr>
          <w:webHidden/>
        </w:rPr>
        <w:fldChar w:fldCharType="separate"/>
      </w:r>
      <w:ins w:id="89" w:author="Vladymyr Kozyr" w:date="2021-02-02T21:32:00Z">
        <w:r>
          <w:rPr>
            <w:webHidden/>
          </w:rPr>
          <w:t>18</w:t>
        </w:r>
        <w:r>
          <w:rPr>
            <w:webHidden/>
          </w:rPr>
          <w:fldChar w:fldCharType="end"/>
        </w:r>
        <w:r w:rsidRPr="00DF1918">
          <w:rPr>
            <w:rStyle w:val="Hyperlink"/>
          </w:rPr>
          <w:fldChar w:fldCharType="end"/>
        </w:r>
      </w:ins>
    </w:p>
    <w:p w14:paraId="5AFD398D" w14:textId="19DF5AC3" w:rsidR="00CE4054" w:rsidRDefault="00CE4054">
      <w:pPr>
        <w:pStyle w:val="TOC2"/>
        <w:rPr>
          <w:ins w:id="90" w:author="Vladymyr Kozyr" w:date="2021-02-02T21:32:00Z"/>
          <w:rFonts w:asciiTheme="minorHAnsi" w:eastAsiaTheme="minorEastAsia" w:hAnsiTheme="minorHAnsi"/>
          <w:bCs w:val="0"/>
          <w:noProof/>
          <w:sz w:val="24"/>
          <w:szCs w:val="24"/>
          <w:lang w:val="en-CA"/>
        </w:rPr>
      </w:pPr>
      <w:ins w:id="91"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"_Toc63193979"</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4.1.</w:t>
        </w:r>
        <w:r>
          <w:rPr>
            <w:rFonts w:asciiTheme="minorHAnsi" w:eastAsiaTheme="minorEastAsia" w:hAnsiTheme="minorHAnsi"/>
            <w:bCs w:val="0"/>
            <w:noProof/>
            <w:sz w:val="24"/>
            <w:szCs w:val="24"/>
            <w:lang w:val="en-CA"/>
          </w:rPr>
          <w:tab/>
        </w:r>
        <w:r w:rsidRPr="00DF1918">
          <w:rPr>
            <w:rStyle w:val="Hyperlink"/>
            <w:noProof/>
          </w:rPr>
          <w:t>Overview of the Tool’s User Interface</w:t>
        </w:r>
        <w:r>
          <w:rPr>
            <w:noProof/>
            <w:webHidden/>
          </w:rPr>
          <w:tab/>
        </w:r>
        <w:r>
          <w:rPr>
            <w:noProof/>
            <w:webHidden/>
          </w:rPr>
          <w:fldChar w:fldCharType="begin"/>
        </w:r>
        <w:r>
          <w:rPr>
            <w:noProof/>
            <w:webHidden/>
          </w:rPr>
          <w:instrText xml:space="preserve"> PAGEREF _Toc63193979 \h </w:instrText>
        </w:r>
        <w:r>
          <w:rPr>
            <w:noProof/>
            <w:webHidden/>
          </w:rPr>
        </w:r>
      </w:ins>
      <w:r>
        <w:rPr>
          <w:noProof/>
          <w:webHidden/>
        </w:rPr>
        <w:fldChar w:fldCharType="separate"/>
      </w:r>
      <w:ins w:id="92" w:author="Vladymyr Kozyr" w:date="2021-02-02T21:32:00Z">
        <w:r>
          <w:rPr>
            <w:noProof/>
            <w:webHidden/>
          </w:rPr>
          <w:t>18</w:t>
        </w:r>
        <w:r>
          <w:rPr>
            <w:noProof/>
            <w:webHidden/>
          </w:rPr>
          <w:fldChar w:fldCharType="end"/>
        </w:r>
        <w:r w:rsidRPr="00DF1918">
          <w:rPr>
            <w:rStyle w:val="Hyperlink"/>
            <w:noProof/>
          </w:rPr>
          <w:fldChar w:fldCharType="end"/>
        </w:r>
      </w:ins>
    </w:p>
    <w:p w14:paraId="3F95CA49" w14:textId="6BCF3359" w:rsidR="00CE4054" w:rsidRDefault="00CE4054">
      <w:pPr>
        <w:pStyle w:val="TOC2"/>
        <w:rPr>
          <w:ins w:id="93" w:author="Vladymyr Kozyr" w:date="2021-02-02T21:32:00Z"/>
          <w:rFonts w:asciiTheme="minorHAnsi" w:eastAsiaTheme="minorEastAsia" w:hAnsiTheme="minorHAnsi"/>
          <w:bCs w:val="0"/>
          <w:noProof/>
          <w:sz w:val="24"/>
          <w:szCs w:val="24"/>
          <w:lang w:val="en-CA"/>
        </w:rPr>
      </w:pPr>
      <w:ins w:id="94"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"_Toc63193980"</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4.2.</w:t>
        </w:r>
        <w:r>
          <w:rPr>
            <w:rFonts w:asciiTheme="minorHAnsi" w:eastAsiaTheme="minorEastAsia" w:hAnsiTheme="minorHAnsi"/>
            <w:bCs w:val="0"/>
            <w:noProof/>
            <w:sz w:val="24"/>
            <w:szCs w:val="24"/>
            <w:lang w:val="en-CA"/>
          </w:rPr>
          <w:tab/>
        </w:r>
        <w:r w:rsidRPr="00DF1918">
          <w:rPr>
            <w:rStyle w:val="Hyperlink"/>
            <w:noProof/>
          </w:rPr>
          <w:t>Visualizations Overview</w:t>
        </w:r>
        <w:r>
          <w:rPr>
            <w:noProof/>
            <w:webHidden/>
          </w:rPr>
          <w:tab/>
        </w:r>
        <w:r>
          <w:rPr>
            <w:noProof/>
            <w:webHidden/>
          </w:rPr>
          <w:fldChar w:fldCharType="begin"/>
        </w:r>
        <w:r>
          <w:rPr>
            <w:noProof/>
            <w:webHidden/>
          </w:rPr>
          <w:instrText xml:space="preserve"> PAGEREF _Toc63193980 \h </w:instrText>
        </w:r>
        <w:r>
          <w:rPr>
            <w:noProof/>
            <w:webHidden/>
          </w:rPr>
        </w:r>
      </w:ins>
      <w:r>
        <w:rPr>
          <w:noProof/>
          <w:webHidden/>
        </w:rPr>
        <w:fldChar w:fldCharType="separate"/>
      </w:r>
      <w:ins w:id="95" w:author="Vladymyr Kozyr" w:date="2021-02-02T21:32:00Z">
        <w:r>
          <w:rPr>
            <w:noProof/>
            <w:webHidden/>
          </w:rPr>
          <w:t>19</w:t>
        </w:r>
        <w:r>
          <w:rPr>
            <w:noProof/>
            <w:webHidden/>
          </w:rPr>
          <w:fldChar w:fldCharType="end"/>
        </w:r>
        <w:r w:rsidRPr="00DF1918">
          <w:rPr>
            <w:rStyle w:val="Hyperlink"/>
            <w:noProof/>
          </w:rPr>
          <w:fldChar w:fldCharType="end"/>
        </w:r>
      </w:ins>
    </w:p>
    <w:p w14:paraId="707E3A38" w14:textId="112D61BE" w:rsidR="00CE4054" w:rsidRDefault="00CE4054">
      <w:pPr>
        <w:pStyle w:val="TOC3"/>
        <w:tabs>
          <w:tab w:val="left" w:pos="1440"/>
          <w:tab w:val="right" w:leader="dot" w:pos="8630"/>
        </w:tabs>
        <w:rPr>
          <w:ins w:id="96" w:author="Vladymyr Kozyr" w:date="2021-02-02T21:32:00Z"/>
          <w:rFonts w:asciiTheme="minorHAnsi" w:eastAsiaTheme="minorEastAsia" w:hAnsiTheme="minorHAnsi"/>
          <w:noProof/>
          <w:sz w:val="24"/>
          <w:szCs w:val="24"/>
          <w:lang w:val="en-CA"/>
        </w:rPr>
      </w:pPr>
      <w:ins w:id="97"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"_Toc63193981"</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4.2.1.</w:t>
        </w:r>
        <w:r>
          <w:rPr>
            <w:rFonts w:asciiTheme="minorHAnsi" w:eastAsiaTheme="minorEastAsia" w:hAnsiTheme="minorHAnsi"/>
            <w:noProof/>
            <w:sz w:val="24"/>
            <w:szCs w:val="24"/>
            <w:lang w:val="en-CA"/>
          </w:rPr>
          <w:tab/>
        </w:r>
        <w:r w:rsidRPr="00DF1918">
          <w:rPr>
            <w:rStyle w:val="Hyperlink"/>
            <w:noProof/>
          </w:rPr>
          <w:t>Problem 1</w:t>
        </w:r>
        <w:r>
          <w:rPr>
            <w:noProof/>
            <w:webHidden/>
          </w:rPr>
          <w:tab/>
        </w:r>
        <w:r>
          <w:rPr>
            <w:noProof/>
            <w:webHidden/>
          </w:rPr>
          <w:fldChar w:fldCharType="begin"/>
        </w:r>
        <w:r>
          <w:rPr>
            <w:noProof/>
            <w:webHidden/>
          </w:rPr>
          <w:instrText xml:space="preserve"> PAGEREF _Toc63193981 \h </w:instrText>
        </w:r>
        <w:r>
          <w:rPr>
            <w:noProof/>
            <w:webHidden/>
          </w:rPr>
        </w:r>
      </w:ins>
      <w:r>
        <w:rPr>
          <w:noProof/>
          <w:webHidden/>
        </w:rPr>
        <w:fldChar w:fldCharType="separate"/>
      </w:r>
      <w:ins w:id="98" w:author="Vladymyr Kozyr" w:date="2021-02-02T21:32:00Z">
        <w:r>
          <w:rPr>
            <w:noProof/>
            <w:webHidden/>
          </w:rPr>
          <w:t>19</w:t>
        </w:r>
        <w:r>
          <w:rPr>
            <w:noProof/>
            <w:webHidden/>
          </w:rPr>
          <w:fldChar w:fldCharType="end"/>
        </w:r>
        <w:r w:rsidRPr="00DF1918">
          <w:rPr>
            <w:rStyle w:val="Hyperlink"/>
            <w:noProof/>
          </w:rPr>
          <w:fldChar w:fldCharType="end"/>
        </w:r>
      </w:ins>
    </w:p>
    <w:p w14:paraId="358C5F2B" w14:textId="693FB477" w:rsidR="00CE4054" w:rsidRDefault="00CE4054">
      <w:pPr>
        <w:pStyle w:val="TOC3"/>
        <w:tabs>
          <w:tab w:val="left" w:pos="1440"/>
          <w:tab w:val="right" w:leader="dot" w:pos="8630"/>
        </w:tabs>
        <w:rPr>
          <w:ins w:id="99" w:author="Vladymyr Kozyr" w:date="2021-02-02T21:32:00Z"/>
          <w:rFonts w:asciiTheme="minorHAnsi" w:eastAsiaTheme="minorEastAsia" w:hAnsiTheme="minorHAnsi"/>
          <w:noProof/>
          <w:sz w:val="24"/>
          <w:szCs w:val="24"/>
          <w:lang w:val="en-CA"/>
        </w:rPr>
      </w:pPr>
      <w:ins w:id="100"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"_Toc63193982"</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4.2.2.</w:t>
        </w:r>
        <w:r>
          <w:rPr>
            <w:rFonts w:asciiTheme="minorHAnsi" w:eastAsiaTheme="minorEastAsia" w:hAnsiTheme="minorHAnsi"/>
            <w:noProof/>
            <w:sz w:val="24"/>
            <w:szCs w:val="24"/>
            <w:lang w:val="en-CA"/>
          </w:rPr>
          <w:tab/>
        </w:r>
        <w:r w:rsidRPr="00DF1918">
          <w:rPr>
            <w:rStyle w:val="Hyperlink"/>
            <w:noProof/>
          </w:rPr>
          <w:t>Problem 2</w:t>
        </w:r>
        <w:r>
          <w:rPr>
            <w:noProof/>
            <w:webHidden/>
          </w:rPr>
          <w:tab/>
        </w:r>
        <w:r>
          <w:rPr>
            <w:noProof/>
            <w:webHidden/>
          </w:rPr>
          <w:fldChar w:fldCharType="begin"/>
        </w:r>
        <w:r>
          <w:rPr>
            <w:noProof/>
            <w:webHidden/>
          </w:rPr>
          <w:instrText xml:space="preserve"> PAGEREF _Toc63193982 \h </w:instrText>
        </w:r>
        <w:r>
          <w:rPr>
            <w:noProof/>
            <w:webHidden/>
          </w:rPr>
        </w:r>
      </w:ins>
      <w:r>
        <w:rPr>
          <w:noProof/>
          <w:webHidden/>
        </w:rPr>
        <w:fldChar w:fldCharType="separate"/>
      </w:r>
      <w:ins w:id="101" w:author="Vladymyr Kozyr" w:date="2021-02-02T21:32:00Z">
        <w:r>
          <w:rPr>
            <w:noProof/>
            <w:webHidden/>
          </w:rPr>
          <w:t>19</w:t>
        </w:r>
        <w:r>
          <w:rPr>
            <w:noProof/>
            <w:webHidden/>
          </w:rPr>
          <w:fldChar w:fldCharType="end"/>
        </w:r>
        <w:r w:rsidRPr="00DF1918">
          <w:rPr>
            <w:rStyle w:val="Hyperlink"/>
            <w:noProof/>
          </w:rPr>
          <w:fldChar w:fldCharType="end"/>
        </w:r>
      </w:ins>
    </w:p>
    <w:p w14:paraId="652BD2F4" w14:textId="1B9E2829" w:rsidR="00CE4054" w:rsidRDefault="00CE4054">
      <w:pPr>
        <w:pStyle w:val="TOC3"/>
        <w:tabs>
          <w:tab w:val="left" w:pos="1440"/>
          <w:tab w:val="right" w:leader="dot" w:pos="8630"/>
        </w:tabs>
        <w:rPr>
          <w:ins w:id="102" w:author="Vladymyr Kozyr" w:date="2021-02-02T21:32:00Z"/>
          <w:rFonts w:asciiTheme="minorHAnsi" w:eastAsiaTheme="minorEastAsia" w:hAnsiTheme="minorHAnsi"/>
          <w:noProof/>
          <w:sz w:val="24"/>
          <w:szCs w:val="24"/>
          <w:lang w:val="en-CA"/>
        </w:rPr>
      </w:pPr>
      <w:ins w:id="103"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"_Toc63193983"</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4.2.3.</w:t>
        </w:r>
        <w:r>
          <w:rPr>
            <w:rFonts w:asciiTheme="minorHAnsi" w:eastAsiaTheme="minorEastAsia" w:hAnsiTheme="minorHAnsi"/>
            <w:noProof/>
            <w:sz w:val="24"/>
            <w:szCs w:val="24"/>
            <w:lang w:val="en-CA"/>
          </w:rPr>
          <w:tab/>
        </w:r>
        <w:r w:rsidRPr="00DF1918">
          <w:rPr>
            <w:rStyle w:val="Hyperlink"/>
            <w:noProof/>
          </w:rPr>
          <w:t>Problem 3</w:t>
        </w:r>
        <w:r>
          <w:rPr>
            <w:noProof/>
            <w:webHidden/>
          </w:rPr>
          <w:tab/>
        </w:r>
        <w:r>
          <w:rPr>
            <w:noProof/>
            <w:webHidden/>
          </w:rPr>
          <w:fldChar w:fldCharType="begin"/>
        </w:r>
        <w:r>
          <w:rPr>
            <w:noProof/>
            <w:webHidden/>
          </w:rPr>
          <w:instrText xml:space="preserve"> PAGEREF _Toc63193983 \h </w:instrText>
        </w:r>
        <w:r>
          <w:rPr>
            <w:noProof/>
            <w:webHidden/>
          </w:rPr>
        </w:r>
      </w:ins>
      <w:r>
        <w:rPr>
          <w:noProof/>
          <w:webHidden/>
        </w:rPr>
        <w:fldChar w:fldCharType="separate"/>
      </w:r>
      <w:ins w:id="104" w:author="Vladymyr Kozyr" w:date="2021-02-02T21:32:00Z">
        <w:r>
          <w:rPr>
            <w:noProof/>
            <w:webHidden/>
          </w:rPr>
          <w:t>20</w:t>
        </w:r>
        <w:r>
          <w:rPr>
            <w:noProof/>
            <w:webHidden/>
          </w:rPr>
          <w:fldChar w:fldCharType="end"/>
        </w:r>
        <w:r w:rsidRPr="00DF1918">
          <w:rPr>
            <w:rStyle w:val="Hyperlink"/>
            <w:noProof/>
          </w:rPr>
          <w:fldChar w:fldCharType="end"/>
        </w:r>
      </w:ins>
    </w:p>
    <w:p w14:paraId="5D48CEC7" w14:textId="03E93A7C" w:rsidR="00CE4054" w:rsidRDefault="00CE4054">
      <w:pPr>
        <w:pStyle w:val="TOC3"/>
        <w:tabs>
          <w:tab w:val="left" w:pos="1440"/>
          <w:tab w:val="right" w:leader="dot" w:pos="8630"/>
        </w:tabs>
        <w:rPr>
          <w:ins w:id="105" w:author="Vladymyr Kozyr" w:date="2021-02-02T21:32:00Z"/>
          <w:rFonts w:asciiTheme="minorHAnsi" w:eastAsiaTheme="minorEastAsia" w:hAnsiTheme="minorHAnsi"/>
          <w:noProof/>
          <w:sz w:val="24"/>
          <w:szCs w:val="24"/>
          <w:lang w:val="en-CA"/>
        </w:rPr>
      </w:pPr>
      <w:ins w:id="106" w:author="Vladymyr Kozyr" w:date="2021-02-02T21:32:00Z">
        <w:r w:rsidRPr="00DF1918">
          <w:rPr>
            <w:rStyle w:val="Hyperlink"/>
            <w:noProof/>
          </w:rPr>
          <w:fldChar w:fldCharType="begin"/>
        </w:r>
        <w:r w:rsidRPr="00DF1918">
          <w:rPr>
            <w:rStyle w:val="Hyperlink"/>
            <w:noProof/>
          </w:rPr>
          <w:instrText xml:space="preserve"> </w:instrText>
        </w:r>
        <w:r>
          <w:rPr>
            <w:noProof/>
          </w:rPr>
          <w:instrText>HYPERLINK \l "_Toc63193984"</w:instrText>
        </w:r>
        <w:r w:rsidRPr="00DF1918">
          <w:rPr>
            <w:rStyle w:val="Hyperlink"/>
            <w:noProof/>
          </w:rPr>
          <w:instrText xml:space="preserve"> </w:instrText>
        </w:r>
        <w:r w:rsidRPr="00DF1918">
          <w:rPr>
            <w:rStyle w:val="Hyperlink"/>
            <w:noProof/>
          </w:rPr>
        </w:r>
        <w:r w:rsidRPr="00DF1918">
          <w:rPr>
            <w:rStyle w:val="Hyperlink"/>
            <w:noProof/>
          </w:rPr>
          <w:fldChar w:fldCharType="separate"/>
        </w:r>
        <w:r w:rsidRPr="00DF1918">
          <w:rPr>
            <w:rStyle w:val="Hyperlink"/>
            <w:rFonts w:cs="Arial"/>
            <w:noProof/>
          </w:rPr>
          <w:t>4.2.4.</w:t>
        </w:r>
        <w:r>
          <w:rPr>
            <w:rFonts w:asciiTheme="minorHAnsi" w:eastAsiaTheme="minorEastAsia" w:hAnsiTheme="minorHAnsi"/>
            <w:noProof/>
            <w:sz w:val="24"/>
            <w:szCs w:val="24"/>
            <w:lang w:val="en-CA"/>
          </w:rPr>
          <w:tab/>
        </w:r>
        <w:r w:rsidRPr="00DF1918">
          <w:rPr>
            <w:rStyle w:val="Hyperlink"/>
            <w:noProof/>
          </w:rPr>
          <w:t>Problem 4</w:t>
        </w:r>
        <w:r>
          <w:rPr>
            <w:noProof/>
            <w:webHidden/>
          </w:rPr>
          <w:tab/>
        </w:r>
        <w:r>
          <w:rPr>
            <w:noProof/>
            <w:webHidden/>
          </w:rPr>
          <w:fldChar w:fldCharType="begin"/>
        </w:r>
        <w:r>
          <w:rPr>
            <w:noProof/>
            <w:webHidden/>
          </w:rPr>
          <w:instrText xml:space="preserve"> PAGEREF _Toc63193984 \h </w:instrText>
        </w:r>
        <w:r>
          <w:rPr>
            <w:noProof/>
            <w:webHidden/>
          </w:rPr>
        </w:r>
      </w:ins>
      <w:r>
        <w:rPr>
          <w:noProof/>
          <w:webHidden/>
        </w:rPr>
        <w:fldChar w:fldCharType="separate"/>
      </w:r>
      <w:ins w:id="107" w:author="Vladymyr Kozyr" w:date="2021-02-02T21:32:00Z">
        <w:r>
          <w:rPr>
            <w:noProof/>
            <w:webHidden/>
          </w:rPr>
          <w:t>21</w:t>
        </w:r>
        <w:r>
          <w:rPr>
            <w:noProof/>
            <w:webHidden/>
          </w:rPr>
          <w:fldChar w:fldCharType="end"/>
        </w:r>
        <w:r w:rsidRPr="00DF1918">
          <w:rPr>
            <w:rStyle w:val="Hyperlink"/>
            <w:noProof/>
          </w:rPr>
          <w:fldChar w:fldCharType="end"/>
        </w:r>
      </w:ins>
    </w:p>
    <w:p w14:paraId="4D3196F6" w14:textId="7B1A37C8" w:rsidR="00CE4054" w:rsidRDefault="00CE4054">
      <w:pPr>
        <w:pStyle w:val="TOC1"/>
        <w:tabs>
          <w:tab w:val="left" w:pos="1440"/>
        </w:tabs>
        <w:rPr>
          <w:ins w:id="108" w:author="Vladymyr Kozyr" w:date="2021-02-02T21:32:00Z"/>
          <w:rFonts w:asciiTheme="minorHAnsi" w:eastAsiaTheme="minorEastAsia" w:hAnsiTheme="minorHAnsi"/>
          <w:b w:val="0"/>
          <w:bCs w:val="0"/>
          <w:sz w:val="24"/>
          <w:lang w:val="en-CA"/>
        </w:rPr>
      </w:pPr>
      <w:ins w:id="109" w:author="Vladymyr Kozyr" w:date="2021-02-02T21:32:00Z">
        <w:r w:rsidRPr="00DF1918">
          <w:rPr>
            <w:rStyle w:val="Hyperlink"/>
          </w:rPr>
          <w:fldChar w:fldCharType="begin"/>
        </w:r>
        <w:r w:rsidRPr="00DF1918">
          <w:rPr>
            <w:rStyle w:val="Hyperlink"/>
          </w:rPr>
          <w:instrText xml:space="preserve"> </w:instrText>
        </w:r>
        <w:r>
          <w:instrText>HYPERLINK \l "_Toc63193985"</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Chapter 5.</w:t>
        </w:r>
        <w:r>
          <w:rPr>
            <w:rFonts w:asciiTheme="minorHAnsi" w:eastAsiaTheme="minorEastAsia" w:hAnsiTheme="minorHAnsi"/>
            <w:b w:val="0"/>
            <w:bCs w:val="0"/>
            <w:sz w:val="24"/>
            <w:lang w:val="en-CA"/>
          </w:rPr>
          <w:tab/>
        </w:r>
        <w:r w:rsidRPr="00DF1918">
          <w:rPr>
            <w:rStyle w:val="Hyperlink"/>
          </w:rPr>
          <w:t>Conclusions and Future Work</w:t>
        </w:r>
        <w:r>
          <w:rPr>
            <w:webHidden/>
          </w:rPr>
          <w:tab/>
        </w:r>
        <w:r>
          <w:rPr>
            <w:webHidden/>
          </w:rPr>
          <w:fldChar w:fldCharType="begin"/>
        </w:r>
        <w:r>
          <w:rPr>
            <w:webHidden/>
          </w:rPr>
          <w:instrText xml:space="preserve"> PAGEREF _Toc63193985 \h </w:instrText>
        </w:r>
        <w:r>
          <w:rPr>
            <w:webHidden/>
          </w:rPr>
        </w:r>
      </w:ins>
      <w:r>
        <w:rPr>
          <w:webHidden/>
        </w:rPr>
        <w:fldChar w:fldCharType="separate"/>
      </w:r>
      <w:ins w:id="110" w:author="Vladymyr Kozyr" w:date="2021-02-02T21:32:00Z">
        <w:r>
          <w:rPr>
            <w:webHidden/>
          </w:rPr>
          <w:t>23</w:t>
        </w:r>
        <w:r>
          <w:rPr>
            <w:webHidden/>
          </w:rPr>
          <w:fldChar w:fldCharType="end"/>
        </w:r>
        <w:r w:rsidRPr="00DF1918">
          <w:rPr>
            <w:rStyle w:val="Hyperlink"/>
          </w:rPr>
          <w:fldChar w:fldCharType="end"/>
        </w:r>
      </w:ins>
    </w:p>
    <w:p w14:paraId="02794013" w14:textId="7CC1083B" w:rsidR="00CE4054" w:rsidRDefault="00CE4054">
      <w:pPr>
        <w:pStyle w:val="TOC1"/>
        <w:tabs>
          <w:tab w:val="left" w:pos="1440"/>
        </w:tabs>
        <w:rPr>
          <w:ins w:id="111" w:author="Vladymyr Kozyr" w:date="2021-02-02T21:32:00Z"/>
          <w:rFonts w:asciiTheme="minorHAnsi" w:eastAsiaTheme="minorEastAsia" w:hAnsiTheme="minorHAnsi"/>
          <w:b w:val="0"/>
          <w:bCs w:val="0"/>
          <w:sz w:val="24"/>
          <w:lang w:val="en-CA"/>
        </w:rPr>
      </w:pPr>
      <w:ins w:id="112" w:author="Vladymyr Kozyr" w:date="2021-02-02T21:32:00Z">
        <w:r w:rsidRPr="00DF1918">
          <w:rPr>
            <w:rStyle w:val="Hyperlink"/>
          </w:rPr>
          <w:fldChar w:fldCharType="begin"/>
        </w:r>
        <w:r w:rsidRPr="00DF1918">
          <w:rPr>
            <w:rStyle w:val="Hyperlink"/>
          </w:rPr>
          <w:instrText xml:space="preserve"> </w:instrText>
        </w:r>
        <w:r>
          <w:instrText>HYPERLINK \l "_Toc63193986"</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Chapter 6.</w:t>
        </w:r>
        <w:r>
          <w:rPr>
            <w:rFonts w:asciiTheme="minorHAnsi" w:eastAsiaTheme="minorEastAsia" w:hAnsiTheme="minorHAnsi"/>
            <w:b w:val="0"/>
            <w:bCs w:val="0"/>
            <w:sz w:val="24"/>
            <w:lang w:val="en-CA"/>
          </w:rPr>
          <w:tab/>
        </w:r>
        <w:r w:rsidRPr="00DF1918">
          <w:rPr>
            <w:rStyle w:val="Hyperlink"/>
          </w:rPr>
          <w:t>References</w:t>
        </w:r>
        <w:r>
          <w:rPr>
            <w:webHidden/>
          </w:rPr>
          <w:tab/>
        </w:r>
        <w:r>
          <w:rPr>
            <w:webHidden/>
          </w:rPr>
          <w:fldChar w:fldCharType="begin"/>
        </w:r>
        <w:r>
          <w:rPr>
            <w:webHidden/>
          </w:rPr>
          <w:instrText xml:space="preserve"> PAGEREF _Toc63193986 \h </w:instrText>
        </w:r>
        <w:r>
          <w:rPr>
            <w:webHidden/>
          </w:rPr>
        </w:r>
      </w:ins>
      <w:r>
        <w:rPr>
          <w:webHidden/>
        </w:rPr>
        <w:fldChar w:fldCharType="separate"/>
      </w:r>
      <w:ins w:id="113" w:author="Vladymyr Kozyr" w:date="2021-02-02T21:32:00Z">
        <w:r>
          <w:rPr>
            <w:webHidden/>
          </w:rPr>
          <w:t>24</w:t>
        </w:r>
        <w:r>
          <w:rPr>
            <w:webHidden/>
          </w:rPr>
          <w:fldChar w:fldCharType="end"/>
        </w:r>
        <w:r w:rsidRPr="00DF1918">
          <w:rPr>
            <w:rStyle w:val="Hyperlink"/>
          </w:rPr>
          <w:fldChar w:fldCharType="end"/>
        </w:r>
      </w:ins>
    </w:p>
    <w:p w14:paraId="009BD12D" w14:textId="34D800E6" w:rsidR="00CE4054" w:rsidRDefault="00CE4054">
      <w:pPr>
        <w:pStyle w:val="TOC1"/>
        <w:rPr>
          <w:ins w:id="114" w:author="Vladymyr Kozyr" w:date="2021-02-02T21:32:00Z"/>
          <w:rFonts w:asciiTheme="minorHAnsi" w:eastAsiaTheme="minorEastAsia" w:hAnsiTheme="minorHAnsi"/>
          <w:b w:val="0"/>
          <w:bCs w:val="0"/>
          <w:sz w:val="24"/>
          <w:lang w:val="en-CA"/>
        </w:rPr>
      </w:pPr>
      <w:ins w:id="115" w:author="Vladymyr Kozyr" w:date="2021-02-02T21:32:00Z">
        <w:r w:rsidRPr="00DF1918">
          <w:rPr>
            <w:rStyle w:val="Hyperlink"/>
          </w:rPr>
          <w:fldChar w:fldCharType="begin"/>
        </w:r>
        <w:r w:rsidRPr="00DF1918">
          <w:rPr>
            <w:rStyle w:val="Hyperlink"/>
          </w:rPr>
          <w:instrText xml:space="preserve"> </w:instrText>
        </w:r>
        <w:r>
          <w:instrText>HYPERLINK \l "_Toc63193987"</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New References</w:t>
        </w:r>
        <w:r>
          <w:rPr>
            <w:webHidden/>
          </w:rPr>
          <w:tab/>
        </w:r>
        <w:r>
          <w:rPr>
            <w:webHidden/>
          </w:rPr>
          <w:fldChar w:fldCharType="begin"/>
        </w:r>
        <w:r>
          <w:rPr>
            <w:webHidden/>
          </w:rPr>
          <w:instrText xml:space="preserve"> PAGEREF _Toc63193987 \h </w:instrText>
        </w:r>
        <w:r>
          <w:rPr>
            <w:webHidden/>
          </w:rPr>
        </w:r>
      </w:ins>
      <w:r>
        <w:rPr>
          <w:webHidden/>
        </w:rPr>
        <w:fldChar w:fldCharType="separate"/>
      </w:r>
      <w:ins w:id="116" w:author="Vladymyr Kozyr" w:date="2021-02-02T21:32:00Z">
        <w:r>
          <w:rPr>
            <w:webHidden/>
          </w:rPr>
          <w:t>25</w:t>
        </w:r>
        <w:r>
          <w:rPr>
            <w:webHidden/>
          </w:rPr>
          <w:fldChar w:fldCharType="end"/>
        </w:r>
        <w:r w:rsidRPr="00DF1918">
          <w:rPr>
            <w:rStyle w:val="Hyperlink"/>
          </w:rPr>
          <w:fldChar w:fldCharType="end"/>
        </w:r>
      </w:ins>
    </w:p>
    <w:p w14:paraId="74B46EA2" w14:textId="2638F685" w:rsidR="00CE4054" w:rsidRDefault="00CE4054">
      <w:pPr>
        <w:pStyle w:val="TOC1"/>
        <w:rPr>
          <w:ins w:id="117" w:author="Vladymyr Kozyr" w:date="2021-02-02T21:32:00Z"/>
          <w:rFonts w:asciiTheme="minorHAnsi" w:eastAsiaTheme="minorEastAsia" w:hAnsiTheme="minorHAnsi"/>
          <w:b w:val="0"/>
          <w:bCs w:val="0"/>
          <w:sz w:val="24"/>
          <w:lang w:val="en-CA"/>
        </w:rPr>
      </w:pPr>
      <w:ins w:id="118" w:author="Vladymyr Kozyr" w:date="2021-02-02T21:32:00Z">
        <w:r w:rsidRPr="00DF1918">
          <w:rPr>
            <w:rStyle w:val="Hyperlink"/>
          </w:rPr>
          <w:lastRenderedPageBreak/>
          <w:fldChar w:fldCharType="begin"/>
        </w:r>
        <w:r w:rsidRPr="00DF1918">
          <w:rPr>
            <w:rStyle w:val="Hyperlink"/>
          </w:rPr>
          <w:instrText xml:space="preserve"> </w:instrText>
        </w:r>
        <w:r>
          <w:instrText>HYPERLINK \l "_Toc63193988"</w:instrText>
        </w:r>
        <w:r w:rsidRPr="00DF1918">
          <w:rPr>
            <w:rStyle w:val="Hyperlink"/>
          </w:rPr>
          <w:instrText xml:space="preserve"> </w:instrText>
        </w:r>
        <w:r w:rsidRPr="00DF1918">
          <w:rPr>
            <w:rStyle w:val="Hyperlink"/>
          </w:rPr>
        </w:r>
        <w:r w:rsidRPr="00DF1918">
          <w:rPr>
            <w:rStyle w:val="Hyperlink"/>
          </w:rPr>
          <w:fldChar w:fldCharType="separate"/>
        </w:r>
        <w:r w:rsidRPr="00DF1918">
          <w:rPr>
            <w:rStyle w:val="Hyperlink"/>
          </w:rPr>
          <w:t>Appendix A.  An Example of an Appendix</w:t>
        </w:r>
        <w:r>
          <w:rPr>
            <w:webHidden/>
          </w:rPr>
          <w:tab/>
        </w:r>
        <w:r>
          <w:rPr>
            <w:webHidden/>
          </w:rPr>
          <w:fldChar w:fldCharType="begin"/>
        </w:r>
        <w:r>
          <w:rPr>
            <w:webHidden/>
          </w:rPr>
          <w:instrText xml:space="preserve"> PAGEREF _Toc63193988 \h </w:instrText>
        </w:r>
        <w:r>
          <w:rPr>
            <w:webHidden/>
          </w:rPr>
        </w:r>
      </w:ins>
      <w:r>
        <w:rPr>
          <w:webHidden/>
        </w:rPr>
        <w:fldChar w:fldCharType="separate"/>
      </w:r>
      <w:ins w:id="119" w:author="Vladymyr Kozyr" w:date="2021-02-02T21:32:00Z">
        <w:r>
          <w:rPr>
            <w:webHidden/>
          </w:rPr>
          <w:t>27</w:t>
        </w:r>
        <w:r>
          <w:rPr>
            <w:webHidden/>
          </w:rPr>
          <w:fldChar w:fldCharType="end"/>
        </w:r>
        <w:r w:rsidRPr="00DF1918">
          <w:rPr>
            <w:rStyle w:val="Hyperlink"/>
          </w:rPr>
          <w:fldChar w:fldCharType="end"/>
        </w:r>
      </w:ins>
    </w:p>
    <w:p w14:paraId="4CEBA203" w14:textId="6D282808" w:rsidR="000B0BD9" w:rsidDel="00CE4054" w:rsidRDefault="00AB7CDF">
      <w:pPr>
        <w:pStyle w:val="TOC2"/>
        <w:rPr>
          <w:del w:id="120" w:author="Vladymyr Kozyr" w:date="2021-02-02T21:32:00Z"/>
          <w:rFonts w:asciiTheme="minorHAnsi" w:eastAsiaTheme="minorEastAsia" w:hAnsiTheme="minorHAnsi"/>
          <w:bCs w:val="0"/>
          <w:noProof/>
          <w:szCs w:val="22"/>
        </w:rPr>
      </w:pPr>
      <w:del w:id="121" w:author="Vladymyr Kozyr" w:date="2021-02-02T21:32:00Z">
        <w:r w:rsidDel="00CE4054">
          <w:rPr>
            <w:noProof/>
          </w:rPr>
          <w:fldChar w:fldCharType="begin"/>
        </w:r>
        <w:r w:rsidDel="00CE4054">
          <w:rPr>
            <w:noProof/>
          </w:rPr>
          <w:delInstrText xml:space="preserve"> HYPERLINK \l "_Toc60592066" </w:delInstrText>
        </w:r>
        <w:r w:rsidDel="00CE4054">
          <w:rPr>
            <w:noProof/>
          </w:rPr>
          <w:fldChar w:fldCharType="separate"/>
        </w:r>
      </w:del>
      <w:ins w:id="122" w:author="Vladymyr Kozyr" w:date="2021-02-02T21:32:00Z">
        <w:r w:rsidR="00CE4054">
          <w:rPr>
            <w:b/>
            <w:bCs w:val="0"/>
            <w:noProof/>
          </w:rPr>
          <w:t>Error! Hyperlink reference not valid.</w:t>
        </w:r>
      </w:ins>
      <w:del w:id="123"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_Toc60592066 \h </w:delInstrText>
        </w:r>
        <w:r w:rsidR="000B0BD9" w:rsidDel="00CE4054">
          <w:rPr>
            <w:noProof/>
            <w:webHidden/>
          </w:rPr>
        </w:r>
        <w:r w:rsidR="000B0BD9" w:rsidDel="00CE4054">
          <w:rPr>
            <w:noProof/>
            <w:webHidden/>
          </w:rPr>
          <w:fldChar w:fldCharType="separate"/>
        </w:r>
        <w:r w:rsidR="000B0BD9" w:rsidDel="00CE4054">
          <w:rPr>
            <w:noProof/>
            <w:webHidden/>
          </w:rPr>
          <w:delText>ii</w:delText>
        </w:r>
        <w:r w:rsidR="000B0BD9" w:rsidDel="00CE4054">
          <w:rPr>
            <w:noProof/>
            <w:webHidden/>
          </w:rPr>
          <w:fldChar w:fldCharType="end"/>
        </w:r>
        <w:r w:rsidDel="00CE4054">
          <w:rPr>
            <w:noProof/>
          </w:rPr>
          <w:fldChar w:fldCharType="end"/>
        </w:r>
      </w:del>
    </w:p>
    <w:p w14:paraId="06B33552" w14:textId="38012ACA" w:rsidR="000B0BD9" w:rsidDel="00CE4054" w:rsidRDefault="00AB7CDF">
      <w:pPr>
        <w:pStyle w:val="TOC2"/>
        <w:rPr>
          <w:del w:id="124" w:author="Vladymyr Kozyr" w:date="2021-02-02T21:32:00Z"/>
          <w:rFonts w:asciiTheme="minorHAnsi" w:eastAsiaTheme="minorEastAsia" w:hAnsiTheme="minorHAnsi"/>
          <w:bCs w:val="0"/>
          <w:noProof/>
          <w:szCs w:val="22"/>
        </w:rPr>
      </w:pPr>
      <w:del w:id="125" w:author="Vladymyr Kozyr" w:date="2021-02-02T21:32:00Z">
        <w:r w:rsidDel="00CE4054">
          <w:rPr>
            <w:noProof/>
          </w:rPr>
          <w:fldChar w:fldCharType="begin"/>
        </w:r>
        <w:r w:rsidDel="00CE4054">
          <w:rPr>
            <w:noProof/>
          </w:rPr>
          <w:delInstrText xml:space="preserve"> HYPERLINK \l "_Toc60592067" </w:delInstrText>
        </w:r>
        <w:r w:rsidDel="00CE4054">
          <w:rPr>
            <w:noProof/>
          </w:rPr>
          <w:fldChar w:fldCharType="separate"/>
        </w:r>
      </w:del>
      <w:ins w:id="126" w:author="Vladymyr Kozyr" w:date="2021-02-02T21:32:00Z">
        <w:r w:rsidR="00CE4054">
          <w:rPr>
            <w:b/>
            <w:bCs w:val="0"/>
            <w:noProof/>
          </w:rPr>
          <w:t>Error! Hyperlink reference not valid.</w:t>
        </w:r>
      </w:ins>
      <w:del w:id="127"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_Toc60592067 \h </w:delInstrText>
        </w:r>
        <w:r w:rsidR="000B0BD9" w:rsidDel="00CE4054">
          <w:rPr>
            <w:noProof/>
            <w:webHidden/>
          </w:rPr>
        </w:r>
        <w:r w:rsidR="000B0BD9" w:rsidDel="00CE4054">
          <w:rPr>
            <w:noProof/>
            <w:webHidden/>
          </w:rPr>
          <w:fldChar w:fldCharType="separate"/>
        </w:r>
        <w:r w:rsidR="000B0BD9" w:rsidDel="00CE4054">
          <w:rPr>
            <w:noProof/>
            <w:webHidden/>
          </w:rPr>
          <w:delText>iii</w:delText>
        </w:r>
        <w:r w:rsidR="000B0BD9" w:rsidDel="00CE4054">
          <w:rPr>
            <w:noProof/>
            <w:webHidden/>
          </w:rPr>
          <w:fldChar w:fldCharType="end"/>
        </w:r>
        <w:r w:rsidDel="00CE4054">
          <w:rPr>
            <w:noProof/>
          </w:rPr>
          <w:fldChar w:fldCharType="end"/>
        </w:r>
      </w:del>
    </w:p>
    <w:p w14:paraId="2411314E" w14:textId="08D5D572" w:rsidR="000B0BD9" w:rsidDel="00CE4054" w:rsidRDefault="00AB7CDF">
      <w:pPr>
        <w:pStyle w:val="TOC2"/>
        <w:rPr>
          <w:del w:id="128" w:author="Vladymyr Kozyr" w:date="2021-02-02T21:32:00Z"/>
          <w:rFonts w:asciiTheme="minorHAnsi" w:eastAsiaTheme="minorEastAsia" w:hAnsiTheme="minorHAnsi"/>
          <w:bCs w:val="0"/>
          <w:noProof/>
          <w:szCs w:val="22"/>
        </w:rPr>
      </w:pPr>
      <w:del w:id="129" w:author="Vladymyr Kozyr" w:date="2021-02-02T21:32:00Z">
        <w:r w:rsidDel="00CE4054">
          <w:rPr>
            <w:noProof/>
          </w:rPr>
          <w:fldChar w:fldCharType="begin"/>
        </w:r>
        <w:r w:rsidDel="00CE4054">
          <w:rPr>
            <w:noProof/>
          </w:rPr>
          <w:delInstrText xml:space="preserve"> HYPERLINK \l "_Toc60592068" </w:delInstrText>
        </w:r>
        <w:r w:rsidDel="00CE4054">
          <w:rPr>
            <w:noProof/>
          </w:rPr>
          <w:fldChar w:fldCharType="separate"/>
        </w:r>
      </w:del>
      <w:ins w:id="130" w:author="Vladymyr Kozyr" w:date="2021-02-02T21:32:00Z">
        <w:r w:rsidR="00CE4054">
          <w:rPr>
            <w:b/>
            <w:bCs w:val="0"/>
            <w:noProof/>
          </w:rPr>
          <w:t>Error! Hyperlink reference not valid.</w:t>
        </w:r>
      </w:ins>
      <w:del w:id="131"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_Toc60592068 \h </w:delInstrText>
        </w:r>
        <w:r w:rsidR="000B0BD9" w:rsidDel="00CE4054">
          <w:rPr>
            <w:noProof/>
            <w:webHidden/>
          </w:rPr>
        </w:r>
        <w:r w:rsidR="000B0BD9" w:rsidDel="00CE4054">
          <w:rPr>
            <w:noProof/>
            <w:webHidden/>
          </w:rPr>
          <w:fldChar w:fldCharType="separate"/>
        </w:r>
        <w:r w:rsidR="000B0BD9" w:rsidDel="00CE4054">
          <w:rPr>
            <w:noProof/>
            <w:webHidden/>
          </w:rPr>
          <w:delText>iv</w:delText>
        </w:r>
        <w:r w:rsidR="000B0BD9" w:rsidDel="00CE4054">
          <w:rPr>
            <w:noProof/>
            <w:webHidden/>
          </w:rPr>
          <w:fldChar w:fldCharType="end"/>
        </w:r>
        <w:r w:rsidDel="00CE4054">
          <w:rPr>
            <w:noProof/>
          </w:rPr>
          <w:fldChar w:fldCharType="end"/>
        </w:r>
      </w:del>
    </w:p>
    <w:p w14:paraId="429D3EC0" w14:textId="1B8DADB7" w:rsidR="000B0BD9" w:rsidDel="00CE4054" w:rsidRDefault="00AB7CDF">
      <w:pPr>
        <w:pStyle w:val="TOC2"/>
        <w:rPr>
          <w:del w:id="132" w:author="Vladymyr Kozyr" w:date="2021-02-02T21:32:00Z"/>
          <w:rFonts w:asciiTheme="minorHAnsi" w:eastAsiaTheme="minorEastAsia" w:hAnsiTheme="minorHAnsi"/>
          <w:bCs w:val="0"/>
          <w:noProof/>
          <w:szCs w:val="22"/>
        </w:rPr>
      </w:pPr>
      <w:del w:id="133" w:author="Vladymyr Kozyr" w:date="2021-02-02T21:32:00Z">
        <w:r w:rsidDel="00CE4054">
          <w:rPr>
            <w:noProof/>
          </w:rPr>
          <w:fldChar w:fldCharType="begin"/>
        </w:r>
        <w:r w:rsidDel="00CE4054">
          <w:rPr>
            <w:noProof/>
          </w:rPr>
          <w:delInstrText xml:space="preserve"> HYPERLINK \l "_Toc60592069" </w:delInstrText>
        </w:r>
        <w:r w:rsidDel="00CE4054">
          <w:rPr>
            <w:noProof/>
          </w:rPr>
          <w:fldChar w:fldCharType="separate"/>
        </w:r>
      </w:del>
      <w:ins w:id="134" w:author="Vladymyr Kozyr" w:date="2021-02-02T21:32:00Z">
        <w:r w:rsidR="00CE4054">
          <w:rPr>
            <w:b/>
            <w:bCs w:val="0"/>
            <w:noProof/>
          </w:rPr>
          <w:t>Error! Hyperlink reference not valid.</w:t>
        </w:r>
      </w:ins>
      <w:del w:id="135"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_Toc60592069 \h </w:delInstrText>
        </w:r>
        <w:r w:rsidR="000B0BD9" w:rsidDel="00CE4054">
          <w:rPr>
            <w:noProof/>
            <w:webHidden/>
          </w:rPr>
        </w:r>
        <w:r w:rsidR="000B0BD9" w:rsidDel="00CE4054">
          <w:rPr>
            <w:noProof/>
            <w:webHidden/>
          </w:rPr>
          <w:fldChar w:fldCharType="separate"/>
        </w:r>
        <w:r w:rsidR="000B0BD9" w:rsidDel="00CE4054">
          <w:rPr>
            <w:noProof/>
            <w:webHidden/>
          </w:rPr>
          <w:delText>v</w:delText>
        </w:r>
        <w:r w:rsidR="000B0BD9" w:rsidDel="00CE4054">
          <w:rPr>
            <w:noProof/>
            <w:webHidden/>
          </w:rPr>
          <w:fldChar w:fldCharType="end"/>
        </w:r>
        <w:r w:rsidDel="00CE4054">
          <w:rPr>
            <w:noProof/>
          </w:rPr>
          <w:fldChar w:fldCharType="end"/>
        </w:r>
      </w:del>
    </w:p>
    <w:p w14:paraId="257D152F" w14:textId="3E821C14" w:rsidR="000B0BD9" w:rsidDel="00CE4054" w:rsidRDefault="00AB7CDF">
      <w:pPr>
        <w:pStyle w:val="TOC2"/>
        <w:rPr>
          <w:del w:id="136" w:author="Vladymyr Kozyr" w:date="2021-02-02T21:32:00Z"/>
          <w:rFonts w:asciiTheme="minorHAnsi" w:eastAsiaTheme="minorEastAsia" w:hAnsiTheme="minorHAnsi"/>
          <w:bCs w:val="0"/>
          <w:noProof/>
          <w:szCs w:val="22"/>
        </w:rPr>
      </w:pPr>
      <w:del w:id="137" w:author="Vladymyr Kozyr" w:date="2021-02-02T21:32:00Z">
        <w:r w:rsidDel="00CE4054">
          <w:rPr>
            <w:noProof/>
          </w:rPr>
          <w:fldChar w:fldCharType="begin"/>
        </w:r>
        <w:r w:rsidDel="00CE4054">
          <w:rPr>
            <w:noProof/>
          </w:rPr>
          <w:delInstrText xml:space="preserve"> HYPERLINK \l "_Toc60592070" </w:delInstrText>
        </w:r>
        <w:r w:rsidDel="00CE4054">
          <w:rPr>
            <w:noProof/>
          </w:rPr>
          <w:fldChar w:fldCharType="separate"/>
        </w:r>
      </w:del>
      <w:ins w:id="138" w:author="Vladymyr Kozyr" w:date="2021-02-02T21:32:00Z">
        <w:r w:rsidR="00CE4054">
          <w:rPr>
            <w:b/>
            <w:bCs w:val="0"/>
            <w:noProof/>
          </w:rPr>
          <w:t>Error! Hyperlink reference not valid.</w:t>
        </w:r>
      </w:ins>
      <w:del w:id="139"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_Toc60592070 \h </w:delInstrText>
        </w:r>
        <w:r w:rsidR="000B0BD9" w:rsidDel="00CE4054">
          <w:rPr>
            <w:noProof/>
            <w:webHidden/>
          </w:rPr>
        </w:r>
        <w:r w:rsidR="000B0BD9" w:rsidDel="00CE4054">
          <w:rPr>
            <w:noProof/>
            <w:webHidden/>
          </w:rPr>
          <w:fldChar w:fldCharType="separate"/>
        </w:r>
        <w:r w:rsidR="000B0BD9" w:rsidDel="00CE4054">
          <w:rPr>
            <w:noProof/>
            <w:webHidden/>
          </w:rPr>
          <w:delText>vi</w:delText>
        </w:r>
        <w:r w:rsidR="000B0BD9" w:rsidDel="00CE4054">
          <w:rPr>
            <w:noProof/>
            <w:webHidden/>
          </w:rPr>
          <w:fldChar w:fldCharType="end"/>
        </w:r>
        <w:r w:rsidDel="00CE4054">
          <w:rPr>
            <w:noProof/>
          </w:rPr>
          <w:fldChar w:fldCharType="end"/>
        </w:r>
      </w:del>
    </w:p>
    <w:p w14:paraId="4AA25FD9" w14:textId="4E7E29C5" w:rsidR="000B0BD9" w:rsidDel="00CE4054" w:rsidRDefault="00AB7CDF">
      <w:pPr>
        <w:pStyle w:val="TOC2"/>
        <w:rPr>
          <w:del w:id="140" w:author="Vladymyr Kozyr" w:date="2021-02-02T21:32:00Z"/>
          <w:rFonts w:asciiTheme="minorHAnsi" w:eastAsiaTheme="minorEastAsia" w:hAnsiTheme="minorHAnsi"/>
          <w:bCs w:val="0"/>
          <w:noProof/>
          <w:szCs w:val="22"/>
        </w:rPr>
      </w:pPr>
      <w:del w:id="141" w:author="Vladymyr Kozyr" w:date="2021-02-02T21:32:00Z">
        <w:r w:rsidDel="00CE4054">
          <w:rPr>
            <w:noProof/>
          </w:rPr>
          <w:fldChar w:fldCharType="begin"/>
        </w:r>
        <w:r w:rsidDel="00CE4054">
          <w:rPr>
            <w:noProof/>
          </w:rPr>
          <w:delInstrText xml:space="preserve"> HYPERLINK \l "_Toc60592071" </w:delInstrText>
        </w:r>
        <w:r w:rsidDel="00CE4054">
          <w:rPr>
            <w:noProof/>
          </w:rPr>
          <w:fldChar w:fldCharType="separate"/>
        </w:r>
      </w:del>
      <w:ins w:id="142" w:author="Vladymyr Kozyr" w:date="2021-02-02T21:32:00Z">
        <w:r w:rsidR="00CE4054">
          <w:rPr>
            <w:b/>
            <w:bCs w:val="0"/>
            <w:noProof/>
          </w:rPr>
          <w:t>Error! Hyperlink reference not valid.</w:t>
        </w:r>
      </w:ins>
      <w:del w:id="143"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_Toc60592071 \h </w:delInstrText>
        </w:r>
        <w:r w:rsidR="000B0BD9" w:rsidDel="00CE4054">
          <w:rPr>
            <w:noProof/>
            <w:webHidden/>
          </w:rPr>
        </w:r>
        <w:r w:rsidR="000B0BD9" w:rsidDel="00CE4054">
          <w:rPr>
            <w:noProof/>
            <w:webHidden/>
          </w:rPr>
          <w:fldChar w:fldCharType="separate"/>
        </w:r>
        <w:r w:rsidR="000B0BD9" w:rsidDel="00CE4054">
          <w:rPr>
            <w:noProof/>
            <w:webHidden/>
          </w:rPr>
          <w:delText>vii</w:delText>
        </w:r>
        <w:r w:rsidR="000B0BD9" w:rsidDel="00CE4054">
          <w:rPr>
            <w:noProof/>
            <w:webHidden/>
          </w:rPr>
          <w:fldChar w:fldCharType="end"/>
        </w:r>
        <w:r w:rsidDel="00CE4054">
          <w:rPr>
            <w:noProof/>
          </w:rPr>
          <w:fldChar w:fldCharType="end"/>
        </w:r>
      </w:del>
    </w:p>
    <w:p w14:paraId="5243F560" w14:textId="1DF15259" w:rsidR="000B0BD9" w:rsidDel="00CE4054" w:rsidRDefault="00AB7CDF">
      <w:pPr>
        <w:pStyle w:val="TOC2"/>
        <w:rPr>
          <w:del w:id="144" w:author="Vladymyr Kozyr" w:date="2021-02-02T21:32:00Z"/>
          <w:rFonts w:asciiTheme="minorHAnsi" w:eastAsiaTheme="minorEastAsia" w:hAnsiTheme="minorHAnsi"/>
          <w:bCs w:val="0"/>
          <w:noProof/>
          <w:szCs w:val="22"/>
        </w:rPr>
      </w:pPr>
      <w:del w:id="145" w:author="Vladymyr Kozyr" w:date="2021-02-02T21:32:00Z">
        <w:r w:rsidDel="00CE4054">
          <w:rPr>
            <w:noProof/>
          </w:rPr>
          <w:fldChar w:fldCharType="begin"/>
        </w:r>
        <w:r w:rsidDel="00CE4054">
          <w:rPr>
            <w:noProof/>
          </w:rPr>
          <w:delInstrText xml:space="preserve"> HYPERLINK \l "_Toc60592072" </w:delInstrText>
        </w:r>
        <w:r w:rsidDel="00CE4054">
          <w:rPr>
            <w:noProof/>
          </w:rPr>
          <w:fldChar w:fldCharType="separate"/>
        </w:r>
      </w:del>
      <w:ins w:id="146" w:author="Vladymyr Kozyr" w:date="2021-02-02T21:32:00Z">
        <w:r w:rsidR="00CE4054">
          <w:rPr>
            <w:b/>
            <w:bCs w:val="0"/>
            <w:noProof/>
          </w:rPr>
          <w:t>Error! Hyperlink reference not valid.</w:t>
        </w:r>
      </w:ins>
      <w:del w:id="147"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_Toc60592072 \h </w:delInstrText>
        </w:r>
        <w:r w:rsidR="000B0BD9" w:rsidDel="00CE4054">
          <w:rPr>
            <w:noProof/>
            <w:webHidden/>
          </w:rPr>
        </w:r>
        <w:r w:rsidR="000B0BD9" w:rsidDel="00CE4054">
          <w:rPr>
            <w:noProof/>
            <w:webHidden/>
          </w:rPr>
          <w:fldChar w:fldCharType="separate"/>
        </w:r>
        <w:r w:rsidR="000B0BD9" w:rsidDel="00CE4054">
          <w:rPr>
            <w:noProof/>
            <w:webHidden/>
          </w:rPr>
          <w:delText>viii</w:delText>
        </w:r>
        <w:r w:rsidR="000B0BD9" w:rsidDel="00CE4054">
          <w:rPr>
            <w:noProof/>
            <w:webHidden/>
          </w:rPr>
          <w:fldChar w:fldCharType="end"/>
        </w:r>
        <w:r w:rsidDel="00CE4054">
          <w:rPr>
            <w:noProof/>
          </w:rPr>
          <w:fldChar w:fldCharType="end"/>
        </w:r>
      </w:del>
    </w:p>
    <w:p w14:paraId="14295326" w14:textId="2AFD5DBE" w:rsidR="000B0BD9" w:rsidDel="00CE4054" w:rsidRDefault="00AB7CDF">
      <w:pPr>
        <w:pStyle w:val="TOC2"/>
        <w:rPr>
          <w:del w:id="148" w:author="Vladymyr Kozyr" w:date="2021-02-02T21:32:00Z"/>
          <w:rFonts w:asciiTheme="minorHAnsi" w:eastAsiaTheme="minorEastAsia" w:hAnsiTheme="minorHAnsi"/>
          <w:bCs w:val="0"/>
          <w:noProof/>
          <w:szCs w:val="22"/>
        </w:rPr>
      </w:pPr>
      <w:del w:id="149" w:author="Vladymyr Kozyr" w:date="2021-02-02T21:32:00Z">
        <w:r w:rsidDel="00CE4054">
          <w:rPr>
            <w:noProof/>
          </w:rPr>
          <w:fldChar w:fldCharType="begin"/>
        </w:r>
        <w:r w:rsidDel="00CE4054">
          <w:rPr>
            <w:noProof/>
          </w:rPr>
          <w:delInstrText xml:space="preserve"> HYPERLINK \l "_Toc60592073" </w:delInstrText>
        </w:r>
        <w:r w:rsidDel="00CE4054">
          <w:rPr>
            <w:noProof/>
          </w:rPr>
          <w:fldChar w:fldCharType="separate"/>
        </w:r>
      </w:del>
      <w:ins w:id="150" w:author="Vladymyr Kozyr" w:date="2021-02-02T21:32:00Z">
        <w:r w:rsidR="00CE4054">
          <w:rPr>
            <w:b/>
            <w:bCs w:val="0"/>
            <w:noProof/>
          </w:rPr>
          <w:t>Error! Hyperlink reference not valid.</w:t>
        </w:r>
      </w:ins>
      <w:del w:id="151"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_Toc60592073 \h </w:delInstrText>
        </w:r>
        <w:r w:rsidR="000B0BD9" w:rsidDel="00CE4054">
          <w:rPr>
            <w:noProof/>
            <w:webHidden/>
          </w:rPr>
        </w:r>
        <w:r w:rsidR="000B0BD9" w:rsidDel="00CE4054">
          <w:rPr>
            <w:noProof/>
            <w:webHidden/>
          </w:rPr>
          <w:fldChar w:fldCharType="separate"/>
        </w:r>
        <w:r w:rsidR="000B0BD9" w:rsidDel="00CE4054">
          <w:rPr>
            <w:noProof/>
            <w:webHidden/>
          </w:rPr>
          <w:delText>ix</w:delText>
        </w:r>
        <w:r w:rsidR="000B0BD9" w:rsidDel="00CE4054">
          <w:rPr>
            <w:noProof/>
            <w:webHidden/>
          </w:rPr>
          <w:fldChar w:fldCharType="end"/>
        </w:r>
        <w:r w:rsidDel="00CE4054">
          <w:rPr>
            <w:noProof/>
          </w:rPr>
          <w:fldChar w:fldCharType="end"/>
        </w:r>
      </w:del>
    </w:p>
    <w:p w14:paraId="1067822B" w14:textId="4C4466D8" w:rsidR="000B0BD9" w:rsidDel="00CE4054" w:rsidRDefault="00AB7CDF">
      <w:pPr>
        <w:pStyle w:val="TOC2"/>
        <w:rPr>
          <w:del w:id="152" w:author="Vladymyr Kozyr" w:date="2021-02-02T21:32:00Z"/>
          <w:rFonts w:asciiTheme="minorHAnsi" w:eastAsiaTheme="minorEastAsia" w:hAnsiTheme="minorHAnsi"/>
          <w:bCs w:val="0"/>
          <w:noProof/>
          <w:szCs w:val="22"/>
        </w:rPr>
      </w:pPr>
      <w:del w:id="153" w:author="Vladymyr Kozyr" w:date="2021-02-02T21:32:00Z">
        <w:r w:rsidDel="00CE4054">
          <w:rPr>
            <w:noProof/>
          </w:rPr>
          <w:fldChar w:fldCharType="begin"/>
        </w:r>
        <w:r w:rsidDel="00CE4054">
          <w:rPr>
            <w:noProof/>
          </w:rPr>
          <w:delInstrText xml:space="preserve"> HYPERLINK \l "_Toc60592074" </w:delInstrText>
        </w:r>
        <w:r w:rsidDel="00CE4054">
          <w:rPr>
            <w:noProof/>
          </w:rPr>
          <w:fldChar w:fldCharType="separate"/>
        </w:r>
      </w:del>
      <w:ins w:id="154" w:author="Vladymyr Kozyr" w:date="2021-02-02T21:32:00Z">
        <w:r w:rsidR="00CE4054">
          <w:rPr>
            <w:b/>
            <w:bCs w:val="0"/>
            <w:noProof/>
          </w:rPr>
          <w:t>Error! Hyperlink reference not valid.</w:t>
        </w:r>
      </w:ins>
      <w:del w:id="155"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_Toc60592074 \h </w:delInstrText>
        </w:r>
        <w:r w:rsidR="000B0BD9" w:rsidDel="00CE4054">
          <w:rPr>
            <w:noProof/>
            <w:webHidden/>
          </w:rPr>
        </w:r>
        <w:r w:rsidR="000B0BD9" w:rsidDel="00CE4054">
          <w:rPr>
            <w:noProof/>
            <w:webHidden/>
          </w:rPr>
          <w:fldChar w:fldCharType="separate"/>
        </w:r>
        <w:r w:rsidR="000B0BD9" w:rsidDel="00CE4054">
          <w:rPr>
            <w:noProof/>
            <w:webHidden/>
          </w:rPr>
          <w:delText>x</w:delText>
        </w:r>
        <w:r w:rsidR="000B0BD9" w:rsidDel="00CE4054">
          <w:rPr>
            <w:noProof/>
            <w:webHidden/>
          </w:rPr>
          <w:fldChar w:fldCharType="end"/>
        </w:r>
        <w:r w:rsidDel="00CE4054">
          <w:rPr>
            <w:noProof/>
          </w:rPr>
          <w:fldChar w:fldCharType="end"/>
        </w:r>
      </w:del>
    </w:p>
    <w:p w14:paraId="6DF96949" w14:textId="2EF4528D" w:rsidR="000B0BD9" w:rsidDel="00CE4054" w:rsidRDefault="00AB7CDF">
      <w:pPr>
        <w:pStyle w:val="TOC2"/>
        <w:rPr>
          <w:del w:id="156" w:author="Vladymyr Kozyr" w:date="2021-02-02T21:32:00Z"/>
          <w:rFonts w:asciiTheme="minorHAnsi" w:eastAsiaTheme="minorEastAsia" w:hAnsiTheme="minorHAnsi"/>
          <w:bCs w:val="0"/>
          <w:noProof/>
          <w:szCs w:val="22"/>
        </w:rPr>
      </w:pPr>
      <w:del w:id="157" w:author="Vladymyr Kozyr" w:date="2021-02-02T21:32:00Z">
        <w:r w:rsidDel="00CE4054">
          <w:rPr>
            <w:noProof/>
          </w:rPr>
          <w:fldChar w:fldCharType="begin"/>
        </w:r>
        <w:r w:rsidDel="00CE4054">
          <w:rPr>
            <w:noProof/>
          </w:rPr>
          <w:delInstrText xml:space="preserve"> HYPERLINK \l "_Toc60592075" </w:delInstrText>
        </w:r>
        <w:r w:rsidDel="00CE4054">
          <w:rPr>
            <w:noProof/>
          </w:rPr>
          <w:fldChar w:fldCharType="separate"/>
        </w:r>
      </w:del>
      <w:ins w:id="158" w:author="Vladymyr Kozyr" w:date="2021-02-02T21:32:00Z">
        <w:r w:rsidR="00CE4054">
          <w:rPr>
            <w:b/>
            <w:bCs w:val="0"/>
            <w:noProof/>
          </w:rPr>
          <w:t>Error! Hyperlink reference not valid.</w:t>
        </w:r>
      </w:ins>
      <w:del w:id="159"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_Toc60592075 \h </w:delInstrText>
        </w:r>
        <w:r w:rsidR="000B0BD9" w:rsidDel="00CE4054">
          <w:rPr>
            <w:noProof/>
            <w:webHidden/>
          </w:rPr>
        </w:r>
        <w:r w:rsidR="000B0BD9" w:rsidDel="00CE4054">
          <w:rPr>
            <w:noProof/>
            <w:webHidden/>
          </w:rPr>
          <w:fldChar w:fldCharType="separate"/>
        </w:r>
        <w:r w:rsidR="000B0BD9" w:rsidDel="00CE4054">
          <w:rPr>
            <w:noProof/>
            <w:webHidden/>
          </w:rPr>
          <w:delText>xi</w:delText>
        </w:r>
        <w:r w:rsidR="000B0BD9" w:rsidDel="00CE4054">
          <w:rPr>
            <w:noProof/>
            <w:webHidden/>
          </w:rPr>
          <w:fldChar w:fldCharType="end"/>
        </w:r>
        <w:r w:rsidDel="00CE4054">
          <w:rPr>
            <w:noProof/>
          </w:rPr>
          <w:fldChar w:fldCharType="end"/>
        </w:r>
      </w:del>
    </w:p>
    <w:p w14:paraId="1449022B" w14:textId="69A0FB2E" w:rsidR="000B0BD9" w:rsidDel="00CE4054" w:rsidRDefault="00AB7CDF">
      <w:pPr>
        <w:pStyle w:val="TOC2"/>
        <w:rPr>
          <w:del w:id="160" w:author="Vladymyr Kozyr" w:date="2021-02-02T21:32:00Z"/>
          <w:rFonts w:asciiTheme="minorHAnsi" w:eastAsiaTheme="minorEastAsia" w:hAnsiTheme="minorHAnsi"/>
          <w:bCs w:val="0"/>
          <w:noProof/>
          <w:szCs w:val="22"/>
        </w:rPr>
      </w:pPr>
      <w:del w:id="161" w:author="Vladymyr Kozyr" w:date="2021-02-02T21:32:00Z">
        <w:r w:rsidDel="00CE4054">
          <w:rPr>
            <w:noProof/>
          </w:rPr>
          <w:fldChar w:fldCharType="begin"/>
        </w:r>
        <w:r w:rsidDel="00CE4054">
          <w:rPr>
            <w:noProof/>
          </w:rPr>
          <w:delInstrText xml:space="preserve"> HYPERLINK \l "_Toc60592076" </w:delInstrText>
        </w:r>
        <w:r w:rsidDel="00CE4054">
          <w:rPr>
            <w:noProof/>
          </w:rPr>
          <w:fldChar w:fldCharType="separate"/>
        </w:r>
      </w:del>
      <w:ins w:id="162" w:author="Vladymyr Kozyr" w:date="2021-02-02T21:32:00Z">
        <w:r w:rsidR="00CE4054">
          <w:rPr>
            <w:b/>
            <w:bCs w:val="0"/>
            <w:noProof/>
          </w:rPr>
          <w:t>Error! Hyperlink reference not valid.</w:t>
        </w:r>
      </w:ins>
      <w:del w:id="163"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_Toc60592076 \h </w:delInstrText>
        </w:r>
        <w:r w:rsidR="000B0BD9" w:rsidDel="00CE4054">
          <w:rPr>
            <w:noProof/>
            <w:webHidden/>
          </w:rPr>
        </w:r>
        <w:r w:rsidR="000B0BD9" w:rsidDel="00CE4054">
          <w:rPr>
            <w:noProof/>
            <w:webHidden/>
          </w:rPr>
          <w:fldChar w:fldCharType="separate"/>
        </w:r>
        <w:r w:rsidR="000B0BD9" w:rsidDel="00CE4054">
          <w:rPr>
            <w:noProof/>
            <w:webHidden/>
          </w:rPr>
          <w:delText>xii</w:delText>
        </w:r>
        <w:r w:rsidR="000B0BD9" w:rsidDel="00CE4054">
          <w:rPr>
            <w:noProof/>
            <w:webHidden/>
          </w:rPr>
          <w:fldChar w:fldCharType="end"/>
        </w:r>
        <w:r w:rsidDel="00CE4054">
          <w:rPr>
            <w:noProof/>
          </w:rPr>
          <w:fldChar w:fldCharType="end"/>
        </w:r>
      </w:del>
    </w:p>
    <w:p w14:paraId="4FE4EDC8" w14:textId="6DCB852B" w:rsidR="000B0BD9" w:rsidDel="00CE4054" w:rsidRDefault="00AB7CDF">
      <w:pPr>
        <w:pStyle w:val="TOC1"/>
        <w:tabs>
          <w:tab w:val="left" w:pos="1440"/>
        </w:tabs>
        <w:rPr>
          <w:del w:id="164" w:author="Vladymyr Kozyr" w:date="2021-02-02T21:32:00Z"/>
          <w:rFonts w:asciiTheme="minorHAnsi" w:eastAsiaTheme="minorEastAsia" w:hAnsiTheme="minorHAnsi"/>
          <w:b w:val="0"/>
          <w:bCs w:val="0"/>
          <w:szCs w:val="22"/>
        </w:rPr>
      </w:pPr>
      <w:del w:id="165" w:author="Vladymyr Kozyr" w:date="2021-02-02T21:32:00Z">
        <w:r w:rsidDel="00CE4054">
          <w:fldChar w:fldCharType="begin"/>
        </w:r>
        <w:r w:rsidDel="00CE4054">
          <w:delInstrText xml:space="preserve"> HYPERLINK \l "_Toc60592077" </w:delInstrText>
        </w:r>
        <w:r w:rsidDel="00CE4054">
          <w:fldChar w:fldCharType="separate"/>
        </w:r>
      </w:del>
      <w:ins w:id="166" w:author="Vladymyr Kozyr" w:date="2021-02-02T21:32:00Z">
        <w:r w:rsidR="00CE4054">
          <w:rPr>
            <w:b w:val="0"/>
            <w:bCs w:val="0"/>
          </w:rPr>
          <w:t>Error! Hyperlink reference not valid.</w:t>
        </w:r>
      </w:ins>
      <w:del w:id="167"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webHidden/>
          </w:rPr>
          <w:fldChar w:fldCharType="begin"/>
        </w:r>
        <w:r w:rsidR="000B0BD9" w:rsidDel="00CE4054">
          <w:rPr>
            <w:webHidden/>
          </w:rPr>
          <w:delInstrText xml:space="preserve"> PAGEREF _Toc60592077 \h </w:delInstrText>
        </w:r>
        <w:r w:rsidR="000B0BD9" w:rsidDel="00CE4054">
          <w:rPr>
            <w:webHidden/>
          </w:rPr>
        </w:r>
        <w:r w:rsidR="000B0BD9" w:rsidDel="00CE4054">
          <w:rPr>
            <w:webHidden/>
          </w:rPr>
          <w:fldChar w:fldCharType="separate"/>
        </w:r>
        <w:r w:rsidR="000B0BD9" w:rsidDel="00CE4054">
          <w:rPr>
            <w:webHidden/>
          </w:rPr>
          <w:delText>1</w:delText>
        </w:r>
        <w:r w:rsidR="000B0BD9" w:rsidDel="00CE4054">
          <w:rPr>
            <w:webHidden/>
          </w:rPr>
          <w:fldChar w:fldCharType="end"/>
        </w:r>
        <w:r w:rsidDel="00CE4054">
          <w:fldChar w:fldCharType="end"/>
        </w:r>
      </w:del>
    </w:p>
    <w:p w14:paraId="1C82FA69" w14:textId="018F51FA" w:rsidR="000B0BD9" w:rsidDel="00CE4054" w:rsidRDefault="00AB7CDF">
      <w:pPr>
        <w:pStyle w:val="TOC1"/>
        <w:tabs>
          <w:tab w:val="left" w:pos="1440"/>
        </w:tabs>
        <w:rPr>
          <w:del w:id="168" w:author="Vladymyr Kozyr" w:date="2021-02-02T21:32:00Z"/>
          <w:rFonts w:asciiTheme="minorHAnsi" w:eastAsiaTheme="minorEastAsia" w:hAnsiTheme="minorHAnsi"/>
          <w:b w:val="0"/>
          <w:bCs w:val="0"/>
          <w:szCs w:val="22"/>
        </w:rPr>
      </w:pPr>
      <w:del w:id="169" w:author="Vladymyr Kozyr" w:date="2021-02-02T21:32:00Z">
        <w:r w:rsidDel="00CE4054">
          <w:fldChar w:fldCharType="begin"/>
        </w:r>
        <w:r w:rsidDel="00CE4054">
          <w:delInstrText xml:space="preserve"> HYPERLINK \l "_Toc60592078" </w:delInstrText>
        </w:r>
        <w:r w:rsidDel="00CE4054">
          <w:fldChar w:fldCharType="separate"/>
        </w:r>
      </w:del>
      <w:ins w:id="170" w:author="Vladymyr Kozyr" w:date="2021-02-02T21:32:00Z">
        <w:r w:rsidR="00CE4054">
          <w:rPr>
            <w:b w:val="0"/>
            <w:bCs w:val="0"/>
          </w:rPr>
          <w:t>Error! Hyperlink reference not valid.</w:t>
        </w:r>
      </w:ins>
      <w:del w:id="171"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webHidden/>
          </w:rPr>
          <w:fldChar w:fldCharType="begin"/>
        </w:r>
        <w:r w:rsidR="000B0BD9" w:rsidDel="00CE4054">
          <w:rPr>
            <w:webHidden/>
          </w:rPr>
          <w:delInstrText xml:space="preserve"> PAGEREF _Toc60592078 \h </w:delInstrText>
        </w:r>
        <w:r w:rsidR="000B0BD9" w:rsidDel="00CE4054">
          <w:rPr>
            <w:webHidden/>
          </w:rPr>
        </w:r>
        <w:r w:rsidR="000B0BD9" w:rsidDel="00CE4054">
          <w:rPr>
            <w:webHidden/>
          </w:rPr>
          <w:fldChar w:fldCharType="separate"/>
        </w:r>
        <w:r w:rsidR="000B0BD9" w:rsidDel="00CE4054">
          <w:rPr>
            <w:webHidden/>
          </w:rPr>
          <w:delText>2</w:delText>
        </w:r>
        <w:r w:rsidR="000B0BD9" w:rsidDel="00CE4054">
          <w:rPr>
            <w:webHidden/>
          </w:rPr>
          <w:fldChar w:fldCharType="end"/>
        </w:r>
        <w:r w:rsidDel="00CE4054">
          <w:fldChar w:fldCharType="end"/>
        </w:r>
      </w:del>
    </w:p>
    <w:p w14:paraId="67CD3F12" w14:textId="661D6D91" w:rsidR="000B0BD9" w:rsidDel="00CE4054" w:rsidRDefault="00AB7CDF">
      <w:pPr>
        <w:pStyle w:val="TOC2"/>
        <w:rPr>
          <w:del w:id="172" w:author="Vladymyr Kozyr" w:date="2021-02-02T21:32:00Z"/>
          <w:rFonts w:asciiTheme="minorHAnsi" w:eastAsiaTheme="minorEastAsia" w:hAnsiTheme="minorHAnsi"/>
          <w:bCs w:val="0"/>
          <w:noProof/>
          <w:szCs w:val="22"/>
        </w:rPr>
      </w:pPr>
      <w:del w:id="173" w:author="Vladymyr Kozyr" w:date="2021-02-02T21:32:00Z">
        <w:r w:rsidDel="00CE4054">
          <w:rPr>
            <w:noProof/>
          </w:rPr>
          <w:fldChar w:fldCharType="begin"/>
        </w:r>
        <w:r w:rsidDel="00CE4054">
          <w:rPr>
            <w:noProof/>
          </w:rPr>
          <w:delInstrText xml:space="preserve"> HYPERLINK \l "_Toc60592079" </w:delInstrText>
        </w:r>
        <w:r w:rsidDel="00CE4054">
          <w:rPr>
            <w:noProof/>
          </w:rPr>
          <w:fldChar w:fldCharType="separate"/>
        </w:r>
      </w:del>
      <w:ins w:id="174" w:author="Vladymyr Kozyr" w:date="2021-02-02T21:32:00Z">
        <w:r w:rsidR="00CE4054">
          <w:rPr>
            <w:b/>
            <w:bCs w:val="0"/>
            <w:noProof/>
          </w:rPr>
          <w:t>Error! Hyperlink reference not valid.</w:t>
        </w:r>
      </w:ins>
      <w:del w:id="175"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_Toc60592079 \h </w:delInstrText>
        </w:r>
        <w:r w:rsidR="000B0BD9" w:rsidDel="00CE4054">
          <w:rPr>
            <w:noProof/>
            <w:webHidden/>
          </w:rPr>
        </w:r>
        <w:r w:rsidR="000B0BD9" w:rsidDel="00CE4054">
          <w:rPr>
            <w:noProof/>
            <w:webHidden/>
          </w:rPr>
          <w:fldChar w:fldCharType="separate"/>
        </w:r>
        <w:r w:rsidR="000B0BD9" w:rsidDel="00CE4054">
          <w:rPr>
            <w:noProof/>
            <w:webHidden/>
          </w:rPr>
          <w:delText>2</w:delText>
        </w:r>
        <w:r w:rsidR="000B0BD9" w:rsidDel="00CE4054">
          <w:rPr>
            <w:noProof/>
            <w:webHidden/>
          </w:rPr>
          <w:fldChar w:fldCharType="end"/>
        </w:r>
        <w:r w:rsidDel="00CE4054">
          <w:rPr>
            <w:noProof/>
          </w:rPr>
          <w:fldChar w:fldCharType="end"/>
        </w:r>
      </w:del>
    </w:p>
    <w:p w14:paraId="47F986D5" w14:textId="526FB04C" w:rsidR="000B0BD9" w:rsidDel="00CE4054" w:rsidRDefault="00AB7CDF">
      <w:pPr>
        <w:pStyle w:val="TOC2"/>
        <w:rPr>
          <w:del w:id="176" w:author="Vladymyr Kozyr" w:date="2021-02-02T21:32:00Z"/>
          <w:rFonts w:asciiTheme="minorHAnsi" w:eastAsiaTheme="minorEastAsia" w:hAnsiTheme="minorHAnsi"/>
          <w:bCs w:val="0"/>
          <w:noProof/>
          <w:szCs w:val="22"/>
        </w:rPr>
      </w:pPr>
      <w:del w:id="177" w:author="Vladymyr Kozyr" w:date="2021-02-02T21:32:00Z">
        <w:r w:rsidDel="00CE4054">
          <w:rPr>
            <w:noProof/>
          </w:rPr>
          <w:fldChar w:fldCharType="begin"/>
        </w:r>
        <w:r w:rsidDel="00CE4054">
          <w:rPr>
            <w:noProof/>
          </w:rPr>
          <w:delInstrText xml:space="preserve"> HYPERLINK \l "_Toc60592080" </w:delInstrText>
        </w:r>
        <w:r w:rsidDel="00CE4054">
          <w:rPr>
            <w:noProof/>
          </w:rPr>
          <w:fldChar w:fldCharType="separate"/>
        </w:r>
      </w:del>
      <w:ins w:id="178" w:author="Vladymyr Kozyr" w:date="2021-02-02T21:32:00Z">
        <w:r w:rsidR="00CE4054">
          <w:rPr>
            <w:b/>
            <w:bCs w:val="0"/>
            <w:noProof/>
          </w:rPr>
          <w:t>Error! Hyperlink reference not valid.</w:t>
        </w:r>
      </w:ins>
      <w:del w:id="179"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_Toc60592080 \h </w:delInstrText>
        </w:r>
        <w:r w:rsidR="000B0BD9" w:rsidDel="00CE4054">
          <w:rPr>
            <w:noProof/>
            <w:webHidden/>
          </w:rPr>
        </w:r>
        <w:r w:rsidR="000B0BD9" w:rsidDel="00CE4054">
          <w:rPr>
            <w:noProof/>
            <w:webHidden/>
          </w:rPr>
          <w:fldChar w:fldCharType="separate"/>
        </w:r>
        <w:r w:rsidR="000B0BD9" w:rsidDel="00CE4054">
          <w:rPr>
            <w:noProof/>
            <w:webHidden/>
          </w:rPr>
          <w:delText>2</w:delText>
        </w:r>
        <w:r w:rsidR="000B0BD9" w:rsidDel="00CE4054">
          <w:rPr>
            <w:noProof/>
            <w:webHidden/>
          </w:rPr>
          <w:fldChar w:fldCharType="end"/>
        </w:r>
        <w:r w:rsidDel="00CE4054">
          <w:rPr>
            <w:noProof/>
          </w:rPr>
          <w:fldChar w:fldCharType="end"/>
        </w:r>
      </w:del>
    </w:p>
    <w:p w14:paraId="4AB6656E" w14:textId="0AEBE2D5" w:rsidR="000B0BD9" w:rsidDel="00CE4054" w:rsidRDefault="00AB7CDF">
      <w:pPr>
        <w:pStyle w:val="TOC2"/>
        <w:rPr>
          <w:del w:id="180" w:author="Vladymyr Kozyr" w:date="2021-02-02T21:32:00Z"/>
          <w:rFonts w:asciiTheme="minorHAnsi" w:eastAsiaTheme="minorEastAsia" w:hAnsiTheme="minorHAnsi"/>
          <w:bCs w:val="0"/>
          <w:noProof/>
          <w:szCs w:val="22"/>
        </w:rPr>
      </w:pPr>
      <w:del w:id="181" w:author="Vladymyr Kozyr" w:date="2021-02-02T21:32:00Z">
        <w:r w:rsidDel="00CE4054">
          <w:rPr>
            <w:noProof/>
          </w:rPr>
          <w:fldChar w:fldCharType="begin"/>
        </w:r>
        <w:r w:rsidDel="00CE4054">
          <w:rPr>
            <w:noProof/>
          </w:rPr>
          <w:delInstrText xml:space="preserve"> HYPERLINK \l "_Toc60592081" </w:delInstrText>
        </w:r>
        <w:r w:rsidDel="00CE4054">
          <w:rPr>
            <w:noProof/>
          </w:rPr>
          <w:fldChar w:fldCharType="separate"/>
        </w:r>
      </w:del>
      <w:ins w:id="182" w:author="Vladymyr Kozyr" w:date="2021-02-02T21:32:00Z">
        <w:r w:rsidR="00CE4054">
          <w:rPr>
            <w:b/>
            <w:bCs w:val="0"/>
            <w:noProof/>
          </w:rPr>
          <w:t>Error! Hyperlink reference not valid.</w:t>
        </w:r>
      </w:ins>
      <w:del w:id="183"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_Toc60592081 \h </w:delInstrText>
        </w:r>
        <w:r w:rsidR="000B0BD9" w:rsidDel="00CE4054">
          <w:rPr>
            <w:noProof/>
            <w:webHidden/>
          </w:rPr>
        </w:r>
        <w:r w:rsidR="000B0BD9" w:rsidDel="00CE4054">
          <w:rPr>
            <w:noProof/>
            <w:webHidden/>
          </w:rPr>
          <w:fldChar w:fldCharType="separate"/>
        </w:r>
        <w:r w:rsidR="000B0BD9" w:rsidDel="00CE4054">
          <w:rPr>
            <w:noProof/>
            <w:webHidden/>
          </w:rPr>
          <w:delText>5</w:delText>
        </w:r>
        <w:r w:rsidR="000B0BD9" w:rsidDel="00CE4054">
          <w:rPr>
            <w:noProof/>
            <w:webHidden/>
          </w:rPr>
          <w:fldChar w:fldCharType="end"/>
        </w:r>
        <w:r w:rsidDel="00CE4054">
          <w:rPr>
            <w:noProof/>
          </w:rPr>
          <w:fldChar w:fldCharType="end"/>
        </w:r>
      </w:del>
    </w:p>
    <w:p w14:paraId="525E14D0" w14:textId="70C8BC85" w:rsidR="000B0BD9" w:rsidDel="00CE4054" w:rsidRDefault="00AB7CDF">
      <w:pPr>
        <w:pStyle w:val="TOC1"/>
        <w:tabs>
          <w:tab w:val="left" w:pos="1440"/>
        </w:tabs>
        <w:rPr>
          <w:del w:id="184" w:author="Vladymyr Kozyr" w:date="2021-02-02T21:32:00Z"/>
          <w:rFonts w:asciiTheme="minorHAnsi" w:eastAsiaTheme="minorEastAsia" w:hAnsiTheme="minorHAnsi"/>
          <w:b w:val="0"/>
          <w:bCs w:val="0"/>
          <w:szCs w:val="22"/>
        </w:rPr>
      </w:pPr>
      <w:del w:id="185" w:author="Vladymyr Kozyr" w:date="2021-02-02T21:32:00Z">
        <w:r w:rsidDel="00CE4054">
          <w:fldChar w:fldCharType="begin"/>
        </w:r>
        <w:r w:rsidDel="00CE4054">
          <w:delInstrText xml:space="preserve"> HYPERLINK \l "_Toc60592082" </w:delInstrText>
        </w:r>
        <w:r w:rsidDel="00CE4054">
          <w:fldChar w:fldCharType="separate"/>
        </w:r>
      </w:del>
      <w:ins w:id="186" w:author="Vladymyr Kozyr" w:date="2021-02-02T21:32:00Z">
        <w:r w:rsidR="00CE4054">
          <w:rPr>
            <w:b w:val="0"/>
            <w:bCs w:val="0"/>
          </w:rPr>
          <w:t>Error! Hyperlink reference not valid.</w:t>
        </w:r>
      </w:ins>
      <w:del w:id="187"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webHidden/>
          </w:rPr>
          <w:fldChar w:fldCharType="begin"/>
        </w:r>
        <w:r w:rsidR="000B0BD9" w:rsidDel="00CE4054">
          <w:rPr>
            <w:webHidden/>
          </w:rPr>
          <w:delInstrText xml:space="preserve"> PAGEREF _Toc60592082 \h </w:delInstrText>
        </w:r>
        <w:r w:rsidR="000B0BD9" w:rsidDel="00CE4054">
          <w:rPr>
            <w:webHidden/>
          </w:rPr>
        </w:r>
        <w:r w:rsidR="000B0BD9" w:rsidDel="00CE4054">
          <w:rPr>
            <w:webHidden/>
          </w:rPr>
          <w:fldChar w:fldCharType="separate"/>
        </w:r>
        <w:r w:rsidR="000B0BD9" w:rsidDel="00CE4054">
          <w:rPr>
            <w:webHidden/>
          </w:rPr>
          <w:delText>6</w:delText>
        </w:r>
        <w:r w:rsidR="000B0BD9" w:rsidDel="00CE4054">
          <w:rPr>
            <w:webHidden/>
          </w:rPr>
          <w:fldChar w:fldCharType="end"/>
        </w:r>
        <w:r w:rsidDel="00CE4054">
          <w:fldChar w:fldCharType="end"/>
        </w:r>
      </w:del>
    </w:p>
    <w:p w14:paraId="7E513FF5" w14:textId="5E2ECDEC" w:rsidR="000B0BD9" w:rsidDel="00CE4054" w:rsidRDefault="00AB7CDF">
      <w:pPr>
        <w:pStyle w:val="TOC2"/>
        <w:rPr>
          <w:del w:id="188" w:author="Vladymyr Kozyr" w:date="2021-02-02T21:32:00Z"/>
          <w:rFonts w:asciiTheme="minorHAnsi" w:eastAsiaTheme="minorEastAsia" w:hAnsiTheme="minorHAnsi"/>
          <w:bCs w:val="0"/>
          <w:noProof/>
          <w:szCs w:val="22"/>
        </w:rPr>
      </w:pPr>
      <w:del w:id="189" w:author="Vladymyr Kozyr" w:date="2021-02-02T21:32:00Z">
        <w:r w:rsidDel="00CE4054">
          <w:rPr>
            <w:noProof/>
          </w:rPr>
          <w:fldChar w:fldCharType="begin"/>
        </w:r>
        <w:r w:rsidDel="00CE4054">
          <w:rPr>
            <w:noProof/>
          </w:rPr>
          <w:delInstrText xml:space="preserve"> HYPERLINK \l "_Toc60592083" </w:delInstrText>
        </w:r>
        <w:r w:rsidDel="00CE4054">
          <w:rPr>
            <w:noProof/>
          </w:rPr>
          <w:fldChar w:fldCharType="separate"/>
        </w:r>
      </w:del>
      <w:ins w:id="190" w:author="Vladymyr Kozyr" w:date="2021-02-02T21:32:00Z">
        <w:r w:rsidR="00CE4054">
          <w:rPr>
            <w:b/>
            <w:bCs w:val="0"/>
            <w:noProof/>
          </w:rPr>
          <w:t>Error! Hyperlink reference not valid.</w:t>
        </w:r>
      </w:ins>
      <w:del w:id="191"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_Toc60592083 \h </w:delInstrText>
        </w:r>
        <w:r w:rsidR="000B0BD9" w:rsidDel="00CE4054">
          <w:rPr>
            <w:noProof/>
            <w:webHidden/>
          </w:rPr>
        </w:r>
        <w:r w:rsidR="000B0BD9" w:rsidDel="00CE4054">
          <w:rPr>
            <w:noProof/>
            <w:webHidden/>
          </w:rPr>
          <w:fldChar w:fldCharType="separate"/>
        </w:r>
        <w:r w:rsidR="000B0BD9" w:rsidDel="00CE4054">
          <w:rPr>
            <w:noProof/>
            <w:webHidden/>
          </w:rPr>
          <w:delText>6</w:delText>
        </w:r>
        <w:r w:rsidR="000B0BD9" w:rsidDel="00CE4054">
          <w:rPr>
            <w:noProof/>
            <w:webHidden/>
          </w:rPr>
          <w:fldChar w:fldCharType="end"/>
        </w:r>
        <w:r w:rsidDel="00CE4054">
          <w:rPr>
            <w:noProof/>
          </w:rPr>
          <w:fldChar w:fldCharType="end"/>
        </w:r>
      </w:del>
    </w:p>
    <w:p w14:paraId="0E0F9663" w14:textId="1B1EB894" w:rsidR="000B0BD9" w:rsidDel="00CE4054" w:rsidRDefault="00AB7CDF">
      <w:pPr>
        <w:pStyle w:val="TOC2"/>
        <w:rPr>
          <w:del w:id="192" w:author="Vladymyr Kozyr" w:date="2021-02-02T21:32:00Z"/>
          <w:rFonts w:asciiTheme="minorHAnsi" w:eastAsiaTheme="minorEastAsia" w:hAnsiTheme="minorHAnsi"/>
          <w:bCs w:val="0"/>
          <w:noProof/>
          <w:szCs w:val="22"/>
        </w:rPr>
      </w:pPr>
      <w:del w:id="193" w:author="Vladymyr Kozyr" w:date="2021-02-02T21:32:00Z">
        <w:r w:rsidDel="00CE4054">
          <w:rPr>
            <w:noProof/>
          </w:rPr>
          <w:fldChar w:fldCharType="begin"/>
        </w:r>
        <w:r w:rsidDel="00CE4054">
          <w:rPr>
            <w:noProof/>
          </w:rPr>
          <w:delInstrText xml:space="preserve"> HYPERLINK \l "_Toc60592084" </w:delInstrText>
        </w:r>
        <w:r w:rsidDel="00CE4054">
          <w:rPr>
            <w:noProof/>
          </w:rPr>
          <w:fldChar w:fldCharType="separate"/>
        </w:r>
      </w:del>
      <w:ins w:id="194" w:author="Vladymyr Kozyr" w:date="2021-02-02T21:32:00Z">
        <w:r w:rsidR="00CE4054">
          <w:rPr>
            <w:b/>
            <w:bCs w:val="0"/>
            <w:noProof/>
          </w:rPr>
          <w:t>Error! Hyperlink reference not valid.</w:t>
        </w:r>
      </w:ins>
      <w:del w:id="195"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_Toc60592084 \h </w:delInstrText>
        </w:r>
        <w:r w:rsidR="000B0BD9" w:rsidDel="00CE4054">
          <w:rPr>
            <w:noProof/>
            <w:webHidden/>
          </w:rPr>
        </w:r>
        <w:r w:rsidR="000B0BD9" w:rsidDel="00CE4054">
          <w:rPr>
            <w:noProof/>
            <w:webHidden/>
          </w:rPr>
          <w:fldChar w:fldCharType="separate"/>
        </w:r>
        <w:r w:rsidR="000B0BD9" w:rsidDel="00CE4054">
          <w:rPr>
            <w:noProof/>
            <w:webHidden/>
          </w:rPr>
          <w:delText>7</w:delText>
        </w:r>
        <w:r w:rsidR="000B0BD9" w:rsidDel="00CE4054">
          <w:rPr>
            <w:noProof/>
            <w:webHidden/>
          </w:rPr>
          <w:fldChar w:fldCharType="end"/>
        </w:r>
        <w:r w:rsidDel="00CE4054">
          <w:rPr>
            <w:noProof/>
          </w:rPr>
          <w:fldChar w:fldCharType="end"/>
        </w:r>
      </w:del>
    </w:p>
    <w:p w14:paraId="07091B86" w14:textId="692C0282" w:rsidR="000B0BD9" w:rsidDel="00CE4054" w:rsidRDefault="00AB7CDF">
      <w:pPr>
        <w:pStyle w:val="TOC2"/>
        <w:rPr>
          <w:del w:id="196" w:author="Vladymyr Kozyr" w:date="2021-02-02T21:32:00Z"/>
          <w:rFonts w:asciiTheme="minorHAnsi" w:eastAsiaTheme="minorEastAsia" w:hAnsiTheme="minorHAnsi"/>
          <w:bCs w:val="0"/>
          <w:noProof/>
          <w:szCs w:val="22"/>
        </w:rPr>
      </w:pPr>
      <w:del w:id="197" w:author="Vladymyr Kozyr" w:date="2021-02-02T21:32:00Z">
        <w:r w:rsidDel="00CE4054">
          <w:rPr>
            <w:noProof/>
          </w:rPr>
          <w:fldChar w:fldCharType="begin"/>
        </w:r>
        <w:r w:rsidDel="00CE4054">
          <w:rPr>
            <w:noProof/>
          </w:rPr>
          <w:delInstrText xml:space="preserve"> HYPERLINK \l "_Toc60592085" </w:delInstrText>
        </w:r>
        <w:r w:rsidDel="00CE4054">
          <w:rPr>
            <w:noProof/>
          </w:rPr>
          <w:fldChar w:fldCharType="separate"/>
        </w:r>
      </w:del>
      <w:ins w:id="198" w:author="Vladymyr Kozyr" w:date="2021-02-02T21:32:00Z">
        <w:r w:rsidR="00CE4054">
          <w:rPr>
            <w:b/>
            <w:bCs w:val="0"/>
            <w:noProof/>
          </w:rPr>
          <w:t>Error! Hyperlink reference not valid.</w:t>
        </w:r>
      </w:ins>
      <w:del w:id="199"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_Toc60592085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0371A911" w14:textId="52A76302" w:rsidR="000B0BD9" w:rsidDel="00CE4054" w:rsidRDefault="00AB7CDF">
      <w:pPr>
        <w:pStyle w:val="TOC3"/>
        <w:tabs>
          <w:tab w:val="left" w:pos="1440"/>
          <w:tab w:val="right" w:leader="dot" w:pos="8630"/>
        </w:tabs>
        <w:rPr>
          <w:del w:id="200" w:author="Vladymyr Kozyr" w:date="2021-02-02T21:32:00Z"/>
          <w:rFonts w:asciiTheme="minorHAnsi" w:eastAsiaTheme="minorEastAsia" w:hAnsiTheme="minorHAnsi"/>
          <w:noProof/>
          <w:szCs w:val="22"/>
        </w:rPr>
      </w:pPr>
      <w:del w:id="201"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02" w:author="Vladymyr Kozyr" w:date="2021-02-02T21:32:00Z">
        <w:r w:rsidR="00CE4054">
          <w:rPr>
            <w:b/>
            <w:bCs/>
            <w:noProof/>
          </w:rPr>
          <w:t>Error! Hyperlink reference not valid.</w:t>
        </w:r>
      </w:ins>
      <w:del w:id="203"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3BE854A1" w:rsidR="000B0BD9" w:rsidDel="00CE4054" w:rsidRDefault="00AB7CDF">
      <w:pPr>
        <w:pStyle w:val="TOC3"/>
        <w:tabs>
          <w:tab w:val="left" w:pos="1440"/>
          <w:tab w:val="right" w:leader="dot" w:pos="8630"/>
        </w:tabs>
        <w:rPr>
          <w:del w:id="204" w:author="Vladymyr Kozyr" w:date="2021-02-02T21:32:00Z"/>
          <w:rFonts w:asciiTheme="minorHAnsi" w:eastAsiaTheme="minorEastAsia" w:hAnsiTheme="minorHAnsi"/>
          <w:noProof/>
          <w:szCs w:val="22"/>
        </w:rPr>
      </w:pPr>
      <w:del w:id="205"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06" w:author="Vladymyr Kozyr" w:date="2021-02-02T21:32:00Z">
        <w:r w:rsidR="00CE4054">
          <w:rPr>
            <w:b/>
            <w:bCs/>
            <w:noProof/>
          </w:rPr>
          <w:t>Error! Hyperlink reference not valid.</w:t>
        </w:r>
      </w:ins>
      <w:del w:id="207"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2EFE3A9B" w:rsidR="000B0BD9" w:rsidDel="00CE4054" w:rsidRDefault="00AB7CDF">
      <w:pPr>
        <w:pStyle w:val="TOC1"/>
        <w:tabs>
          <w:tab w:val="left" w:pos="1440"/>
        </w:tabs>
        <w:rPr>
          <w:del w:id="208" w:author="Vladymyr Kozyr" w:date="2021-02-02T21:32:00Z"/>
          <w:rFonts w:asciiTheme="minorHAnsi" w:eastAsiaTheme="minorEastAsia" w:hAnsiTheme="minorHAnsi"/>
          <w:b w:val="0"/>
          <w:bCs w:val="0"/>
          <w:szCs w:val="22"/>
        </w:rPr>
      </w:pPr>
      <w:del w:id="209" w:author="Vladymyr Kozyr" w:date="2021-02-02T21:32:00Z">
        <w:r w:rsidDel="00CE4054">
          <w:fldChar w:fldCharType="begin"/>
        </w:r>
        <w:r w:rsidDel="00CE4054">
          <w:delInstrText xml:space="preserve"> HYPERLINK \l "_Toc60592088" </w:delInstrText>
        </w:r>
        <w:r w:rsidDel="00CE4054">
          <w:fldChar w:fldCharType="separate"/>
        </w:r>
      </w:del>
      <w:ins w:id="210" w:author="Vladymyr Kozyr" w:date="2021-02-02T21:32:00Z">
        <w:r w:rsidR="00CE4054">
          <w:rPr>
            <w:b w:val="0"/>
            <w:bCs w:val="0"/>
          </w:rPr>
          <w:t>Error! Hyperlink reference not valid.</w:t>
        </w:r>
      </w:ins>
      <w:del w:id="211"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webHidden/>
          </w:rPr>
          <w:fldChar w:fldCharType="begin"/>
        </w:r>
        <w:r w:rsidR="000B0BD9" w:rsidDel="00CE4054">
          <w:rPr>
            <w:webHidden/>
          </w:rPr>
          <w:delInstrText xml:space="preserve"> PAGEREF _Toc60592088 \h </w:delInstrText>
        </w:r>
        <w:r w:rsidR="000B0BD9" w:rsidDel="00CE4054">
          <w:rPr>
            <w:webHidden/>
          </w:rPr>
        </w:r>
        <w:r w:rsidR="000B0BD9" w:rsidDel="00CE4054">
          <w:rPr>
            <w:webHidden/>
          </w:rPr>
          <w:fldChar w:fldCharType="separate"/>
        </w:r>
        <w:r w:rsidR="000B0BD9" w:rsidDel="00CE4054">
          <w:rPr>
            <w:webHidden/>
          </w:rPr>
          <w:delText>11</w:delText>
        </w:r>
        <w:r w:rsidR="000B0BD9" w:rsidDel="00CE4054">
          <w:rPr>
            <w:webHidden/>
          </w:rPr>
          <w:fldChar w:fldCharType="end"/>
        </w:r>
        <w:r w:rsidDel="00CE4054">
          <w:fldChar w:fldCharType="end"/>
        </w:r>
      </w:del>
    </w:p>
    <w:p w14:paraId="2FB34FD8" w14:textId="2A8E3FC7" w:rsidR="000B0BD9" w:rsidDel="00CE4054" w:rsidRDefault="00AB7CDF">
      <w:pPr>
        <w:pStyle w:val="TOC1"/>
        <w:tabs>
          <w:tab w:val="left" w:pos="1440"/>
        </w:tabs>
        <w:rPr>
          <w:del w:id="212" w:author="Vladymyr Kozyr" w:date="2021-02-02T21:32:00Z"/>
          <w:rFonts w:asciiTheme="minorHAnsi" w:eastAsiaTheme="minorEastAsia" w:hAnsiTheme="minorHAnsi"/>
          <w:b w:val="0"/>
          <w:bCs w:val="0"/>
          <w:szCs w:val="22"/>
        </w:rPr>
      </w:pPr>
      <w:del w:id="213" w:author="Vladymyr Kozyr" w:date="2021-02-02T21:32:00Z">
        <w:r w:rsidDel="00CE4054">
          <w:fldChar w:fldCharType="begin"/>
        </w:r>
        <w:r w:rsidDel="00CE4054">
          <w:delInstrText xml:space="preserve"> HYPERLINK \l "_Toc60592089" </w:delInstrText>
        </w:r>
        <w:r w:rsidDel="00CE4054">
          <w:fldChar w:fldCharType="separate"/>
        </w:r>
      </w:del>
      <w:ins w:id="214" w:author="Vladymyr Kozyr" w:date="2021-02-02T21:32:00Z">
        <w:r w:rsidR="00CE4054">
          <w:rPr>
            <w:b w:val="0"/>
            <w:bCs w:val="0"/>
          </w:rPr>
          <w:t>Error! Hyperlink reference not valid.</w:t>
        </w:r>
      </w:ins>
      <w:del w:id="215"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webHidden/>
          </w:rPr>
          <w:fldChar w:fldCharType="begin"/>
        </w:r>
        <w:r w:rsidR="000B0BD9" w:rsidDel="00CE4054">
          <w:rPr>
            <w:webHidden/>
          </w:rPr>
          <w:delInstrText xml:space="preserve"> PAGEREF _Toc60592089 \h </w:delInstrText>
        </w:r>
        <w:r w:rsidR="000B0BD9" w:rsidDel="00CE4054">
          <w:rPr>
            <w:webHidden/>
          </w:rPr>
        </w:r>
        <w:r w:rsidR="000B0BD9" w:rsidDel="00CE4054">
          <w:rPr>
            <w:webHidden/>
          </w:rPr>
          <w:fldChar w:fldCharType="separate"/>
        </w:r>
        <w:r w:rsidR="000B0BD9" w:rsidDel="00CE4054">
          <w:rPr>
            <w:webHidden/>
          </w:rPr>
          <w:delText>12</w:delText>
        </w:r>
        <w:r w:rsidR="000B0BD9" w:rsidDel="00CE4054">
          <w:rPr>
            <w:webHidden/>
          </w:rPr>
          <w:fldChar w:fldCharType="end"/>
        </w:r>
        <w:r w:rsidDel="00CE4054">
          <w:fldChar w:fldCharType="end"/>
        </w:r>
      </w:del>
    </w:p>
    <w:p w14:paraId="0D0ADF8C" w14:textId="3B1C81C1" w:rsidR="000B0BD9" w:rsidDel="00CE4054" w:rsidRDefault="00AB7CDF">
      <w:pPr>
        <w:pStyle w:val="TOC1"/>
        <w:tabs>
          <w:tab w:val="left" w:pos="1440"/>
        </w:tabs>
        <w:rPr>
          <w:del w:id="216" w:author="Vladymyr Kozyr" w:date="2021-02-02T21:32:00Z"/>
          <w:rFonts w:asciiTheme="minorHAnsi" w:eastAsiaTheme="minorEastAsia" w:hAnsiTheme="minorHAnsi"/>
          <w:b w:val="0"/>
          <w:bCs w:val="0"/>
          <w:szCs w:val="22"/>
        </w:rPr>
      </w:pPr>
      <w:del w:id="217" w:author="Vladymyr Kozyr" w:date="2021-02-02T21:32:00Z">
        <w:r w:rsidDel="00CE4054">
          <w:fldChar w:fldCharType="begin"/>
        </w:r>
        <w:r w:rsidDel="00CE4054">
          <w:delInstrText xml:space="preserve"> HYPERLINK \l "_Toc60592090" </w:delInstrText>
        </w:r>
        <w:r w:rsidDel="00CE4054">
          <w:fldChar w:fldCharType="separate"/>
        </w:r>
      </w:del>
      <w:ins w:id="218" w:author="Vladymyr Kozyr" w:date="2021-02-02T21:32:00Z">
        <w:r w:rsidR="00CE4054">
          <w:rPr>
            <w:b w:val="0"/>
            <w:bCs w:val="0"/>
          </w:rPr>
          <w:t>Error! Hyperlink reference not valid.</w:t>
        </w:r>
      </w:ins>
      <w:del w:id="219"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webHidden/>
          </w:rPr>
          <w:fldChar w:fldCharType="begin"/>
        </w:r>
        <w:r w:rsidR="000B0BD9" w:rsidDel="00CE4054">
          <w:rPr>
            <w:webHidden/>
          </w:rPr>
          <w:delInstrText xml:space="preserve"> PAGEREF _Toc60592090 \h </w:delInstrText>
        </w:r>
        <w:r w:rsidR="000B0BD9" w:rsidDel="00CE4054">
          <w:rPr>
            <w:webHidden/>
          </w:rPr>
        </w:r>
        <w:r w:rsidR="000B0BD9" w:rsidDel="00CE4054">
          <w:rPr>
            <w:webHidden/>
          </w:rPr>
          <w:fldChar w:fldCharType="separate"/>
        </w:r>
        <w:r w:rsidR="000B0BD9" w:rsidDel="00CE4054">
          <w:rPr>
            <w:webHidden/>
          </w:rPr>
          <w:delText>13</w:delText>
        </w:r>
        <w:r w:rsidR="000B0BD9" w:rsidDel="00CE4054">
          <w:rPr>
            <w:webHidden/>
          </w:rPr>
          <w:fldChar w:fldCharType="end"/>
        </w:r>
        <w:r w:rsidDel="00CE4054">
          <w:fldChar w:fldCharType="end"/>
        </w:r>
      </w:del>
    </w:p>
    <w:p w14:paraId="752EBBAC" w14:textId="5D549DAD" w:rsidR="000B0BD9" w:rsidDel="00CE4054" w:rsidRDefault="00AB7CDF">
      <w:pPr>
        <w:pStyle w:val="TOC1"/>
        <w:rPr>
          <w:del w:id="220" w:author="Vladymyr Kozyr" w:date="2021-02-02T21:32:00Z"/>
          <w:rFonts w:asciiTheme="minorHAnsi" w:eastAsiaTheme="minorEastAsia" w:hAnsiTheme="minorHAnsi"/>
          <w:b w:val="0"/>
          <w:bCs w:val="0"/>
          <w:szCs w:val="22"/>
        </w:rPr>
      </w:pPr>
      <w:del w:id="221" w:author="Vladymyr Kozyr" w:date="2021-02-02T21:32:00Z">
        <w:r w:rsidDel="00CE4054">
          <w:fldChar w:fldCharType="begin"/>
        </w:r>
        <w:r w:rsidDel="00CE4054">
          <w:delInstrText xml:space="preserve"> HYPERLINK \l "_Toc60592091" </w:delInstrText>
        </w:r>
        <w:r w:rsidDel="00CE4054">
          <w:fldChar w:fldCharType="separate"/>
        </w:r>
      </w:del>
      <w:ins w:id="222" w:author="Vladymyr Kozyr" w:date="2021-02-02T21:32:00Z">
        <w:r w:rsidR="00CE4054">
          <w:rPr>
            <w:b w:val="0"/>
            <w:bCs w:val="0"/>
          </w:rPr>
          <w:t>Error! Hyperlink reference not valid.</w:t>
        </w:r>
      </w:ins>
      <w:del w:id="223" w:author="Vladymyr Kozyr" w:date="2021-02-02T21:32:00Z">
        <w:r w:rsidR="000B0BD9" w:rsidRPr="00DF60EA" w:rsidDel="00CE4054">
          <w:rPr>
            <w:rStyle w:val="Hyperlink"/>
          </w:rPr>
          <w:delText>New References</w:delText>
        </w:r>
        <w:r w:rsidR="000B0BD9" w:rsidDel="00CE4054">
          <w:rPr>
            <w:webHidden/>
          </w:rPr>
          <w:tab/>
        </w:r>
        <w:r w:rsidR="000B0BD9" w:rsidDel="00CE4054">
          <w:rPr>
            <w:webHidden/>
          </w:rPr>
          <w:fldChar w:fldCharType="begin"/>
        </w:r>
        <w:r w:rsidR="000B0BD9" w:rsidDel="00CE4054">
          <w:rPr>
            <w:webHidden/>
          </w:rPr>
          <w:delInstrText xml:space="preserve"> PAGEREF _Toc60592091 \h </w:delInstrText>
        </w:r>
        <w:r w:rsidR="000B0BD9" w:rsidDel="00CE4054">
          <w:rPr>
            <w:webHidden/>
          </w:rPr>
        </w:r>
        <w:r w:rsidR="000B0BD9" w:rsidDel="00CE4054">
          <w:rPr>
            <w:webHidden/>
          </w:rPr>
          <w:fldChar w:fldCharType="separate"/>
        </w:r>
        <w:r w:rsidR="000B0BD9" w:rsidDel="00CE4054">
          <w:rPr>
            <w:webHidden/>
          </w:rPr>
          <w:delText>14</w:delText>
        </w:r>
        <w:r w:rsidR="000B0BD9" w:rsidDel="00CE4054">
          <w:rPr>
            <w:webHidden/>
          </w:rPr>
          <w:fldChar w:fldCharType="end"/>
        </w:r>
        <w:r w:rsidDel="00CE4054">
          <w:fldChar w:fldCharType="end"/>
        </w:r>
      </w:del>
    </w:p>
    <w:p w14:paraId="1CE2B012" w14:textId="2004360E" w:rsidR="000B0BD9" w:rsidDel="00CE4054" w:rsidRDefault="00AB7CDF">
      <w:pPr>
        <w:pStyle w:val="TOC1"/>
        <w:rPr>
          <w:del w:id="224" w:author="Vladymyr Kozyr" w:date="2021-02-02T21:32:00Z"/>
          <w:rFonts w:asciiTheme="minorHAnsi" w:eastAsiaTheme="minorEastAsia" w:hAnsiTheme="minorHAnsi"/>
          <w:b w:val="0"/>
          <w:bCs w:val="0"/>
          <w:szCs w:val="22"/>
        </w:rPr>
      </w:pPr>
      <w:del w:id="225" w:author="Vladymyr Kozyr" w:date="2021-02-02T21:32:00Z">
        <w:r w:rsidDel="00CE4054">
          <w:fldChar w:fldCharType="begin"/>
        </w:r>
        <w:r w:rsidDel="00CE4054">
          <w:delInstrText xml:space="preserve"> HYPERLINK \l "_Toc60592092" </w:delInstrText>
        </w:r>
        <w:r w:rsidDel="00CE4054">
          <w:fldChar w:fldCharType="separate"/>
        </w:r>
      </w:del>
      <w:ins w:id="226" w:author="Vladymyr Kozyr" w:date="2021-02-02T21:32:00Z">
        <w:r w:rsidR="00CE4054">
          <w:rPr>
            <w:b w:val="0"/>
            <w:bCs w:val="0"/>
          </w:rPr>
          <w:t>Error! Hyperlink reference not valid.</w:t>
        </w:r>
      </w:ins>
      <w:del w:id="227"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webHidden/>
          </w:rPr>
          <w:fldChar w:fldCharType="begin"/>
        </w:r>
        <w:r w:rsidR="000B0BD9" w:rsidDel="00CE4054">
          <w:rPr>
            <w:webHidden/>
          </w:rPr>
          <w:delInstrText xml:space="preserve"> PAGEREF _Toc60592092 \h </w:delInstrText>
        </w:r>
        <w:r w:rsidR="000B0BD9" w:rsidDel="00CE4054">
          <w:rPr>
            <w:webHidden/>
          </w:rPr>
        </w:r>
        <w:r w:rsidR="000B0BD9" w:rsidDel="00CE4054">
          <w:rPr>
            <w:webHidden/>
          </w:rPr>
          <w:fldChar w:fldCharType="separate"/>
        </w:r>
        <w:r w:rsidR="000B0BD9" w:rsidDel="00CE4054">
          <w:rPr>
            <w:webHidden/>
          </w:rPr>
          <w:delText>16</w:delText>
        </w:r>
        <w:r w:rsidR="000B0BD9" w:rsidDel="00CE4054">
          <w:rPr>
            <w:webHidden/>
          </w:rPr>
          <w:fldChar w:fldCharType="end"/>
        </w:r>
        <w:r w:rsidDel="00CE4054">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28" w:name="_Toc63193957"/>
      <w:r w:rsidRPr="00E10BCA">
        <w:lastRenderedPageBreak/>
        <w:t>List of Tables</w:t>
      </w:r>
      <w:bookmarkEnd w:id="228"/>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29" w:name="_Toc63193958"/>
      <w:r>
        <w:lastRenderedPageBreak/>
        <w:t>List of Figures</w:t>
      </w:r>
      <w:bookmarkEnd w:id="229"/>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30" w:name="_Toc63193959"/>
      <w:r>
        <w:lastRenderedPageBreak/>
        <w:t>List of Acronyms</w:t>
      </w:r>
      <w:bookmarkEnd w:id="2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31" w:name="_Toc63193960"/>
      <w:r>
        <w:lastRenderedPageBreak/>
        <w:t>Glossary</w:t>
      </w:r>
      <w:bookmarkEnd w:id="23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32" w:name="_Toc63193961"/>
      <w:r>
        <w:lastRenderedPageBreak/>
        <w:t>Preface/Executive Summary/Image</w:t>
      </w:r>
      <w:bookmarkEnd w:id="232"/>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33" w:name="_Toc63193962"/>
      <w:r>
        <w:lastRenderedPageBreak/>
        <w:t>Introduction</w:t>
      </w:r>
      <w:bookmarkEnd w:id="233"/>
    </w:p>
    <w:p w14:paraId="6AFE4DB8" w14:textId="77777777" w:rsidR="006B3698" w:rsidRPr="006B3698" w:rsidRDefault="006B3698" w:rsidP="006B3698">
      <w:pPr>
        <w:pStyle w:val="1Para"/>
        <w:rPr>
          <w:rFonts w:ascii="Times New Roman" w:hAnsi="Times New Roman" w:cs="Times New Roman"/>
          <w:sz w:val="24"/>
          <w:szCs w:val="24"/>
        </w:rPr>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rsidP="006B3698">
      <w:pPr>
        <w:pStyle w:val="1Para"/>
        <w:rPr>
          <w:rFonts w:ascii="Times New Roman" w:hAnsi="Times New Roman" w:cs="Times New Roman"/>
          <w:sz w:val="24"/>
          <w:szCs w:val="24"/>
        </w:rPr>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rsidP="006B3698">
      <w:pPr>
        <w:pStyle w:val="1Para"/>
        <w:rPr>
          <w:rFonts w:ascii="Times New Roman" w:hAnsi="Times New Roman" w:cs="Times New Roman"/>
          <w:sz w:val="24"/>
          <w:szCs w:val="24"/>
        </w:rPr>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4CBDD723" w:rsidR="006B3698" w:rsidRDefault="006B3698" w:rsidP="00916D02">
      <w:pPr>
        <w:pStyle w:val="1Para"/>
        <w:rPr>
          <w:lang w:val="en-US"/>
        </w:rPr>
      </w:pPr>
      <w:r w:rsidRPr="006B3698">
        <w:t>My research will help people who are domain experts but not very familiar with data analysis tools. The tool can help fishery management with regulation of fishery catching in certain Canadian provinces, and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234" w:name="_Toc63193963"/>
      <w:r>
        <w:lastRenderedPageBreak/>
        <w:t xml:space="preserve">Related </w:t>
      </w:r>
      <w:r w:rsidR="00916D02">
        <w:t>W</w:t>
      </w:r>
      <w:r>
        <w:t>ork</w:t>
      </w:r>
      <w:bookmarkEnd w:id="234"/>
    </w:p>
    <w:p w14:paraId="78F30758" w14:textId="1A1A2F1A" w:rsidR="00916D02" w:rsidRPr="00916D02" w:rsidRDefault="00916D02" w:rsidP="00916D02">
      <w:pPr>
        <w:pStyle w:val="Heading2"/>
      </w:pPr>
      <w:bookmarkStart w:id="235" w:name="_Toc63193964"/>
      <w:r>
        <w:t>Role of the Fishery Visualization</w:t>
      </w:r>
      <w:bookmarkEnd w:id="235"/>
    </w:p>
    <w:p w14:paraId="31172E09" w14:textId="57BD03C9" w:rsidR="00916D02" w:rsidRDefault="00916D02" w:rsidP="00916D02">
      <w:pPr>
        <w:pStyle w:val="1Para"/>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rsidP="00916D02">
      <w:pPr>
        <w:pStyle w:val="1Para"/>
        <w:rPr>
          <w:rFonts w:ascii="Times New Roman" w:hAnsi="Times New Roman" w:cs="Times New Roman"/>
          <w:sz w:val="24"/>
          <w:szCs w:val="24"/>
        </w:rPr>
      </w:pPr>
      <w:r w:rsidRPr="00916D02">
        <w:t xml:space="preserve"> 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rsidP="00916D02">
      <w:pPr>
        <w:pStyle w:val="1Para"/>
        <w:rPr>
          <w:lang w:val="en-US"/>
        </w:rPr>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236" w:name="_Toc63193965"/>
      <w:r>
        <w:t>Marine Environmental Management</w:t>
      </w:r>
      <w:bookmarkEnd w:id="236"/>
    </w:p>
    <w:p w14:paraId="6BD4DD80" w14:textId="0C522088" w:rsidR="00916D02" w:rsidRDefault="00916D02" w:rsidP="00916D02">
      <w:pPr>
        <w:pStyle w:val="1Para"/>
      </w:pPr>
      <w:r w:rsidRPr="00916D02">
        <w:t>FishCAM2000 (FC) [1] 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It has a simple and user friendly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r w:rsidRPr="00534398">
        <w:rPr>
          <w:rFonts w:cs="Arial"/>
        </w:rPr>
        <w:t xml:space="preserve"> [1]</w:t>
      </w:r>
    </w:p>
    <w:p w14:paraId="6F507912" w14:textId="0E3A68C9" w:rsidR="00916D02" w:rsidRPr="00916D02" w:rsidRDefault="00916D02" w:rsidP="00916D02">
      <w:pPr>
        <w:pStyle w:val="1Para"/>
        <w:rPr>
          <w:rFonts w:ascii="Times New Roman" w:hAnsi="Times New Roman" w:cs="Times New Roman"/>
          <w:sz w:val="24"/>
          <w:szCs w:val="24"/>
        </w:rPr>
      </w:pPr>
      <w:r w:rsidRPr="00916D02">
        <w:t xml:space="preserve">Next work </w:t>
      </w:r>
      <w:r w:rsidR="00534398">
        <w:t>which is</w:t>
      </w:r>
      <w:r w:rsidRPr="00916D02">
        <w:t xml:space="preserve"> to mention is a tool which gets and analyzes data which is directly coming from vessels [2]. It is also geographical data and the amount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r w:rsidRPr="00534398">
        <w:rPr>
          <w:rFonts w:cs="Arial"/>
        </w:rPr>
        <w:t xml:space="preserve"> [2]</w:t>
      </w:r>
    </w:p>
    <w:p w14:paraId="3D1E3DC3" w14:textId="1075FBE7" w:rsidR="00916D02" w:rsidRPr="00916D02" w:rsidRDefault="00916D02" w:rsidP="004836F1">
      <w:pPr>
        <w:pStyle w:val="1Para"/>
        <w:rPr>
          <w:rFonts w:ascii="Times New Roman" w:hAnsi="Times New Roman" w:cs="Times New Roman"/>
          <w:sz w:val="24"/>
          <w:szCs w:val="24"/>
        </w:rPr>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 [6]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7200E7B7" w:rsidR="00916D02" w:rsidRDefault="00916D02" w:rsidP="00916D02">
      <w:pPr>
        <w:pStyle w:val="1Para"/>
        <w:rPr>
          <w:color w:val="212121"/>
          <w:shd w:val="clear" w:color="auto" w:fill="FFFFFF"/>
        </w:rPr>
      </w:pPr>
      <w:r w:rsidRPr="00916D02">
        <w:rPr>
          <w:color w:val="212121"/>
          <w:shd w:val="clear" w:color="auto" w:fill="FFFFFF"/>
        </w:rPr>
        <w:t>The work of Barris about the state of the salmon [7]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So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237" w:name="_Toc63193966"/>
      <w:r>
        <w:lastRenderedPageBreak/>
        <w:t>Approaches to Visualization</w:t>
      </w:r>
      <w:bookmarkEnd w:id="237"/>
    </w:p>
    <w:p w14:paraId="5B63C66F" w14:textId="77777777" w:rsidR="00916D02" w:rsidRPr="00916D02" w:rsidRDefault="00916D02" w:rsidP="00916D02">
      <w:pPr>
        <w:pStyle w:val="1Para"/>
        <w:rPr>
          <w:rFonts w:ascii="Times New Roman" w:hAnsi="Times New Roman" w:cs="Times New Roman"/>
          <w:sz w:val="24"/>
          <w:szCs w:val="24"/>
        </w:rPr>
      </w:pPr>
      <w:r w:rsidRPr="00916D02">
        <w:rPr>
          <w:color w:val="212121"/>
          <w:shd w:val="clear" w:color="auto" w:fill="FFFFFF"/>
        </w:rPr>
        <w:t>The paper with time series prediction on stocks [5]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5759ED" w:rsidRDefault="005759ED" w:rsidP="005759ED">
      <w:pPr>
        <w:pStyle w:val="1Para"/>
        <w:jc w:val="center"/>
        <w:rPr>
          <w:rFonts w:cs="Arial"/>
          <w:sz w:val="24"/>
          <w:szCs w:val="24"/>
        </w:rPr>
      </w:pPr>
      <w:r w:rsidRPr="005759ED">
        <w:rPr>
          <w:rFonts w:cs="Arial"/>
          <w:sz w:val="24"/>
          <w:szCs w:val="24"/>
        </w:rPr>
        <w:t>Figure 2.3.1</w:t>
      </w:r>
    </w:p>
    <w:p w14:paraId="0439FAE3" w14:textId="78A6BE17" w:rsidR="00916D02" w:rsidRDefault="00916D02" w:rsidP="00916D02">
      <w:pPr>
        <w:pStyle w:val="1Para"/>
        <w:rPr>
          <w:color w:val="212121"/>
          <w:shd w:val="clear" w:color="auto" w:fill="FFFFFF"/>
        </w:rPr>
      </w:pPr>
      <w:r w:rsidRPr="00916D02">
        <w:rPr>
          <w:color w:val="212121"/>
          <w:shd w:val="clear" w:color="auto" w:fill="FFFFFF"/>
        </w:rPr>
        <w:t>IDMVis [8]: a visualization tool for a patient with diabetes which shows multidimensional interrelated data during the day. IDMVis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691387D8" w:rsidR="005759ED" w:rsidRPr="00916D02" w:rsidRDefault="005759ED" w:rsidP="00916D02">
      <w:pPr>
        <w:pStyle w:val="1Para"/>
        <w:rPr>
          <w:rFonts w:ascii="Times New Roman" w:hAnsi="Times New Roman" w:cs="Times New Roman"/>
          <w:sz w:val="24"/>
          <w:szCs w:val="24"/>
        </w:rPr>
      </w:pPr>
      <w:r>
        <w:rPr>
          <w:color w:val="212121"/>
          <w:shd w:val="clear" w:color="auto" w:fill="FFFFFF"/>
        </w:rPr>
        <w:t xml:space="preserve">Papers discussed in this subsection are mostly explaining one visualization technique, but Sofia Semikina in her thesis work </w:t>
      </w:r>
      <w:r>
        <w:t xml:space="preserve">Stress Data Visualization compares methods of visualizing the same data in various amount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238" w:name="_Toc63193967"/>
      <w:r>
        <w:lastRenderedPageBreak/>
        <w:t>Design and Use Cases</w:t>
      </w:r>
      <w:bookmarkEnd w:id="238"/>
    </w:p>
    <w:p w14:paraId="680858B9" w14:textId="6D785DC1" w:rsidR="00C65B84" w:rsidRPr="00C65B84" w:rsidRDefault="00C65B84" w:rsidP="00C65B84">
      <w:pPr>
        <w:pStyle w:val="Heading2"/>
      </w:pPr>
      <w:bookmarkStart w:id="239" w:name="_Toc63193968"/>
      <w:commentRangeStart w:id="240"/>
      <w:r>
        <w:t>Importance of Fishery Visualization</w:t>
      </w:r>
      <w:commentRangeEnd w:id="240"/>
      <w:r w:rsidR="00D80D46">
        <w:rPr>
          <w:rStyle w:val="CommentReference"/>
          <w:rFonts w:eastAsiaTheme="minorHAnsi" w:cstheme="minorBidi"/>
          <w:b w:val="0"/>
          <w:color w:val="auto"/>
          <w:lang w:val="en-US"/>
        </w:rPr>
        <w:commentReference w:id="240"/>
      </w:r>
      <w:bookmarkEnd w:id="239"/>
    </w:p>
    <w:p w14:paraId="79E200E8" w14:textId="77777777" w:rsidR="00C10319" w:rsidRPr="00C10319" w:rsidRDefault="00C10319" w:rsidP="00507C0A">
      <w:pPr>
        <w:spacing w:after="0"/>
        <w:ind w:firstLine="720"/>
        <w:rPr>
          <w:rFonts w:ascii="Times New Roman" w:eastAsia="Times New Roman" w:hAnsi="Times New Roman" w:cs="Times New Roman"/>
          <w:sz w:val="24"/>
          <w:szCs w:val="24"/>
        </w:rPr>
      </w:pPr>
      <w:r w:rsidRPr="00C10319">
        <w:rPr>
          <w:rFonts w:eastAsia="Times New Roman" w:cs="Arial"/>
          <w:color w:val="000000"/>
        </w:rPr>
        <w:t xml:space="preserve">Ability to see yearly </w:t>
      </w:r>
      <w:commentRangeStart w:id="241"/>
      <w:r w:rsidRPr="00C10319">
        <w:rPr>
          <w:rFonts w:eastAsia="Times New Roman" w:cs="Arial"/>
          <w:color w:val="000000"/>
        </w:rPr>
        <w:t xml:space="preserve">correlation </w:t>
      </w:r>
      <w:commentRangeEnd w:id="241"/>
      <w:r w:rsidR="008D397D">
        <w:rPr>
          <w:rStyle w:val="CommentReference"/>
        </w:rPr>
        <w:commentReference w:id="241"/>
      </w:r>
      <w:r w:rsidRPr="00C10319">
        <w:rPr>
          <w:rFonts w:eastAsia="Times New Roman" w:cs="Arial"/>
          <w:color w:val="000000"/>
        </w:rPr>
        <w:t xml:space="preserve">is an important question for </w:t>
      </w:r>
      <w:commentRangeStart w:id="242"/>
      <w:r w:rsidRPr="00C10319">
        <w:rPr>
          <w:rFonts w:eastAsia="Times New Roman" w:cs="Arial"/>
          <w:color w:val="000000"/>
        </w:rPr>
        <w:t xml:space="preserve">marine scientists, biologists and businesses </w:t>
      </w:r>
      <w:commentRangeEnd w:id="242"/>
      <w:r w:rsidR="008D397D">
        <w:rPr>
          <w:rStyle w:val="CommentReference"/>
        </w:rPr>
        <w:commentReference w:id="242"/>
      </w:r>
      <w:r w:rsidRPr="00C10319">
        <w:rPr>
          <w:rFonts w:eastAsia="Times New Roman" w:cs="Arial"/>
          <w:color w:val="000000"/>
        </w:rPr>
        <w:t>which relay on a specific fish type.</w:t>
      </w:r>
    </w:p>
    <w:p w14:paraId="6E49BD83" w14:textId="210C39C9" w:rsidR="00C10319" w:rsidRDefault="00C10319" w:rsidP="00507C0A">
      <w:pPr>
        <w:spacing w:after="0"/>
        <w:ind w:firstLine="720"/>
        <w:rPr>
          <w:rFonts w:eastAsia="Times New Roman" w:cs="Arial"/>
          <w:color w:val="000000"/>
        </w:rPr>
      </w:pPr>
      <w:r w:rsidRPr="00C10319">
        <w:rPr>
          <w:rFonts w:eastAsia="Times New Roman" w:cs="Arial"/>
          <w:color w:val="000000"/>
        </w:rPr>
        <w:t>According to the articles</w:t>
      </w:r>
      <w:r w:rsidR="00507C0A">
        <w:rPr>
          <w:rFonts w:eastAsia="Times New Roman" w:cs="Arial"/>
          <w:color w:val="000000"/>
        </w:rPr>
        <w:t xml:space="preserve"> and papers</w:t>
      </w:r>
      <w:r w:rsidRPr="00C10319">
        <w:rPr>
          <w:rFonts w:eastAsia="Times New Roman" w:cs="Arial"/>
          <w:color w:val="000000"/>
        </w:rPr>
        <w:t xml:space="preserve"> below people are more and more concerned about </w:t>
      </w:r>
      <w:commentRangeStart w:id="243"/>
      <w:r w:rsidRPr="00C10319">
        <w:rPr>
          <w:rFonts w:eastAsia="Times New Roman" w:cs="Arial"/>
          <w:color w:val="000000"/>
        </w:rPr>
        <w:t xml:space="preserve">the state </w:t>
      </w:r>
      <w:commentRangeEnd w:id="243"/>
      <w:r w:rsidR="002D1AC8">
        <w:rPr>
          <w:rStyle w:val="CommentReference"/>
        </w:rPr>
        <w:commentReference w:id="243"/>
      </w:r>
      <w:r w:rsidRPr="00C10319">
        <w:rPr>
          <w:rFonts w:eastAsia="Times New Roman" w:cs="Arial"/>
          <w:color w:val="000000"/>
        </w:rPr>
        <w:t>of the fish in the world ocean.</w:t>
      </w:r>
    </w:p>
    <w:p w14:paraId="6D1189BE" w14:textId="615C1853" w:rsidR="00507C0A" w:rsidRDefault="00507C0A" w:rsidP="00507C0A">
      <w:pPr>
        <w:spacing w:after="0"/>
        <w:ind w:firstLine="720"/>
        <w:rPr>
          <w:rFonts w:eastAsia="Times New Roman" w:cs="Arial"/>
          <w:color w:val="000000"/>
        </w:rPr>
      </w:pPr>
    </w:p>
    <w:p w14:paraId="251E250F" w14:textId="3245E2FB" w:rsidR="00D97021" w:rsidRDefault="00D97021" w:rsidP="00507C0A">
      <w:pPr>
        <w:spacing w:after="0"/>
        <w:ind w:firstLine="720"/>
        <w:rPr>
          <w:rFonts w:eastAsia="Times New Roman" w:cs="Arial"/>
          <w:color w:val="000000"/>
        </w:rPr>
      </w:pPr>
      <w:r w:rsidRPr="00D97021">
        <w:rPr>
          <w:rFonts w:eastAsia="Times New Roman" w:cs="Arial"/>
          <w:color w:val="000000"/>
        </w:rPr>
        <w:t>Fish population monitoring</w:t>
      </w:r>
    </w:p>
    <w:p w14:paraId="3E2193B8" w14:textId="4594D056" w:rsidR="00D97021" w:rsidRDefault="00AB7CDF" w:rsidP="0016722A">
      <w:pPr>
        <w:spacing w:after="0"/>
      </w:pPr>
      <w:hyperlink r:id="rId18" w:history="1">
        <w:r w:rsidR="0016722A" w:rsidRPr="009553F2">
          <w:rPr>
            <w:rStyle w:val="Hyperlink"/>
            <w:lang w:val="uk-UA"/>
          </w:rPr>
          <w:t>https://www.ontario.ca/page/methods-monitoring-fish-populations</w:t>
        </w:r>
      </w:hyperlink>
    </w:p>
    <w:p w14:paraId="746EE0D2" w14:textId="77777777" w:rsidR="00D97021" w:rsidRPr="00D97021" w:rsidRDefault="00D97021" w:rsidP="00D97021">
      <w:pPr>
        <w:spacing w:after="0"/>
        <w:ind w:firstLine="720"/>
        <w:rPr>
          <w:rFonts w:eastAsia="Times New Roman" w:cs="Arial"/>
          <w:color w:val="000000"/>
        </w:rPr>
      </w:pPr>
      <w:r w:rsidRPr="00D97021">
        <w:rPr>
          <w:rFonts w:eastAsia="Times New Roman" w:cs="Arial"/>
          <w:color w:val="000000"/>
        </w:rPr>
        <w:t>Reporting on the status of aquatic resources and how they are changing over time and understanding the impacts of large scale disturbance and human activities on aquatic resources are among the most important processes for assessing the state of ecosystems.</w:t>
      </w:r>
    </w:p>
    <w:p w14:paraId="3FC170DC" w14:textId="388FB36B" w:rsidR="00D97021" w:rsidRDefault="00D97021" w:rsidP="00D97021">
      <w:pPr>
        <w:spacing w:after="0"/>
        <w:ind w:firstLine="720"/>
        <w:rPr>
          <w:rFonts w:eastAsia="Times New Roman" w:cs="Arial"/>
          <w:color w:val="000000"/>
        </w:rPr>
      </w:pPr>
      <w:r w:rsidRPr="00D97021">
        <w:rPr>
          <w:rFonts w:eastAsia="Times New Roman" w:cs="Arial"/>
          <w:color w:val="000000"/>
        </w:rPr>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rsidP="00D97021">
      <w:pPr>
        <w:spacing w:after="0"/>
        <w:ind w:firstLine="720"/>
        <w:rPr>
          <w:rFonts w:eastAsia="Times New Roman" w:cs="Arial"/>
          <w:color w:val="000000"/>
        </w:rPr>
      </w:pPr>
    </w:p>
    <w:p w14:paraId="3E732F4B" w14:textId="77777777" w:rsidR="0016722A" w:rsidRPr="0016722A" w:rsidRDefault="00AB7CDF" w:rsidP="0016722A">
      <w:pPr>
        <w:rPr>
          <w:rFonts w:asciiTheme="minorHAnsi" w:hAnsiTheme="minorHAnsi"/>
        </w:rPr>
      </w:pPr>
      <w:hyperlink r:id="rId19" w:history="1">
        <w:r w:rsidR="0016722A">
          <w:rPr>
            <w:rStyle w:val="Hyperlink"/>
          </w:rPr>
          <w:t>https</w:t>
        </w:r>
        <w:r w:rsidR="0016722A" w:rsidRPr="0016722A">
          <w:rPr>
            <w:rStyle w:val="Hyperlink"/>
          </w:rPr>
          <w:t>://</w:t>
        </w:r>
        <w:r w:rsidR="0016722A">
          <w:rPr>
            <w:rStyle w:val="Hyperlink"/>
          </w:rPr>
          <w:t>waves</w:t>
        </w:r>
        <w:r w:rsidR="0016722A" w:rsidRPr="0016722A">
          <w:rPr>
            <w:rStyle w:val="Hyperlink"/>
          </w:rPr>
          <w:t>-</w:t>
        </w:r>
        <w:r w:rsidR="0016722A">
          <w:rPr>
            <w:rStyle w:val="Hyperlink"/>
          </w:rPr>
          <w:t>vagues</w:t>
        </w:r>
        <w:r w:rsidR="0016722A" w:rsidRPr="0016722A">
          <w:rPr>
            <w:rStyle w:val="Hyperlink"/>
          </w:rPr>
          <w:t>.</w:t>
        </w:r>
        <w:r w:rsidR="0016722A">
          <w:rPr>
            <w:rStyle w:val="Hyperlink"/>
          </w:rPr>
          <w:t>dfo</w:t>
        </w:r>
        <w:r w:rsidR="0016722A" w:rsidRPr="0016722A">
          <w:rPr>
            <w:rStyle w:val="Hyperlink"/>
          </w:rPr>
          <w:t>-</w:t>
        </w:r>
        <w:r w:rsidR="0016722A">
          <w:rPr>
            <w:rStyle w:val="Hyperlink"/>
          </w:rPr>
          <w:t>mpo</w:t>
        </w:r>
        <w:r w:rsidR="0016722A" w:rsidRPr="0016722A">
          <w:rPr>
            <w:rStyle w:val="Hyperlink"/>
          </w:rPr>
          <w:t>.</w:t>
        </w:r>
        <w:r w:rsidR="0016722A">
          <w:rPr>
            <w:rStyle w:val="Hyperlink"/>
          </w:rPr>
          <w:t>gc</w:t>
        </w:r>
        <w:r w:rsidR="0016722A" w:rsidRPr="0016722A">
          <w:rPr>
            <w:rStyle w:val="Hyperlink"/>
          </w:rPr>
          <w:t>.</w:t>
        </w:r>
        <w:r w:rsidR="0016722A">
          <w:rPr>
            <w:rStyle w:val="Hyperlink"/>
          </w:rPr>
          <w:t>ca</w:t>
        </w:r>
        <w:r w:rsidR="0016722A" w:rsidRPr="0016722A">
          <w:rPr>
            <w:rStyle w:val="Hyperlink"/>
          </w:rPr>
          <w:t>/</w:t>
        </w:r>
        <w:r w:rsidR="0016722A">
          <w:rPr>
            <w:rStyle w:val="Hyperlink"/>
          </w:rPr>
          <w:t>Library</w:t>
        </w:r>
        <w:r w:rsidR="0016722A" w:rsidRPr="0016722A">
          <w:rPr>
            <w:rStyle w:val="Hyperlink"/>
          </w:rPr>
          <w:t>/40622745.</w:t>
        </w:r>
        <w:r w:rsidR="0016722A">
          <w:rPr>
            <w:rStyle w:val="Hyperlink"/>
          </w:rPr>
          <w:t>pdf</w:t>
        </w:r>
      </w:hyperlink>
    </w:p>
    <w:p w14:paraId="6C82CBA6" w14:textId="03463C9B" w:rsidR="0016722A" w:rsidRPr="00D97021" w:rsidRDefault="0016722A" w:rsidP="00D97021">
      <w:pPr>
        <w:spacing w:after="0"/>
        <w:ind w:firstLine="720"/>
        <w:rPr>
          <w:rFonts w:eastAsia="Times New Roman" w:cs="Arial"/>
          <w:color w:val="000000"/>
        </w:rPr>
      </w:pPr>
      <w:r w:rsidRPr="0016722A">
        <w:rPr>
          <w:rFonts w:eastAsia="Times New Roman" w:cs="Arial"/>
          <w:color w:val="000000"/>
        </w:rPr>
        <w:t xml:space="preserve">The 1993 Report on the status of groundfish stocks in the Canadian Northwest Atlantic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lastRenderedPageBreak/>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rsidP="0016722A">
      <w:pPr>
        <w:spacing w:after="0"/>
        <w:ind w:firstLine="720"/>
        <w:rPr>
          <w:rFonts w:eastAsia="Times New Roman" w:cs="Arial"/>
          <w:color w:val="000000"/>
        </w:rPr>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supply and demand, etc. for the same period of time.</w:t>
      </w:r>
    </w:p>
    <w:p w14:paraId="10D8CF3B" w14:textId="77777777" w:rsidR="0016722A" w:rsidRDefault="0016722A" w:rsidP="0016722A">
      <w:pPr>
        <w:spacing w:after="0" w:line="240" w:lineRule="auto"/>
        <w:ind w:firstLine="720"/>
        <w:rPr>
          <w:rFonts w:eastAsia="Times New Roman" w:cs="Arial"/>
          <w:color w:val="000000"/>
        </w:rPr>
      </w:pPr>
    </w:p>
    <w:p w14:paraId="3510F1EF" w14:textId="77777777" w:rsidR="0016722A" w:rsidRDefault="00AB7CDF" w:rsidP="0016722A">
      <w:pPr>
        <w:jc w:val="both"/>
        <w:rPr>
          <w:rFonts w:asciiTheme="minorHAnsi" w:hAnsiTheme="minorHAnsi"/>
          <w:lang w:val="uk-UA"/>
        </w:rPr>
      </w:pPr>
      <w:hyperlink r:id="rId21" w:history="1">
        <w:r w:rsidR="0016722A">
          <w:rPr>
            <w:rStyle w:val="Hyperlink"/>
          </w:rPr>
          <w:t>https</w:t>
        </w:r>
        <w:r w:rsidR="0016722A">
          <w:rPr>
            <w:rStyle w:val="Hyperlink"/>
            <w:lang w:val="uk-UA"/>
          </w:rPr>
          <w:t>://</w:t>
        </w:r>
        <w:r w:rsidR="0016722A">
          <w:rPr>
            <w:rStyle w:val="Hyperlink"/>
          </w:rPr>
          <w:t>waves</w:t>
        </w:r>
        <w:r w:rsidR="0016722A">
          <w:rPr>
            <w:rStyle w:val="Hyperlink"/>
            <w:lang w:val="uk-UA"/>
          </w:rPr>
          <w:t>-</w:t>
        </w:r>
        <w:r w:rsidR="0016722A">
          <w:rPr>
            <w:rStyle w:val="Hyperlink"/>
          </w:rPr>
          <w:t>vagues</w:t>
        </w:r>
        <w:r w:rsidR="0016722A">
          <w:rPr>
            <w:rStyle w:val="Hyperlink"/>
            <w:lang w:val="uk-UA"/>
          </w:rPr>
          <w:t>.</w:t>
        </w:r>
        <w:r w:rsidR="0016722A">
          <w:rPr>
            <w:rStyle w:val="Hyperlink"/>
          </w:rPr>
          <w:t>dfo</w:t>
        </w:r>
        <w:r w:rsidR="0016722A">
          <w:rPr>
            <w:rStyle w:val="Hyperlink"/>
            <w:lang w:val="uk-UA"/>
          </w:rPr>
          <w:t>-</w:t>
        </w:r>
        <w:r w:rsidR="0016722A">
          <w:rPr>
            <w:rStyle w:val="Hyperlink"/>
          </w:rPr>
          <w:t>mpo</w:t>
        </w:r>
        <w:r w:rsidR="0016722A">
          <w:rPr>
            <w:rStyle w:val="Hyperlink"/>
            <w:lang w:val="uk-UA"/>
          </w:rPr>
          <w:t>.</w:t>
        </w:r>
        <w:r w:rsidR="0016722A">
          <w:rPr>
            <w:rStyle w:val="Hyperlink"/>
          </w:rPr>
          <w:t>gc</w:t>
        </w:r>
        <w:r w:rsidR="0016722A">
          <w:rPr>
            <w:rStyle w:val="Hyperlink"/>
            <w:lang w:val="uk-UA"/>
          </w:rPr>
          <w:t>.</w:t>
        </w:r>
        <w:r w:rsidR="0016722A">
          <w:rPr>
            <w:rStyle w:val="Hyperlink"/>
          </w:rPr>
          <w:t>ca</w:t>
        </w:r>
        <w:r w:rsidR="0016722A">
          <w:rPr>
            <w:rStyle w:val="Hyperlink"/>
            <w:lang w:val="uk-UA"/>
          </w:rPr>
          <w:t>/</w:t>
        </w:r>
        <w:r w:rsidR="0016722A">
          <w:rPr>
            <w:rStyle w:val="Hyperlink"/>
          </w:rPr>
          <w:t>Library</w:t>
        </w:r>
        <w:r w:rsidR="0016722A">
          <w:rPr>
            <w:rStyle w:val="Hyperlink"/>
            <w:lang w:val="uk-UA"/>
          </w:rPr>
          <w:t>/331887.</w:t>
        </w:r>
        <w:r w:rsidR="0016722A">
          <w:rPr>
            <w:rStyle w:val="Hyperlink"/>
          </w:rPr>
          <w:t>pdf</w:t>
        </w:r>
      </w:hyperlink>
    </w:p>
    <w:p w14:paraId="34CA35AA" w14:textId="1E02BF56" w:rsidR="0016722A" w:rsidRDefault="0016722A" w:rsidP="0016722A">
      <w:pPr>
        <w:spacing w:after="0"/>
        <w:ind w:firstLine="720"/>
        <w:rPr>
          <w:rFonts w:eastAsia="Times New Roman" w:cs="Arial"/>
          <w:color w:val="000000"/>
          <w:lang w:val="uk-UA"/>
        </w:rPr>
      </w:pPr>
      <w:r w:rsidRPr="0016722A">
        <w:rPr>
          <w:rFonts w:eastAsia="Times New Roman" w:cs="Arial"/>
          <w:color w:val="000000"/>
          <w:lang w:val="uk-UA"/>
        </w:rPr>
        <w:t>The Stock Status Report for 2004 year provided abundance data for Northern Abalone for each year (see Figure</w:t>
      </w:r>
      <w:r>
        <w:rPr>
          <w:rFonts w:eastAsia="Times New Roman" w:cs="Arial"/>
          <w:color w:val="000000"/>
        </w:rPr>
        <w:t xml:space="preserve"> 3.1.2</w:t>
      </w:r>
      <w:r w:rsidRPr="0016722A">
        <w:rPr>
          <w:rFonts w:eastAsia="Times New Roman" w:cs="Arial"/>
          <w:color w:val="000000"/>
          <w:lang w:val="uk-UA"/>
        </w:rPr>
        <w:t>). This figure shows that since 1998 the abundance of this species has fallen below the permissible short-term recovery objective</w:t>
      </w:r>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5F854ABE" w:rsidR="003C0EF0" w:rsidRDefault="003C0EF0" w:rsidP="0016722A">
      <w:pPr>
        <w:spacing w:after="0"/>
        <w:ind w:firstLine="720"/>
        <w:jc w:val="center"/>
        <w:rPr>
          <w:rFonts w:eastAsia="Times New Roman" w:cs="Arial"/>
          <w:color w:val="000000"/>
        </w:rPr>
      </w:pPr>
    </w:p>
    <w:p w14:paraId="754731F7" w14:textId="77777777" w:rsidR="001D584F" w:rsidRPr="004D67AC" w:rsidRDefault="001D584F" w:rsidP="001D584F">
      <w:pPr>
        <w:ind w:firstLine="720"/>
        <w:jc w:val="both"/>
        <w:rPr>
          <w:rFonts w:asciiTheme="minorHAnsi" w:hAnsiTheme="minorHAnsi"/>
          <w:rPrChange w:id="244" w:author="Vladymyr Kozyr [2]" w:date="2021-01-10T22:00:00Z">
            <w:rPr>
              <w:rFonts w:asciiTheme="minorHAnsi" w:hAnsiTheme="minorHAnsi"/>
              <w:lang w:val="ru-RU"/>
            </w:rPr>
          </w:rPrChange>
        </w:rPr>
      </w:pPr>
      <w:r>
        <w:t>Scottish publications</w:t>
      </w:r>
    </w:p>
    <w:p w14:paraId="1791486C" w14:textId="3EA01660" w:rsidR="003C0EF0" w:rsidRDefault="00AB7CDF" w:rsidP="003C0EF0">
      <w:pPr>
        <w:spacing w:after="0"/>
        <w:ind w:firstLine="720"/>
      </w:pPr>
      <w:hyperlink r:id="rId23" w:history="1">
        <w:r w:rsidR="001D584F">
          <w:rPr>
            <w:rStyle w:val="Hyperlink"/>
          </w:rPr>
          <w:t>https://www.gov.scot/publications/scottish-sea-fisheries-statistics-2019/</w:t>
        </w:r>
      </w:hyperlink>
    </w:p>
    <w:p w14:paraId="1E872CC8" w14:textId="6E189BBB" w:rsidR="001D584F" w:rsidRPr="001D584F" w:rsidRDefault="001D584F" w:rsidP="003C0EF0">
      <w:pPr>
        <w:spacing w:after="0"/>
        <w:ind w:firstLine="720"/>
        <w:rPr>
          <w:rFonts w:eastAsia="Times New Roman" w:cs="Arial"/>
          <w:color w:val="000000"/>
        </w:rPr>
      </w:pPr>
      <w:r w:rsidRPr="001D584F">
        <w:rPr>
          <w:rFonts w:eastAsia="Times New Roman" w:cs="Arial"/>
          <w:color w:val="000000"/>
        </w:rPr>
        <w:t>More recent annual environmental reports also show this kind of data. For example, Scottish Sea Fisheries Statistics for 2019 from the Cabinet Secretary for Rural Economy and Tourism provides both summary data and more detailed statistics by region. From the information related to this topic, the following can be distinguished:</w:t>
      </w:r>
    </w:p>
    <w:p w14:paraId="0748748B" w14:textId="5D6B8020" w:rsidR="001D584F" w:rsidRPr="001D584F" w:rsidRDefault="001D584F" w:rsidP="001D584F">
      <w:pPr>
        <w:pStyle w:val="ListParagraph"/>
        <w:numPr>
          <w:ilvl w:val="0"/>
          <w:numId w:val="4"/>
        </w:numPr>
        <w:spacing w:before="0" w:after="160" w:line="256" w:lineRule="auto"/>
        <w:rPr>
          <w:rFonts w:ascii="Arial" w:hAnsi="Arial" w:cs="Arial"/>
          <w:rPrChange w:id="245" w:author="Vladymyr Kozyr [2]" w:date="2021-01-10T21:58:00Z">
            <w:rPr>
              <w:rFonts w:asciiTheme="minorHAnsi" w:hAnsiTheme="minorHAnsi"/>
            </w:rPr>
          </w:rPrChange>
        </w:rPr>
      </w:pPr>
      <w:del w:id="246" w:author="Vladymyr Kozyr [2]" w:date="2021-01-10T22:00:00Z">
        <w:r w:rsidRPr="000B5EBB" w:rsidDel="004D67AC">
          <w:rPr>
            <w:rFonts w:ascii="Arial" w:hAnsi="Arial" w:cs="Arial"/>
            <w:color w:val="000000" w:themeColor="text1"/>
            <w:rPrChange w:id="247" w:author="Vladymyr Kozyr" w:date="2021-01-31T14:43:00Z">
              <w:rPr/>
            </w:rPrChange>
          </w:rPr>
          <w:delText>t</w:delText>
        </w:r>
      </w:del>
      <w:ins w:id="248" w:author="Vladymyr Kozyr" w:date="2021-01-31T14:42:00Z">
        <w:r w:rsidR="000B5EBB" w:rsidRPr="000B5EBB">
          <w:rPr>
            <w:rFonts w:ascii="Arial" w:hAnsi="Arial" w:cs="Arial"/>
            <w:color w:val="000000" w:themeColor="text1"/>
            <w:rPrChange w:id="249" w:author="Vladymyr Kozyr" w:date="2021-01-31T14:43:00Z">
              <w:rPr>
                <w:rFonts w:ascii="Arial" w:hAnsi="Arial" w:cs="Arial"/>
              </w:rPr>
            </w:rPrChange>
          </w:rPr>
          <w:t>T</w:t>
        </w:r>
      </w:ins>
      <w:ins w:id="250" w:author="Vladymyr Kozyr [2]" w:date="2021-01-10T22:00:00Z">
        <w:del w:id="251" w:author="Vladymyr Kozyr" w:date="2021-01-31T14:42:00Z">
          <w:r w:rsidR="004D67AC" w:rsidRPr="000B5EBB" w:rsidDel="000B5EBB">
            <w:rPr>
              <w:rFonts w:ascii="Arial" w:hAnsi="Arial" w:cs="Arial"/>
              <w:color w:val="000000" w:themeColor="text1"/>
              <w:rPrChange w:id="252" w:author="Vladymyr Kozyr" w:date="2021-01-31T14:43:00Z">
                <w:rPr>
                  <w:rFonts w:ascii="Arial" w:hAnsi="Arial" w:cs="Arial"/>
                </w:rPr>
              </w:rPrChange>
            </w:rPr>
            <w:delText>T</w:delText>
          </w:r>
        </w:del>
      </w:ins>
      <w:r w:rsidRPr="000B5EBB">
        <w:rPr>
          <w:rFonts w:ascii="Arial" w:hAnsi="Arial" w:cs="Arial"/>
          <w:color w:val="000000" w:themeColor="text1"/>
          <w:rPrChange w:id="253" w:author="Vladymyr Kozyr" w:date="2021-01-31T14:43:00Z">
            <w:rPr/>
          </w:rPrChange>
        </w:rPr>
        <w:t>o</w:t>
      </w:r>
      <w:r w:rsidRPr="001D584F">
        <w:rPr>
          <w:rFonts w:ascii="Arial" w:hAnsi="Arial" w:cs="Arial"/>
          <w:rPrChange w:id="254" w:author="Vladymyr Kozyr [2]" w:date="2021-01-10T21:58:00Z">
            <w:rPr/>
          </w:rPrChange>
        </w:rPr>
        <w:t>tal amount of caught fish (tonnage) and profit</w:t>
      </w:r>
    </w:p>
    <w:p w14:paraId="01AB9B31" w14:textId="42953CB7" w:rsidR="001D584F" w:rsidRPr="001D584F" w:rsidRDefault="001D584F">
      <w:pPr>
        <w:jc w:val="center"/>
        <w:rPr>
          <w:rFonts w:cs="Arial"/>
          <w:lang w:val="ru-RU"/>
        </w:rPr>
        <w:pPrChange w:id="255" w:author="Vladymyr Kozyr [2]"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256" w:author="Vladymyr Kozyr [2]" w:date="2021-01-10T21:58:00Z">
            <w:rPr/>
          </w:rPrChange>
        </w:rPr>
      </w:pPr>
      <w:r w:rsidRPr="001D584F">
        <w:rPr>
          <w:rFonts w:ascii="Arial" w:hAnsi="Arial" w:cs="Arial"/>
          <w:rPrChange w:id="257" w:author="Vladymyr Kozyr [2]" w:date="2021-01-10T21:58:00Z">
            <w:rPr/>
          </w:rPrChange>
        </w:rPr>
        <w:t>Percentage of Scottish vessels’ landings by species type in 2019</w:t>
      </w:r>
    </w:p>
    <w:p w14:paraId="11BFC0E0" w14:textId="27AC1107" w:rsidR="001D584F" w:rsidRPr="001D584F" w:rsidRDefault="001D584F">
      <w:pPr>
        <w:ind w:left="360"/>
        <w:jc w:val="center"/>
        <w:rPr>
          <w:rFonts w:cs="Arial"/>
        </w:rPr>
        <w:pPrChange w:id="258" w:author="Vladymyr Kozyr [2]"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259" w:author="Vladymyr Kozyr [2]" w:date="2021-01-10T22:01:00Z"/>
          <w:rFonts w:ascii="Arial" w:hAnsi="Arial" w:cs="Arial"/>
        </w:rPr>
      </w:pPr>
      <w:r w:rsidRPr="001D584F">
        <w:rPr>
          <w:rFonts w:ascii="Arial" w:hAnsi="Arial" w:cs="Arial"/>
          <w:rPrChange w:id="260" w:author="Vladymyr Kozyr [2]" w:date="2021-01-10T21:58:00Z">
            <w:rPr/>
          </w:rPrChange>
        </w:rPr>
        <w:t>Change in total tonnage and value of landings by Scottish vessels between</w:t>
      </w:r>
      <w:ins w:id="261" w:author="Vladymyr Kozyr [2]" w:date="2021-01-10T22:00:00Z">
        <w:r w:rsidR="004D67AC">
          <w:rPr>
            <w:rFonts w:ascii="Arial" w:hAnsi="Arial" w:cs="Arial"/>
          </w:rPr>
          <w:t xml:space="preserve"> 2018 and</w:t>
        </w:r>
      </w:ins>
      <w:r w:rsidRPr="001D584F">
        <w:rPr>
          <w:rFonts w:ascii="Arial" w:hAnsi="Arial" w:cs="Arial"/>
          <w:rPrChange w:id="262" w:author="Vladymyr Kozyr [2]" w:date="2021-01-10T21:58:00Z">
            <w:rPr/>
          </w:rPrChange>
        </w:rPr>
        <w:t xml:space="preserve"> 2019</w:t>
      </w:r>
      <w:del w:id="263" w:author="Vladymyr Kozyr [2]" w:date="2021-01-10T22:01:00Z">
        <w:r w:rsidRPr="001D584F" w:rsidDel="004D67AC">
          <w:rPr>
            <w:rFonts w:ascii="Arial" w:hAnsi="Arial" w:cs="Arial"/>
            <w:rPrChange w:id="264" w:author="Vladymyr Kozyr [2]" w:date="2021-01-10T21:58:00Z">
              <w:rPr/>
            </w:rPrChange>
          </w:rPr>
          <w:delText xml:space="preserve"> and 2018</w:delText>
        </w:r>
        <w:r w:rsidRPr="001D584F" w:rsidDel="004D67AC">
          <w:rPr>
            <w:rFonts w:ascii="Arial" w:hAnsi="Arial" w:cs="Arial"/>
            <w:noProof/>
            <w:rPrChange w:id="265" w:author="Vladymyr Kozyr [2]"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2113BA9" w:rsidR="004D67AC" w:rsidRPr="001D584F" w:rsidRDefault="004D67AC">
      <w:pPr>
        <w:pStyle w:val="ListParagraph"/>
        <w:spacing w:before="0" w:after="160" w:line="256" w:lineRule="auto"/>
        <w:jc w:val="center"/>
        <w:rPr>
          <w:rFonts w:ascii="Arial" w:hAnsi="Arial" w:cs="Arial"/>
          <w:rPrChange w:id="266" w:author="Vladymyr Kozyr [2]" w:date="2021-01-10T21:58:00Z">
            <w:rPr/>
          </w:rPrChange>
        </w:rPr>
        <w:pPrChange w:id="267" w:author="Vladymyr Kozyr [2]" w:date="2021-01-10T22:01:00Z">
          <w:pPr>
            <w:pStyle w:val="ListParagraph"/>
            <w:numPr>
              <w:numId w:val="5"/>
            </w:numPr>
            <w:spacing w:before="0" w:after="160" w:line="256" w:lineRule="auto"/>
            <w:ind w:hanging="360"/>
          </w:pPr>
        </w:pPrChange>
      </w:pPr>
      <w:ins w:id="268" w:author="Vladymyr Kozyr [2]" w:date="2021-01-10T22:01:00Z">
        <w:r w:rsidRPr="001D584F">
          <w:rPr>
            <w:rFonts w:ascii="Arial" w:hAnsi="Arial" w:cs="Arial"/>
            <w:noProof/>
            <w:rPrChange w:id="269" w:author="Vladymyr Kozyr [2]"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A02E9A1" w14:textId="77777777" w:rsidR="001D584F" w:rsidRPr="001D584F" w:rsidRDefault="001D584F" w:rsidP="001D584F">
      <w:pPr>
        <w:pStyle w:val="ListParagraph"/>
        <w:numPr>
          <w:ilvl w:val="0"/>
          <w:numId w:val="5"/>
        </w:numPr>
        <w:spacing w:before="0" w:after="160" w:line="256" w:lineRule="auto"/>
        <w:rPr>
          <w:rFonts w:ascii="Arial" w:hAnsi="Arial" w:cs="Arial"/>
          <w:rPrChange w:id="270" w:author="Vladymyr Kozyr [2]" w:date="2021-01-10T21:58:00Z">
            <w:rPr/>
          </w:rPrChange>
        </w:rPr>
      </w:pPr>
      <w:r w:rsidRPr="001D584F">
        <w:rPr>
          <w:rFonts w:ascii="Arial" w:hAnsi="Arial" w:cs="Arial"/>
          <w:rPrChange w:id="271" w:author="Vladymyr Kozyr [2]" w:date="2021-01-10T21:58:00Z">
            <w:rPr/>
          </w:rPrChange>
        </w:rPr>
        <w:t>Tonnage of landings by Scottish vessels by species type 2010 to 2019</w:t>
      </w:r>
    </w:p>
    <w:p w14:paraId="7CC977E9" w14:textId="4C84C58C" w:rsidR="001D584F" w:rsidRPr="001D584F" w:rsidRDefault="001D584F">
      <w:pPr>
        <w:ind w:left="360"/>
        <w:jc w:val="center"/>
        <w:rPr>
          <w:rFonts w:cs="Arial"/>
        </w:rPr>
        <w:pPrChange w:id="272" w:author="Vladymyr Kozyr [2]"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273" w:author="Vladymyr Kozyr [2]" w:date="2021-01-10T21:58:00Z">
            <w:rPr/>
          </w:rPrChange>
        </w:rPr>
      </w:pPr>
      <w:r w:rsidRPr="001D584F">
        <w:rPr>
          <w:rFonts w:ascii="Arial" w:hAnsi="Arial" w:cs="Arial"/>
          <w:rPrChange w:id="274" w:author="Vladymyr Kozyr [2]" w:date="2021-01-10T21:58:00Z">
            <w:rPr/>
          </w:rPrChange>
        </w:rPr>
        <w:t>Real terms value of landings by Scottish vessels by species type 2010 to 2019</w:t>
      </w:r>
    </w:p>
    <w:p w14:paraId="19C21757" w14:textId="28DB421E" w:rsidR="001D584F" w:rsidRPr="001D584F" w:rsidRDefault="001D584F">
      <w:pPr>
        <w:ind w:left="360"/>
        <w:jc w:val="center"/>
        <w:rPr>
          <w:rFonts w:cs="Arial"/>
        </w:rPr>
        <w:pPrChange w:id="275" w:author="Vladymyr Kozyr [2]" w:date="2021-01-10T22:01:00Z">
          <w:pPr>
            <w:ind w:left="360"/>
            <w:jc w:val="both"/>
          </w:pPr>
        </w:pPrChange>
      </w:pPr>
      <w:r w:rsidRPr="001D584F">
        <w:rPr>
          <w:rFonts w:cs="Arial"/>
          <w:noProof/>
        </w:rPr>
        <w:lastRenderedPageBreak/>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276" w:author="Vladymyr Kozyr [2]" w:date="2021-01-10T21:58:00Z">
            <w:rPr/>
          </w:rPrChange>
        </w:rPr>
      </w:pPr>
      <w:r w:rsidRPr="001D584F">
        <w:rPr>
          <w:rFonts w:ascii="Arial" w:hAnsi="Arial" w:cs="Arial"/>
          <w:rPrChange w:id="277" w:author="Vladymyr Kozyr [2]"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278" w:author="Vladymyr Kozyr [2]"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279" w:author="Vladymyr Kozyr [2]" w:date="2021-01-10T21:58:00Z">
            <w:rPr/>
          </w:rPrChange>
        </w:rPr>
      </w:pPr>
      <w:r w:rsidRPr="001D584F">
        <w:rPr>
          <w:rFonts w:ascii="Arial" w:hAnsi="Arial" w:cs="Arial"/>
          <w:rPrChange w:id="280" w:author="Vladymyr Kozyr [2]"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281" w:author="Vladymyr Kozyr [2]"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282" w:author="Vladymyr Kozyr [2]" w:date="2021-01-10T21:58:00Z">
            <w:rPr/>
          </w:rPrChange>
        </w:rPr>
      </w:pPr>
      <w:r w:rsidRPr="001D584F">
        <w:rPr>
          <w:rFonts w:ascii="Arial" w:hAnsi="Arial" w:cs="Arial"/>
          <w:rPrChange w:id="283" w:author="Vladymyr Kozyr [2]" w:date="2021-01-10T21:58:00Z">
            <w:rPr/>
          </w:rPrChange>
        </w:rPr>
        <w:t>Real terms price per tonne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284" w:author="Vladymyr Kozyr [2]" w:date="2021-01-10T21:58:00Z">
            <w:rPr/>
          </w:rPrChange>
        </w:rPr>
        <w:pPrChange w:id="285" w:author="Vladymyr Kozyr [2]" w:date="2021-01-10T22:01:00Z">
          <w:pPr>
            <w:pStyle w:val="ListParagraph"/>
          </w:pPr>
        </w:pPrChange>
      </w:pPr>
      <w:r w:rsidRPr="001D584F">
        <w:rPr>
          <w:rFonts w:ascii="Arial" w:hAnsi="Arial" w:cs="Arial"/>
          <w:noProof/>
          <w:rPrChange w:id="286" w:author="Vladymyr Kozyr [2]"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287" w:author="Vladymyr Kozyr [2]" w:date="2021-01-10T21:58:00Z">
            <w:rPr/>
          </w:rPrChange>
        </w:rPr>
      </w:pPr>
      <w:r w:rsidRPr="001D584F">
        <w:rPr>
          <w:rFonts w:ascii="Arial" w:hAnsi="Arial" w:cs="Arial"/>
          <w:rPrChange w:id="288" w:author="Vladymyr Kozyr [2]" w:date="2021-01-10T21:58:00Z">
            <w:rPr/>
          </w:rPrChange>
        </w:rPr>
        <w:t>Percentage quota uptakes of key commercial stocks by vessels in Scottish Producer Organisations in 2019</w:t>
      </w:r>
    </w:p>
    <w:p w14:paraId="647E52D7" w14:textId="42C67CE6" w:rsidR="001D584F" w:rsidRPr="001D584F" w:rsidRDefault="001D584F">
      <w:pPr>
        <w:pStyle w:val="ListParagraph"/>
        <w:jc w:val="center"/>
        <w:rPr>
          <w:rFonts w:ascii="Arial" w:hAnsi="Arial" w:cs="Arial"/>
          <w:rPrChange w:id="289" w:author="Vladymyr Kozyr [2]" w:date="2021-01-10T21:58:00Z">
            <w:rPr/>
          </w:rPrChange>
        </w:rPr>
        <w:pPrChange w:id="290" w:author="Vladymyr Kozyr [2]" w:date="2021-01-10T22:01:00Z">
          <w:pPr>
            <w:pStyle w:val="ListParagraph"/>
          </w:pPr>
        </w:pPrChange>
      </w:pPr>
      <w:r w:rsidRPr="001D584F">
        <w:rPr>
          <w:rFonts w:ascii="Arial" w:hAnsi="Arial" w:cs="Arial"/>
          <w:noProof/>
          <w:rPrChange w:id="291" w:author="Vladymyr Kozyr [2]"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rsidP="001D584F">
      <w:pPr>
        <w:jc w:val="both"/>
        <w:rPr>
          <w:del w:id="292" w:author="Vladymyr Kozyr [2]" w:date="2021-01-10T22:01:00Z"/>
          <w:rFonts w:cs="Arial"/>
          <w:lang w:val="ru-RU"/>
        </w:rPr>
      </w:pPr>
      <w:del w:id="293" w:author="Vladymyr Kozyr [2]"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rsidP="004D67AC">
      <w:pPr>
        <w:spacing w:after="0"/>
        <w:ind w:firstLine="720"/>
        <w:rPr>
          <w:ins w:id="294" w:author="Vladymyr Kozyr [2]" w:date="2021-01-10T22:02:00Z"/>
          <w:rFonts w:eastAsia="Times New Roman" w:cs="Arial"/>
          <w:color w:val="000000"/>
        </w:rPr>
      </w:pPr>
      <w:ins w:id="295" w:author="Vladymyr Kozyr [2]" w:date="2021-01-10T22:02:00Z">
        <w:r w:rsidRPr="004D67AC">
          <w:rPr>
            <w:rFonts w:eastAsia="Times New Roman" w:cs="Arial"/>
            <w:color w:val="000000"/>
            <w:rPrChange w:id="296" w:author="Vladymyr Kozyr [2]"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77777777" w:rsidR="004D67AC" w:rsidRDefault="004D67AC" w:rsidP="004D67AC">
      <w:pPr>
        <w:spacing w:after="0"/>
        <w:ind w:firstLine="720"/>
        <w:rPr>
          <w:ins w:id="297" w:author="Vladymyr Kozyr [2]" w:date="2021-01-10T22:02:00Z"/>
          <w:rFonts w:eastAsia="Times New Roman" w:cs="Arial"/>
          <w:color w:val="000000"/>
        </w:rPr>
      </w:pPr>
    </w:p>
    <w:p w14:paraId="6D8A7592" w14:textId="4F49352A" w:rsidR="004D67AC" w:rsidRPr="004D67AC" w:rsidRDefault="004D67AC" w:rsidP="004D67AC">
      <w:pPr>
        <w:jc w:val="both"/>
        <w:rPr>
          <w:ins w:id="298" w:author="Vladymyr Kozyr [2]" w:date="2021-01-10T22:02:00Z"/>
          <w:rFonts w:asciiTheme="minorHAnsi" w:hAnsiTheme="minorHAnsi"/>
          <w:rPrChange w:id="299" w:author="Vladymyr Kozyr [2]" w:date="2021-01-10T22:02:00Z">
            <w:rPr>
              <w:ins w:id="300" w:author="Vladymyr Kozyr [2]" w:date="2021-01-10T22:02:00Z"/>
              <w:rFonts w:asciiTheme="minorHAnsi" w:hAnsiTheme="minorHAnsi"/>
              <w:lang w:val="ru-RU"/>
            </w:rPr>
          </w:rPrChange>
        </w:rPr>
      </w:pPr>
      <w:ins w:id="301" w:author="Vladymyr Kozyr [2]" w:date="2021-01-10T22:02:00Z">
        <w:r>
          <w:t>English Reports</w:t>
        </w:r>
      </w:ins>
    </w:p>
    <w:p w14:paraId="73CD5EA4" w14:textId="77777777" w:rsidR="004D67AC" w:rsidRDefault="004D67AC" w:rsidP="004D67AC">
      <w:pPr>
        <w:jc w:val="both"/>
        <w:rPr>
          <w:ins w:id="302" w:author="Vladymyr Kozyr [2]" w:date="2021-01-10T22:02:00Z"/>
        </w:rPr>
      </w:pPr>
      <w:ins w:id="303" w:author="Vladymyr Kozyr [2]" w:date="2021-01-10T22:02:00Z">
        <w:r>
          <w:fldChar w:fldCharType="begin"/>
        </w:r>
        <w:r>
          <w:instrText xml:space="preserve"> HYPERLINK "https://assets.publishing.service.gov.uk/government/uploads/system/uploads/attachment_data/file/920679/UK_Sea_Fisheries_Statistics_2019_-_access_checked-002.pdf" </w:instrText>
        </w:r>
        <w:r>
          <w:fldChar w:fldCharType="separate"/>
        </w:r>
        <w:r>
          <w:rPr>
            <w:rStyle w:val="Hyperlink"/>
          </w:rPr>
          <w:t>https://assets.publishing.service.gov.uk/government/uploads/system/uploads/attachment_data/file/920679/UK_Sea_Fisheries_Statistics_2019_-_access_checked-002.pdf</w:t>
        </w:r>
        <w:r>
          <w:fldChar w:fldCharType="end"/>
        </w:r>
      </w:ins>
    </w:p>
    <w:p w14:paraId="6F0CEEF8" w14:textId="77777777" w:rsidR="004D67AC" w:rsidRPr="004D67AC" w:rsidRDefault="004D67AC" w:rsidP="004D67AC">
      <w:pPr>
        <w:spacing w:after="0"/>
        <w:ind w:firstLine="720"/>
        <w:rPr>
          <w:ins w:id="304" w:author="Vladymyr Kozyr [2]" w:date="2021-01-10T22:03:00Z"/>
          <w:rPrChange w:id="305" w:author="Vladymyr Kozyr [2]" w:date="2021-01-10T22:03:00Z">
            <w:rPr>
              <w:ins w:id="306" w:author="Vladymyr Kozyr [2]" w:date="2021-01-10T22:03:00Z"/>
              <w:lang w:val="ru-RU"/>
            </w:rPr>
          </w:rPrChange>
        </w:rPr>
      </w:pPr>
      <w:ins w:id="307" w:author="Vladymyr Kozyr [2]" w:date="2021-01-10T22:03:00Z">
        <w:r w:rsidRPr="004D67AC">
          <w:rPr>
            <w:rPrChange w:id="308" w:author="Vladymyr Kozyr [2]"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 are and will remain relevant for a long time.</w:t>
        </w:r>
      </w:ins>
    </w:p>
    <w:p w14:paraId="5E3886F8" w14:textId="67207143" w:rsidR="004D67AC" w:rsidRPr="004D67AC" w:rsidRDefault="004D67AC" w:rsidP="004D67AC">
      <w:pPr>
        <w:spacing w:after="0"/>
        <w:ind w:firstLine="720"/>
        <w:rPr>
          <w:ins w:id="309" w:author="Vladymyr Kozyr [2]" w:date="2021-01-10T22:03:00Z"/>
          <w:rPrChange w:id="310" w:author="Vladymyr Kozyr [2]" w:date="2021-01-10T22:03:00Z">
            <w:rPr>
              <w:ins w:id="311" w:author="Vladymyr Kozyr [2]" w:date="2021-01-10T22:03:00Z"/>
              <w:lang w:val="ru-RU"/>
            </w:rPr>
          </w:rPrChange>
        </w:rPr>
      </w:pPr>
      <w:ins w:id="312" w:author="Vladymyr Kozyr [2]" w:date="2021-01-10T22:05:00Z">
        <w:r>
          <w:t>List o</w:t>
        </w:r>
      </w:ins>
      <w:ins w:id="313" w:author="Vladymyr Kozyr [2]" w:date="2021-01-10T22:03:00Z">
        <w:r w:rsidRPr="004D67AC">
          <w:rPr>
            <w:rPrChange w:id="314" w:author="Vladymyr Kozyr [2]" w:date="2021-01-10T22:03:00Z">
              <w:rPr>
                <w:lang w:val="ru-RU"/>
              </w:rPr>
            </w:rPrChange>
          </w:rPr>
          <w:t xml:space="preserve">f the </w:t>
        </w:r>
      </w:ins>
      <w:ins w:id="315" w:author="Vladymyr Kozyr [2]" w:date="2021-01-10T22:04:00Z">
        <w:r>
          <w:t>disadvantages</w:t>
        </w:r>
      </w:ins>
      <w:ins w:id="316" w:author="Vladymyr Kozyr [2]" w:date="2021-01-10T22:03:00Z">
        <w:r w:rsidRPr="004D67AC">
          <w:rPr>
            <w:rPrChange w:id="317" w:author="Vladymyr Kozyr [2]"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318" w:author="Vladymyr Kozyr [2]" w:date="2021-01-10T22:03:00Z"/>
          <w:rPrChange w:id="319" w:author="Vladymyr Kozyr [2]" w:date="2021-01-10T22:03:00Z">
            <w:rPr>
              <w:ins w:id="320" w:author="Vladymyr Kozyr [2]" w:date="2021-01-10T22:03:00Z"/>
              <w:lang w:val="ru-RU"/>
            </w:rPr>
          </w:rPrChange>
        </w:rPr>
      </w:pPr>
      <w:ins w:id="321" w:author="Vladymyr Kozyr [2]" w:date="2021-01-10T22:03:00Z">
        <w:r w:rsidRPr="004D67AC">
          <w:rPr>
            <w:rPrChange w:id="322" w:author="Vladymyr Kozyr [2]" w:date="2021-01-10T22:03:00Z">
              <w:rPr>
                <w:lang w:val="ru-RU"/>
              </w:rPr>
            </w:rPrChange>
          </w:rPr>
          <w:lastRenderedPageBreak/>
          <w:t xml:space="preserve">- Some data is provided only in tables, which greatly </w:t>
        </w:r>
      </w:ins>
      <w:ins w:id="323" w:author="Vladymyr Kozyr [2]" w:date="2021-01-10T22:06:00Z">
        <w:r w:rsidRPr="004D67AC">
          <w:t>sophisticate</w:t>
        </w:r>
        <w:r>
          <w:t>s</w:t>
        </w:r>
        <w:r w:rsidRPr="004D67AC">
          <w:rPr>
            <w:rPrChange w:id="324" w:author="Vladymyr Kozyr [2]" w:date="2021-01-10T22:06:00Z">
              <w:rPr>
                <w:lang w:val="ru-RU"/>
              </w:rPr>
            </w:rPrChange>
          </w:rPr>
          <w:t xml:space="preserve"> </w:t>
        </w:r>
      </w:ins>
      <w:ins w:id="325" w:author="Vladymyr Kozyr [2]" w:date="2021-01-10T22:03:00Z">
        <w:r w:rsidRPr="004D67AC">
          <w:rPr>
            <w:rPrChange w:id="326" w:author="Vladymyr Kozyr [2]" w:date="2021-01-10T22:03:00Z">
              <w:rPr>
                <w:lang w:val="ru-RU"/>
              </w:rPr>
            </w:rPrChange>
          </w:rPr>
          <w:t>the ability to visually evaluate the information.</w:t>
        </w:r>
      </w:ins>
    </w:p>
    <w:p w14:paraId="6A55C1D7" w14:textId="1FED1990" w:rsidR="004D67AC" w:rsidRDefault="004D67AC" w:rsidP="004D67AC">
      <w:pPr>
        <w:spacing w:after="0"/>
        <w:ind w:firstLine="720"/>
        <w:rPr>
          <w:ins w:id="327" w:author="Vladymyr Kozyr [2]" w:date="2021-01-10T22:07:00Z"/>
        </w:rPr>
      </w:pPr>
      <w:ins w:id="328" w:author="Vladymyr Kozyr [2]" w:date="2021-01-10T22:03:00Z">
        <w:r w:rsidRPr="004D67AC">
          <w:rPr>
            <w:rPrChange w:id="329" w:author="Vladymyr Kozyr [2]"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330" w:author="Vladymyr Kozyr [2]" w:date="2021-01-10T22:07:00Z"/>
        </w:rPr>
      </w:pPr>
      <w:ins w:id="331" w:author="Vladymyr Kozyr [2]" w:date="2021-01-10T22:07:00Z">
        <w:r>
          <w:t>- All visualizations are presented as static images, to use interactions involved.</w:t>
        </w:r>
      </w:ins>
    </w:p>
    <w:p w14:paraId="7EA52238" w14:textId="201EA872" w:rsidR="004D67AC" w:rsidRDefault="004D67AC" w:rsidP="004D67AC">
      <w:pPr>
        <w:spacing w:after="0"/>
        <w:ind w:firstLine="720"/>
        <w:rPr>
          <w:ins w:id="332" w:author="Vladymyr Kozyr [2]" w:date="2021-01-10T22:07:00Z"/>
        </w:rPr>
      </w:pPr>
    </w:p>
    <w:p w14:paraId="5330D8AE" w14:textId="3BE7371C" w:rsidR="004D67AC" w:rsidRPr="004D67AC" w:rsidRDefault="004D67AC" w:rsidP="004D67AC">
      <w:pPr>
        <w:spacing w:after="0"/>
        <w:ind w:firstLine="720"/>
        <w:rPr>
          <w:rFonts w:eastAsia="Times New Roman" w:cs="Arial"/>
          <w:b/>
          <w:bCs/>
          <w:color w:val="000000"/>
          <w:rPrChange w:id="333" w:author="Vladymyr Kozyr [2]" w:date="2021-01-10T22:08:00Z">
            <w:rPr>
              <w:rFonts w:eastAsia="Times New Roman" w:cs="Arial"/>
              <w:color w:val="000000"/>
              <w:lang w:val="ru-RU"/>
            </w:rPr>
          </w:rPrChange>
        </w:rPr>
      </w:pPr>
      <w:ins w:id="334" w:author="Vladymyr Kozyr [2]" w:date="2021-01-10T22:07:00Z">
        <w:r w:rsidRPr="004D67AC">
          <w:rPr>
            <w:b/>
            <w:bCs/>
            <w:rPrChange w:id="335" w:author="Vladymyr Kozyr [2]" w:date="2021-01-10T22:08:00Z">
              <w:rPr/>
            </w:rPrChange>
          </w:rPr>
          <w:t>Maybe mo</w:t>
        </w:r>
      </w:ins>
      <w:ins w:id="336" w:author="Vladymyr Kozyr [2]" w:date="2021-01-10T22:08:00Z">
        <w:r w:rsidRPr="004D67AC">
          <w:rPr>
            <w:b/>
            <w:bCs/>
            <w:rPrChange w:id="337" w:author="Vladymyr Kozyr [2]" w:date="2021-01-10T22:08:00Z">
              <w:rPr/>
            </w:rPrChange>
          </w:rPr>
          <w:t>ve the following text into chapter 3.5 as conclusion paragraph of section 3?</w:t>
        </w:r>
      </w:ins>
    </w:p>
    <w:p w14:paraId="11D9A4EA" w14:textId="1270A11B" w:rsidR="00275DA3" w:rsidRPr="004D67AC" w:rsidRDefault="00275DA3" w:rsidP="0016722A">
      <w:pPr>
        <w:spacing w:after="0"/>
        <w:ind w:firstLine="720"/>
        <w:jc w:val="center"/>
        <w:rPr>
          <w:rFonts w:eastAsia="Times New Roman" w:cs="Arial"/>
          <w:color w:val="000000"/>
          <w:rPrChange w:id="338" w:author="Vladymyr Kozyr [2]" w:date="2021-01-10T22:03:00Z">
            <w:rPr>
              <w:rFonts w:eastAsia="Times New Roman" w:cs="Arial"/>
              <w:color w:val="000000"/>
              <w:lang w:val="ru-RU"/>
            </w:rPr>
          </w:rPrChange>
        </w:rPr>
      </w:pPr>
    </w:p>
    <w:p w14:paraId="05E13BB0" w14:textId="6A1CDBB1" w:rsidR="00781FF1" w:rsidRPr="0016722A" w:rsidRDefault="00781FF1" w:rsidP="00781FF1">
      <w:pPr>
        <w:spacing w:after="0"/>
        <w:rPr>
          <w:rFonts w:eastAsia="Times New Roman" w:cs="Arial"/>
          <w:color w:val="000000"/>
        </w:rPr>
      </w:pPr>
      <w:r>
        <w:rPr>
          <w:rFonts w:eastAsia="Times New Roman" w:cs="Arial"/>
          <w:color w:val="000000"/>
        </w:rPr>
        <w:t>It’s also worth mentioning problems on which marine scientist are eager to work on.</w:t>
      </w:r>
    </w:p>
    <w:p w14:paraId="567CD04C" w14:textId="77777777" w:rsidR="00507C0A" w:rsidRDefault="00507C0A" w:rsidP="00507C0A">
      <w:pPr>
        <w:pStyle w:val="1Para"/>
        <w:rPr>
          <w:lang w:val="en-US"/>
        </w:rPr>
      </w:pPr>
      <w:commentRangeStart w:id="339"/>
      <w:r>
        <w:rPr>
          <w:lang w:val="en-US"/>
        </w:rPr>
        <w:t>Ecological:</w:t>
      </w:r>
      <w:commentRangeEnd w:id="339"/>
      <w:r>
        <w:rPr>
          <w:rStyle w:val="CommentReference"/>
          <w:lang w:val="en-US"/>
        </w:rPr>
        <w:commentReference w:id="339"/>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340"/>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340"/>
      <w:r>
        <w:rPr>
          <w:rStyle w:val="CommentReference"/>
          <w:lang w:val="en-US"/>
        </w:rPr>
        <w:commentReference w:id="340"/>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341"/>
      <w:r w:rsidRPr="00832D78">
        <w:rPr>
          <w:b/>
          <w:bCs/>
          <w:lang w:val="en-US"/>
        </w:rPr>
        <w:lastRenderedPageBreak/>
        <w:t>Discussion of ecological factors</w:t>
      </w:r>
      <w:commentRangeEnd w:id="341"/>
      <w:r>
        <w:rPr>
          <w:rStyle w:val="CommentReference"/>
          <w:lang w:val="en-US"/>
        </w:rPr>
        <w:commentReference w:id="341"/>
      </w:r>
    </w:p>
    <w:p w14:paraId="1BC04A48" w14:textId="77777777" w:rsidR="00507C0A" w:rsidRPr="00792136" w:rsidRDefault="00AB7CDF" w:rsidP="00507C0A">
      <w:pPr>
        <w:jc w:val="both"/>
        <w:rPr>
          <w:rFonts w:asciiTheme="minorHAnsi" w:hAnsiTheme="minorHAnsi"/>
        </w:rPr>
      </w:pPr>
      <w:hyperlink r:id="rId33" w:history="1">
        <w:r w:rsidR="00507C0A" w:rsidRPr="00792136">
          <w:rPr>
            <w:rStyle w:val="Hyperlink"/>
          </w:rPr>
          <w:t>https://waves-vagues.dfo-mpo.gc.ca/Library/353989.pdf</w:t>
        </w:r>
      </w:hyperlink>
    </w:p>
    <w:p w14:paraId="3AEE7AC2" w14:textId="77777777" w:rsidR="00507C0A" w:rsidRPr="009D4AFB" w:rsidRDefault="00507C0A" w:rsidP="00507C0A">
      <w:pPr>
        <w:ind w:firstLine="720"/>
      </w:pPr>
      <w:r w:rsidRPr="009D4AFB">
        <w:t>In a 2008 publication</w:t>
      </w:r>
      <w:r>
        <w:t xml:space="preserve"> of</w:t>
      </w:r>
      <w:r w:rsidRPr="009D4AFB">
        <w:t xml:space="preserve"> Bedford Institute </w:t>
      </w:r>
      <w:r>
        <w:t>o</w:t>
      </w:r>
      <w:r w:rsidRPr="009D4AFB">
        <w:t xml:space="preserve">f Oceanography,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342"/>
      <w:r w:rsidRPr="009D4AFB">
        <w:t>monitoring populations and threats</w:t>
      </w:r>
      <w:commentRangeEnd w:id="342"/>
      <w:r>
        <w:rPr>
          <w:rStyle w:val="CommentReference"/>
        </w:rPr>
        <w:commentReference w:id="342"/>
      </w:r>
    </w:p>
    <w:p w14:paraId="7CFC121C" w14:textId="77777777" w:rsidR="00507C0A" w:rsidRDefault="00507C0A" w:rsidP="00507C0A">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77777777" w:rsidR="00507C0A" w:rsidRPr="009D4AFB" w:rsidRDefault="00AB7CDF" w:rsidP="00507C0A">
      <w:pPr>
        <w:rPr>
          <w:color w:val="000000" w:themeColor="text1"/>
        </w:rPr>
      </w:pPr>
      <w:hyperlink r:id="rId34" w:history="1">
        <w:r w:rsidR="00507C0A" w:rsidRPr="00F354F4">
          <w:rPr>
            <w:rStyle w:val="Hyperlink"/>
          </w:rPr>
          <w:t>https://www.federalregister.gov/documents/2018/02/07/2018-02442/list-of-fisheries-for-2018</w:t>
        </w:r>
      </w:hyperlink>
    </w:p>
    <w:p w14:paraId="262B89EF" w14:textId="77777777" w:rsidR="00507C0A" w:rsidRPr="00792136" w:rsidRDefault="00507C0A" w:rsidP="00507C0A">
      <w:pPr>
        <w:pStyle w:val="1Para"/>
        <w:rPr>
          <w:lang w:val="en-US"/>
        </w:rPr>
      </w:pPr>
      <w:r w:rsidRPr="00792136">
        <w:rPr>
          <w:lang w:val="en-US"/>
        </w:rPr>
        <w:t xml:space="preserve">The Federal Register - The Daily Journal of the United States Government 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RDefault="00507C0A" w:rsidP="00507C0A">
      <w:pPr>
        <w:pStyle w:val="1Para"/>
        <w:rPr>
          <w:lang w:val="en-US"/>
        </w:rPr>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rsidP="00507C0A">
      <w:pPr>
        <w:pStyle w:val="1Para"/>
        <w:rPr>
          <w:b/>
          <w:bCs/>
          <w:lang w:val="en-US"/>
        </w:rPr>
      </w:pPr>
    </w:p>
    <w:p w14:paraId="438DE0C0" w14:textId="77777777" w:rsidR="00507C0A" w:rsidRDefault="00507C0A" w:rsidP="00507C0A">
      <w:pPr>
        <w:pStyle w:val="1Para"/>
        <w:rPr>
          <w:lang w:val="en-US"/>
        </w:rPr>
      </w:pPr>
      <w:r>
        <w:rPr>
          <w:lang w:val="en-US"/>
        </w:rPr>
        <w:lastRenderedPageBreak/>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 then</w:t>
      </w:r>
      <w:r w:rsidRPr="00CF4700">
        <w:rPr>
          <w:lang w:val="en-US"/>
        </w:rPr>
        <w:t>, establish</w:t>
      </w:r>
      <w:r>
        <w:rPr>
          <w:lang w:val="en-US"/>
        </w:rPr>
        <w:t>ing</w:t>
      </w:r>
      <w:r w:rsidRPr="00CF4700">
        <w:rPr>
          <w:lang w:val="en-US"/>
        </w:rPr>
        <w:t xml:space="preserve"> the optimal amount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77777777" w:rsidR="00507C0A" w:rsidRPr="00CF4700" w:rsidRDefault="00507C0A" w:rsidP="00507C0A">
      <w:pPr>
        <w:pStyle w:val="1Para"/>
        <w:rPr>
          <w:lang w:val="en-US"/>
        </w:rPr>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r w:rsidRPr="00CF4700">
        <w:rPr>
          <w:lang w:val="en-US"/>
        </w:rPr>
        <w:br/>
      </w:r>
    </w:p>
    <w:p w14:paraId="0645AF55" w14:textId="5B95EEAA" w:rsidR="00C10319" w:rsidRDefault="00DB0C62" w:rsidP="00C65B84">
      <w:pPr>
        <w:pStyle w:val="Heading2"/>
      </w:pPr>
      <w:bookmarkStart w:id="343" w:name="_Toc63193969"/>
      <w:commentRangeStart w:id="344"/>
      <w:commentRangeStart w:id="345"/>
      <w:r>
        <w:t>Data Source</w:t>
      </w:r>
      <w:r w:rsidR="00CB2779">
        <w:t>s</w:t>
      </w:r>
      <w:r>
        <w:t xml:space="preserve"> </w:t>
      </w:r>
      <w:commentRangeEnd w:id="344"/>
      <w:r w:rsidR="00CD611E">
        <w:rPr>
          <w:rStyle w:val="CommentReference"/>
          <w:rFonts w:eastAsiaTheme="minorHAnsi" w:cstheme="minorBidi"/>
          <w:b w:val="0"/>
          <w:color w:val="auto"/>
          <w:lang w:val="en-US"/>
        </w:rPr>
        <w:commentReference w:id="344"/>
      </w:r>
      <w:commentRangeEnd w:id="345"/>
      <w:r w:rsidR="00A458B4">
        <w:rPr>
          <w:rStyle w:val="CommentReference"/>
          <w:rFonts w:eastAsiaTheme="minorHAnsi" w:cstheme="minorBidi"/>
          <w:b w:val="0"/>
          <w:color w:val="auto"/>
          <w:lang w:val="en-US"/>
        </w:rPr>
        <w:commentReference w:id="345"/>
      </w:r>
      <w:r w:rsidR="00507C0A">
        <w:t>and Data Proccessing</w:t>
      </w:r>
      <w:bookmarkEnd w:id="343"/>
    </w:p>
    <w:p w14:paraId="03D8D65B" w14:textId="388247C1" w:rsidR="00DB0C62" w:rsidRDefault="00DB0C62" w:rsidP="00A711E1">
      <w:pPr>
        <w:pStyle w:val="1Para"/>
        <w:rPr>
          <w:rFonts w:ascii="Helvetica" w:hAnsi="Helvetica"/>
          <w:color w:val="333333"/>
          <w:sz w:val="33"/>
          <w:szCs w:val="33"/>
        </w:rPr>
      </w:pPr>
      <w:r>
        <w:t xml:space="preserve">Data source for the visualization is taken </w:t>
      </w:r>
      <w:r w:rsidRPr="00DB0C62">
        <w:t>from</w:t>
      </w:r>
      <w:r>
        <w:t xml:space="preserve"> DFO Canada website</w:t>
      </w:r>
      <w:r w:rsidR="00A711E1">
        <w:t xml:space="preserve"> for provincial seafisheries</w:t>
      </w:r>
      <w:r>
        <w:t>.</w:t>
      </w:r>
    </w:p>
    <w:p w14:paraId="30A41177" w14:textId="296C7FFD" w:rsidR="00DB0C62" w:rsidRDefault="00DB0C62" w:rsidP="00A711E1">
      <w:pPr>
        <w:pStyle w:val="1Para"/>
        <w:rPr>
          <w:sz w:val="24"/>
          <w:szCs w:val="24"/>
        </w:rPr>
      </w:pPr>
      <w:r>
        <w:t>Format: Data tables provide the volume and value of seafisheries landings. Data is organized by species-groups, by main species</w:t>
      </w:r>
      <w:r w:rsidR="00A711E1">
        <w:t xml:space="preserve"> and</w:t>
      </w:r>
      <w:r>
        <w:t xml:space="preserve"> by province</w:t>
      </w:r>
      <w:r w:rsidR="00A711E1">
        <w:t>.</w:t>
      </w:r>
    </w:p>
    <w:p w14:paraId="213EC2BF" w14:textId="52B8F530" w:rsidR="00DB0C62" w:rsidRDefault="00DB0C62" w:rsidP="00A711E1">
      <w:pPr>
        <w:pStyle w:val="1Para"/>
      </w:pPr>
      <w:r>
        <w:t xml:space="preserve">Period covered: Data is available from 1990 to </w:t>
      </w:r>
      <w:r w:rsidR="00A711E1">
        <w:t>2018</w:t>
      </w:r>
      <w:r>
        <w:t xml:space="preserve"> year before the current fishing season, data prior to 1990 is available upon request.</w:t>
      </w:r>
    </w:p>
    <w:p w14:paraId="31E5E129" w14:textId="058C166A" w:rsidR="00A711E1" w:rsidRDefault="00DB0C62" w:rsidP="00A711E1">
      <w:pPr>
        <w:pStyle w:val="1Para"/>
      </w:pPr>
      <w:r>
        <w:t>Sources: Data collected by DFO regional offices</w:t>
      </w:r>
      <w:r w:rsidR="00A711E1">
        <w:t>.</w:t>
      </w:r>
    </w:p>
    <w:p w14:paraId="6A448D76" w14:textId="1562639E" w:rsidR="00A711E1" w:rsidRDefault="00A711E1" w:rsidP="00CB2779">
      <w:pPr>
        <w:pStyle w:val="1Para"/>
      </w:pPr>
      <w:r>
        <w:t xml:space="preserve">Data is separated yearly </w:t>
      </w:r>
      <w:r w:rsidR="00B7595D">
        <w:t>(one</w:t>
      </w:r>
      <w:r w:rsidR="00D15815">
        <w:t xml:space="preserve"> Microsoft</w:t>
      </w:r>
      <w:r w:rsidR="00B7595D">
        <w:t xml:space="preserve"> Excel file for each year) and grouped inside by Canadian provinces for each fish type.</w:t>
      </w:r>
      <w:r w:rsidR="00D15815">
        <w:t xml:space="preserve"> In total this dataset consists of 56 files (28 for fish amount in tonnes and 28 for fish total value in thousand of Canadian dollars.</w:t>
      </w:r>
    </w:p>
    <w:p w14:paraId="7A945DA4" w14:textId="1ADF8742" w:rsidR="00CB2779" w:rsidRDefault="00CB2779" w:rsidP="00CB2779">
      <w:pPr>
        <w:pStyle w:val="1Para"/>
      </w:pPr>
      <w:r>
        <w:t>To present such kind of data, it should go through several processes which includes data extraction, cleaning/filtering and ma</w:t>
      </w:r>
      <w:r w:rsidR="0098108B">
        <w:t>ss</w:t>
      </w:r>
      <w:r>
        <w:t>aging (converting into suitable format).</w:t>
      </w:r>
    </w:p>
    <w:p w14:paraId="5439F7DB" w14:textId="72A91A2F" w:rsidR="00CB2779" w:rsidRDefault="0002111E" w:rsidP="00E64A12">
      <w:pPr>
        <w:pStyle w:val="1Para"/>
        <w:numPr>
          <w:ilvl w:val="0"/>
          <w:numId w:val="3"/>
        </w:numPr>
      </w:pPr>
      <w:r>
        <w:t>Data extraction</w:t>
      </w:r>
    </w:p>
    <w:p w14:paraId="5C5E7FF9" w14:textId="0C54B94F" w:rsidR="0002111E" w:rsidRDefault="0002111E" w:rsidP="0002111E">
      <w:pPr>
        <w:pStyle w:val="1Para"/>
      </w:pPr>
      <w:r>
        <w:t>Data extraction step is basically downloading Excel files from DFO official website. It doesn’t require any extra permissions, data is publically available. However</w:t>
      </w:r>
      <w:r w:rsidR="00B4748D">
        <w:t xml:space="preserve">, process of downloading is manual, can be improved if DFO </w:t>
      </w:r>
      <w:r w:rsidR="0098108B">
        <w:rPr>
          <w:lang w:val="en-US"/>
        </w:rPr>
        <w:t>could</w:t>
      </w:r>
      <w:r w:rsidR="00B4748D">
        <w:t xml:space="preserve"> provide </w:t>
      </w:r>
      <w:r w:rsidR="0098108B">
        <w:t>API to use for getting up-to-date data if necessary.</w:t>
      </w:r>
    </w:p>
    <w:p w14:paraId="2955C65F" w14:textId="34726274" w:rsidR="0098108B" w:rsidRDefault="0098108B" w:rsidP="00E64A12">
      <w:pPr>
        <w:pStyle w:val="1Para"/>
        <w:numPr>
          <w:ilvl w:val="0"/>
          <w:numId w:val="3"/>
        </w:numPr>
      </w:pPr>
      <w:r>
        <w:lastRenderedPageBreak/>
        <w:t>Data cleaning</w:t>
      </w:r>
    </w:p>
    <w:p w14:paraId="2337D4B5" w14:textId="70A47F29" w:rsidR="0098108B" w:rsidRDefault="0098108B" w:rsidP="0098108B">
      <w:pPr>
        <w:pStyle w:val="1Para"/>
      </w:pPr>
      <w:r>
        <w:t>Excel files contains some information, which is not relevant for visualization (for ex. table borders, text color, other meta data, etc.) So it is removed at this step.</w:t>
      </w:r>
    </w:p>
    <w:p w14:paraId="71AF386F" w14:textId="1CA8D5E4" w:rsidR="0098108B" w:rsidRDefault="0098108B" w:rsidP="00E64A12">
      <w:pPr>
        <w:pStyle w:val="1Para"/>
        <w:numPr>
          <w:ilvl w:val="0"/>
          <w:numId w:val="3"/>
        </w:numPr>
      </w:pPr>
      <w:r>
        <w:t>Data converting</w:t>
      </w:r>
    </w:p>
    <w:p w14:paraId="14223EEF" w14:textId="18F22BC1" w:rsidR="0098108B" w:rsidRDefault="0098108B" w:rsidP="0098108B">
      <w:pPr>
        <w:pStyle w:val="1Para"/>
        <w:ind w:left="720" w:firstLine="0"/>
      </w:pPr>
      <w:r>
        <w:t xml:space="preserve">The last step of data processing is converting </w:t>
      </w:r>
      <w:r w:rsidR="00605C63">
        <w:t>Excel file to CSV (as intermediate step) and then jonverting it into JSON file whi</w:t>
      </w:r>
      <w:r w:rsidR="00D40624">
        <w:t>ch can be easily interpreted by visualization library and any modern browser.</w:t>
      </w:r>
    </w:p>
    <w:p w14:paraId="629B7E60" w14:textId="77777777" w:rsidR="0098108B" w:rsidRPr="0098108B" w:rsidRDefault="0098108B" w:rsidP="0002111E">
      <w:pPr>
        <w:pStyle w:val="1Para"/>
        <w:rPr>
          <w:lang w:val="en-US"/>
        </w:rPr>
      </w:pPr>
    </w:p>
    <w:p w14:paraId="7ACFB551" w14:textId="414BD620" w:rsidR="00CB2779" w:rsidRDefault="00CB2779" w:rsidP="00CB2779">
      <w:pPr>
        <w:pStyle w:val="Heading2"/>
      </w:pPr>
      <w:bookmarkStart w:id="346" w:name="_Toc63193970"/>
      <w:r>
        <w:t>Visualization Motivation</w:t>
      </w:r>
      <w:bookmarkEnd w:id="346"/>
    </w:p>
    <w:p w14:paraId="4FEDBABD" w14:textId="2D128ACD" w:rsidR="00D15815" w:rsidRDefault="00D15815" w:rsidP="00507C0A">
      <w:pPr>
        <w:pStyle w:val="1Para"/>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17DE2D1C" w:rsidR="0020364C" w:rsidRDefault="00D15815" w:rsidP="00507C0A">
      <w:pPr>
        <w:pStyle w:val="1Para"/>
      </w:pPr>
      <w:commentRangeStart w:id="347"/>
      <w:r>
        <w:t>The tool itself and it’s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url in any of the modern browsers. </w:t>
      </w:r>
      <w:commentRangeStart w:id="348"/>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r w:rsidR="006002D9">
        <w:t>PyPlot. Visualizations in these cases are static and should be re-rendered if some parameters of visualization are changed. Also it requires advanced knowledge of Microsoft Excel or programming.</w:t>
      </w:r>
      <w:commentRangeEnd w:id="347"/>
      <w:r w:rsidR="003526C0">
        <w:rPr>
          <w:rStyle w:val="CommentReference"/>
          <w:lang w:val="en-US"/>
        </w:rPr>
        <w:commentReference w:id="347"/>
      </w:r>
      <w:commentRangeEnd w:id="348"/>
      <w:r w:rsidR="00D14182">
        <w:rPr>
          <w:rStyle w:val="CommentReference"/>
          <w:lang w:val="en-US"/>
        </w:rPr>
        <w:commentReference w:id="348"/>
      </w:r>
    </w:p>
    <w:p w14:paraId="09F7CD6F" w14:textId="55890D6D" w:rsidR="00DB0C62" w:rsidRDefault="004D0850" w:rsidP="004D0850">
      <w:pPr>
        <w:pStyle w:val="Heading2"/>
      </w:pPr>
      <w:bookmarkStart w:id="349" w:name="_Toc63193971"/>
      <w:r>
        <w:lastRenderedPageBreak/>
        <w:t>Problem Set</w:t>
      </w:r>
      <w:bookmarkEnd w:id="349"/>
    </w:p>
    <w:p w14:paraId="51234274" w14:textId="25FD8298" w:rsidR="004D0850" w:rsidRDefault="00C10319" w:rsidP="004D0850">
      <w:pPr>
        <w:pStyle w:val="Heading3"/>
        <w:spacing w:after="0"/>
      </w:pPr>
      <w:bookmarkStart w:id="350" w:name="_Toc63193972"/>
      <w:r w:rsidRPr="00C10319">
        <w:t>Problem 1</w:t>
      </w:r>
      <w:r w:rsidR="004D0850">
        <w:br/>
      </w:r>
      <w:r w:rsidR="004D0850">
        <w:br/>
      </w:r>
      <w:r w:rsidR="00F17FDE">
        <w:t>Exploring Relationships between Fish Amounts and Price</w:t>
      </w:r>
      <w:bookmarkEnd w:id="350"/>
    </w:p>
    <w:p w14:paraId="20AAB817" w14:textId="31E35CBB" w:rsidR="004D0850" w:rsidRDefault="007A2436" w:rsidP="004D0850">
      <w:pPr>
        <w:pStyle w:val="1Para"/>
        <w:rPr>
          <w:lang w:val="en-US"/>
        </w:rPr>
      </w:pPr>
      <w:r>
        <w:rPr>
          <w:lang w:val="en-US"/>
        </w:rPr>
        <w:t xml:space="preserve">This visualization will be a </w:t>
      </w:r>
      <w:commentRangeStart w:id="351"/>
      <w:r>
        <w:rPr>
          <w:lang w:val="en-US"/>
        </w:rPr>
        <w:t xml:space="preserve">multiline chart with </w:t>
      </w:r>
      <w:commentRangeEnd w:id="351"/>
      <w:r w:rsidR="00D14182">
        <w:rPr>
          <w:rStyle w:val="CommentReference"/>
          <w:lang w:val="en-US"/>
        </w:rPr>
        <w:commentReference w:id="351"/>
      </w:r>
      <w:r>
        <w:rPr>
          <w:lang w:val="en-US"/>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p>
    <w:p w14:paraId="357C2EAA" w14:textId="7C0CBCD9" w:rsidR="007A2436" w:rsidRDefault="007A2436" w:rsidP="004D0850">
      <w:pPr>
        <w:pStyle w:val="1Para"/>
        <w:rPr>
          <w:lang w:val="en-US"/>
        </w:rPr>
      </w:pPr>
      <w:r>
        <w:rPr>
          <w:lang w:val="en-US"/>
        </w:rPr>
        <w:t xml:space="preserve">Visualization (combined with </w:t>
      </w:r>
      <w:commentRangeStart w:id="352"/>
      <w:commentRangeStart w:id="353"/>
      <w:r>
        <w:rPr>
          <w:lang w:val="en-US"/>
        </w:rPr>
        <w:t xml:space="preserve">external </w:t>
      </w:r>
      <w:r w:rsidR="00F17FDE">
        <w:rPr>
          <w:lang w:val="en-US"/>
        </w:rPr>
        <w:t>data sources</w:t>
      </w:r>
      <w:r>
        <w:rPr>
          <w:lang w:val="en-US"/>
        </w:rPr>
        <w:t xml:space="preserve"> </w:t>
      </w:r>
      <w:commentRangeEnd w:id="352"/>
      <w:r w:rsidR="000616F8">
        <w:rPr>
          <w:rStyle w:val="CommentReference"/>
          <w:lang w:val="en-US"/>
        </w:rPr>
        <w:commentReference w:id="352"/>
      </w:r>
      <w:commentRangeEnd w:id="353"/>
      <w:r w:rsidR="00A458B4">
        <w:rPr>
          <w:rStyle w:val="CommentReference"/>
          <w:lang w:val="en-US"/>
        </w:rPr>
        <w:commentReference w:id="353"/>
      </w:r>
      <w:r>
        <w:rPr>
          <w:lang w:val="en-US"/>
        </w:rPr>
        <w:t xml:space="preserve">and/or </w:t>
      </w:r>
      <w:commentRangeStart w:id="354"/>
      <w:r>
        <w:rPr>
          <w:lang w:val="en-US"/>
        </w:rPr>
        <w:t>user</w:t>
      </w:r>
      <w:r w:rsidR="00A458B4">
        <w:rPr>
          <w:lang w:val="en-US"/>
        </w:rPr>
        <w:t>’s knowledge and</w:t>
      </w:r>
      <w:r>
        <w:rPr>
          <w:lang w:val="en-US"/>
        </w:rPr>
        <w:t xml:space="preserve"> experience</w:t>
      </w:r>
      <w:r w:rsidR="00A458B4">
        <w:rPr>
          <w:lang w:val="en-US"/>
        </w:rPr>
        <w:t xml:space="preserve"> in the domain</w:t>
      </w:r>
      <w:commentRangeEnd w:id="354"/>
      <w:r w:rsidR="000616F8">
        <w:rPr>
          <w:rStyle w:val="CommentReference"/>
          <w:lang w:val="en-US"/>
        </w:rPr>
        <w:commentReference w:id="354"/>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3754D4C6" w14:textId="1510C98A" w:rsidR="00C10319" w:rsidRDefault="004D0850" w:rsidP="004D0850">
      <w:pPr>
        <w:pStyle w:val="Heading3"/>
        <w:spacing w:after="0"/>
        <w:rPr>
          <w:lang w:val="en-US"/>
        </w:rPr>
      </w:pPr>
      <w:bookmarkStart w:id="355" w:name="_Toc63193973"/>
      <w:commentRangeStart w:id="356"/>
      <w:r>
        <w:t>Problem 2</w:t>
      </w:r>
      <w:commentRangeEnd w:id="356"/>
      <w:r w:rsidR="00C8620E">
        <w:rPr>
          <w:rStyle w:val="CommentReference"/>
          <w:rFonts w:eastAsiaTheme="minorHAnsi" w:cstheme="minorBidi"/>
          <w:b w:val="0"/>
          <w:color w:val="auto"/>
          <w:lang w:val="en-US"/>
        </w:rPr>
        <w:commentReference w:id="356"/>
      </w:r>
      <w:r>
        <w:br/>
      </w:r>
      <w:r>
        <w:br/>
        <w:t>Scatter Plot for Paired Time Series (Fish Amount and Price)</w:t>
      </w:r>
      <w:bookmarkEnd w:id="355"/>
    </w:p>
    <w:p w14:paraId="46C67243" w14:textId="5DCA3E8D" w:rsidR="00507C0A" w:rsidRDefault="00F17FDE" w:rsidP="00507C0A">
      <w:pPr>
        <w:pStyle w:val="1Para"/>
        <w:rPr>
          <w:lang w:val="en-US"/>
        </w:rPr>
      </w:pPr>
      <w:r>
        <w:rPr>
          <w:lang w:val="en-US"/>
        </w:rPr>
        <w:t>This is visualization of the same data but in different view. So one axis will be quantity, second will be price and dots will repre</w:t>
      </w:r>
      <w:r w:rsidR="00E07E43">
        <w:rPr>
          <w:lang w:val="en-US"/>
        </w:rPr>
        <w:t>sent years. Dots will be connected by lines, that will show user the trend of how these values change over time together.</w:t>
      </w:r>
    </w:p>
    <w:p w14:paraId="32CE8974" w14:textId="7F2C14B2" w:rsidR="00507C0A" w:rsidRDefault="00507C0A" w:rsidP="00507C0A">
      <w:pPr>
        <w:pStyle w:val="Heading3"/>
      </w:pPr>
      <w:bookmarkStart w:id="357" w:name="_Toc63193974"/>
      <w:r>
        <w:t>Problem 3</w:t>
      </w:r>
      <w:bookmarkEnd w:id="357"/>
    </w:p>
    <w:p w14:paraId="586EFF32" w14:textId="097D4EF2" w:rsidR="00507C0A" w:rsidRDefault="00507C0A" w:rsidP="00507C0A">
      <w:pPr>
        <w:pStyle w:val="Heading3"/>
        <w:numPr>
          <w:ilvl w:val="0"/>
          <w:numId w:val="0"/>
        </w:numPr>
        <w:spacing w:after="0"/>
        <w:ind w:left="720"/>
      </w:pPr>
      <w:bookmarkStart w:id="358" w:name="_Toc63193975"/>
      <w:r>
        <w:t>Pie Chart for Top Fish Species</w:t>
      </w:r>
      <w:bookmarkEnd w:id="358"/>
    </w:p>
    <w:p w14:paraId="3FF626BB" w14:textId="6138B2CB" w:rsidR="00507C0A" w:rsidRDefault="00507C0A" w:rsidP="00507C0A">
      <w:pPr>
        <w:pStyle w:val="1Para"/>
      </w:pPr>
    </w:p>
    <w:p w14:paraId="64C7E202" w14:textId="53C9C00A" w:rsidR="00507C0A" w:rsidRDefault="00507C0A" w:rsidP="00507C0A">
      <w:pPr>
        <w:pStyle w:val="Heading3"/>
      </w:pPr>
      <w:bookmarkStart w:id="359" w:name="_Toc63193976"/>
      <w:r>
        <w:t>Problem 4</w:t>
      </w:r>
      <w:bookmarkEnd w:id="359"/>
    </w:p>
    <w:p w14:paraId="63364E0D" w14:textId="7690FF8B" w:rsidR="00507C0A" w:rsidRDefault="00507C0A" w:rsidP="00507C0A">
      <w:pPr>
        <w:pStyle w:val="Heading3"/>
        <w:numPr>
          <w:ilvl w:val="0"/>
          <w:numId w:val="0"/>
        </w:numPr>
        <w:spacing w:after="0"/>
        <w:ind w:left="720"/>
        <w:rPr>
          <w:lang w:val="en-US"/>
        </w:rPr>
      </w:pPr>
      <w:bookmarkStart w:id="360" w:name="_Toc63193977"/>
      <w:r>
        <w:t>Bar Chart for Yearly Comparison</w:t>
      </w:r>
      <w:bookmarkEnd w:id="360"/>
    </w:p>
    <w:p w14:paraId="572FEDF0" w14:textId="77777777" w:rsidR="00507C0A" w:rsidRPr="00507C0A" w:rsidRDefault="00507C0A" w:rsidP="00507C0A">
      <w:pPr>
        <w:pStyle w:val="1Para"/>
        <w:rPr>
          <w:lang w:val="en-US"/>
        </w:rPr>
      </w:pPr>
    </w:p>
    <w:p w14:paraId="5922F955" w14:textId="3C8356A3" w:rsidR="00507C0A" w:rsidRPr="00507C0A" w:rsidRDefault="00507C0A" w:rsidP="00507C0A">
      <w:pPr>
        <w:pStyle w:val="1Para"/>
        <w:rPr>
          <w:lang w:val="en-US"/>
        </w:rPr>
      </w:pPr>
    </w:p>
    <w:p w14:paraId="5305D180" w14:textId="77777777" w:rsidR="00C10319" w:rsidRPr="00C10319" w:rsidRDefault="00C10319" w:rsidP="00C10319">
      <w:pPr>
        <w:pStyle w:val="1Para"/>
      </w:pPr>
    </w:p>
    <w:p w14:paraId="37501A61" w14:textId="77777777" w:rsidR="00364877" w:rsidRPr="00364877" w:rsidRDefault="00364877" w:rsidP="00364877">
      <w:pPr>
        <w:pStyle w:val="1Para"/>
      </w:pPr>
    </w:p>
    <w:p w14:paraId="7D503579" w14:textId="09206676" w:rsidR="00927976" w:rsidRDefault="00927976" w:rsidP="00364877">
      <w:pPr>
        <w:pStyle w:val="1Para"/>
      </w:pPr>
    </w:p>
    <w:p w14:paraId="3B0767F4" w14:textId="3B051C4B" w:rsidR="00927976" w:rsidRDefault="00927976" w:rsidP="00927976">
      <w:pPr>
        <w:pStyle w:val="Heading1"/>
      </w:pPr>
      <w:bookmarkStart w:id="361" w:name="_Toc63193978"/>
      <w:r>
        <w:lastRenderedPageBreak/>
        <w:t>Implementation</w:t>
      </w:r>
      <w:del w:id="362" w:author="Vladymyr Kozyr" w:date="2021-02-02T21:30:00Z">
        <w:r w:rsidDel="00401C22">
          <w:delText xml:space="preserve"> (Tool</w:delText>
        </w:r>
        <w:r w:rsidR="00E22473" w:rsidDel="00401C22">
          <w:delText xml:space="preserve"> Overview)</w:delText>
        </w:r>
      </w:del>
      <w:ins w:id="363" w:author="Vladymyr Kozyr" w:date="2021-02-02T21:30:00Z">
        <w:r w:rsidR="00401C22">
          <w:t xml:space="preserve"> and Evaluation</w:t>
        </w:r>
      </w:ins>
      <w:bookmarkEnd w:id="361"/>
    </w:p>
    <w:p w14:paraId="061253B0" w14:textId="77777777" w:rsidR="00E22473" w:rsidRPr="00E22473" w:rsidRDefault="00E22473" w:rsidP="00E22473">
      <w:pPr>
        <w:pStyle w:val="1Para"/>
        <w:rPr>
          <w:rFonts w:ascii="Times New Roman" w:hAnsi="Times New Roman" w:cs="Times New Roman"/>
          <w:sz w:val="24"/>
          <w:szCs w:val="24"/>
        </w:rPr>
      </w:pPr>
      <w:r w:rsidRPr="00E22473">
        <w:t>The datasource comes from DFO (Fisheries and Oceans Canada). It is about fishing amount catches and money profit for years from 1990 until 2018.</w:t>
      </w:r>
    </w:p>
    <w:p w14:paraId="08214A87" w14:textId="77777777" w:rsidR="00E22473" w:rsidRPr="00E22473" w:rsidRDefault="00E22473" w:rsidP="00E22473">
      <w:pPr>
        <w:pStyle w:val="1Para"/>
        <w:rPr>
          <w:rFonts w:ascii="Times New Roman" w:hAnsi="Times New Roman" w:cs="Times New Roman"/>
          <w:sz w:val="24"/>
          <w:szCs w:val="24"/>
        </w:rPr>
      </w:pPr>
      <w:commentRangeStart w:id="364"/>
      <w:r w:rsidRPr="00E22473">
        <w:t>I am creating a visualization tool to help people to understand / analyze table data in a more suitable format as chats, comparison diagrams etc.</w:t>
      </w:r>
      <w:commentRangeEnd w:id="364"/>
      <w:r w:rsidR="00753E27">
        <w:rPr>
          <w:rStyle w:val="CommentReference"/>
          <w:lang w:val="en-US"/>
        </w:rPr>
        <w:commentReference w:id="364"/>
      </w:r>
    </w:p>
    <w:p w14:paraId="0034CA61" w14:textId="66DDDB0B" w:rsidR="00E22473" w:rsidRDefault="00E22473" w:rsidP="00E22473">
      <w:pPr>
        <w:pStyle w:val="1Para"/>
        <w:rPr>
          <w:ins w:id="365" w:author="Vladymyr Kozyr" w:date="2021-02-02T20:44:00Z"/>
        </w:rPr>
      </w:pPr>
      <w:r w:rsidRPr="00E22473">
        <w:t xml:space="preserve">The tool itself is </w:t>
      </w:r>
      <w:commentRangeStart w:id="366"/>
      <w:r w:rsidRPr="00E22473">
        <w:t xml:space="preserve">implemented in typescript </w:t>
      </w:r>
      <w:commentRangeEnd w:id="366"/>
      <w:r w:rsidR="00753E27">
        <w:rPr>
          <w:rStyle w:val="CommentReference"/>
          <w:lang w:val="en-US"/>
        </w:rPr>
        <w:commentReference w:id="366"/>
      </w:r>
      <w:r w:rsidRPr="00E22473">
        <w:t>(wrapper for JavaScript) from Microsoft. Frontend framework</w:t>
      </w:r>
      <w:ins w:id="367"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rsidP="00AB7CDF">
      <w:pPr>
        <w:pStyle w:val="1Para"/>
        <w:rPr>
          <w:ins w:id="368" w:author="Vladymyr Kozyr" w:date="2021-02-02T20:46:00Z"/>
        </w:rPr>
      </w:pPr>
      <w:ins w:id="369" w:author="Vladymyr Kozyr" w:date="2021-02-02T20:44:00Z">
        <w:r>
          <w:t>The main reason for choosing a web solution for implementing visualizat</w:t>
        </w:r>
      </w:ins>
      <w:ins w:id="370" w:author="Vladymyr Kozyr" w:date="2021-02-02T20:45:00Z">
        <w:r>
          <w:t>ion is that it will be accessible for users without a</w:t>
        </w:r>
      </w:ins>
      <w:ins w:id="371" w:author="Vladymyr Kozyr" w:date="2021-02-02T20:46:00Z">
        <w:r>
          <w:t xml:space="preserve"> need of installation any additional software.</w:t>
        </w:r>
      </w:ins>
    </w:p>
    <w:p w14:paraId="7EE6ABA4" w14:textId="2599EE1C" w:rsidR="00AB7CDF" w:rsidRDefault="00AB7CDF" w:rsidP="00AB7CDF">
      <w:pPr>
        <w:pStyle w:val="1Para"/>
        <w:rPr>
          <w:ins w:id="372" w:author="Vladymyr Kozyr" w:date="2021-02-02T20:49:00Z"/>
        </w:rPr>
      </w:pPr>
      <w:ins w:id="373" w:author="Vladymyr Kozyr" w:date="2021-02-02T20:46:00Z">
        <w:r>
          <w:t>Having everything in</w:t>
        </w:r>
      </w:ins>
      <w:ins w:id="374" w:author="Vladymyr Kozyr" w:date="2021-02-02T20:47:00Z">
        <w:r>
          <w:t xml:space="preserve"> a web browser is a modern way of viewing and sharing visualizations</w:t>
        </w:r>
      </w:ins>
      <w:ins w:id="375" w:author="Vladymyr Kozyr" w:date="2021-02-02T20:48:00Z">
        <w:r>
          <w:t xml:space="preserve">. User doesn’t have to do any extra manipulations </w:t>
        </w:r>
      </w:ins>
      <w:ins w:id="376" w:author="Vladymyr Kozyr" w:date="2021-02-02T20:49:00Z">
        <w:r>
          <w:t>with computer system in order to access visualizations.</w:t>
        </w:r>
      </w:ins>
    </w:p>
    <w:p w14:paraId="1D5060E5" w14:textId="545ADDF8" w:rsidR="00AB7CDF" w:rsidRDefault="00070B89" w:rsidP="00070B89">
      <w:pPr>
        <w:pStyle w:val="Heading2"/>
        <w:rPr>
          <w:ins w:id="377" w:author="Vladymyr Kozyr" w:date="2021-02-02T20:51:00Z"/>
        </w:rPr>
      </w:pPr>
      <w:bookmarkStart w:id="378" w:name="_Toc63193979"/>
      <w:ins w:id="379" w:author="Vladymyr Kozyr" w:date="2021-02-02T20:51:00Z">
        <w:r>
          <w:t>Overview of the Tool’s User Interface</w:t>
        </w:r>
        <w:bookmarkEnd w:id="378"/>
      </w:ins>
    </w:p>
    <w:p w14:paraId="3D02478A" w14:textId="28D30C76" w:rsidR="00070B89" w:rsidRDefault="00070B89" w:rsidP="00070B89">
      <w:pPr>
        <w:pStyle w:val="1Para"/>
        <w:rPr>
          <w:ins w:id="380" w:author="Vladymyr Kozyr" w:date="2021-02-02T20:53:00Z"/>
        </w:rPr>
      </w:pPr>
      <w:ins w:id="381" w:author="Vladymyr Kozyr" w:date="2021-02-02T20:52:00Z">
        <w:r>
          <w:t>On the top of the page there are controls which are used for interacting with data</w:t>
        </w:r>
      </w:ins>
      <w:ins w:id="382" w:author="Vladymyr Kozyr" w:date="2021-02-02T20:53:00Z">
        <w:r>
          <w:t>, which comes from DFO and converted into JSON fromat.</w:t>
        </w:r>
      </w:ins>
    </w:p>
    <w:p w14:paraId="4391D233" w14:textId="37D43176" w:rsidR="00070B89" w:rsidRDefault="00070B89" w:rsidP="00070B89">
      <w:pPr>
        <w:pStyle w:val="1Para"/>
        <w:rPr>
          <w:ins w:id="383" w:author="Vladymyr Kozyr" w:date="2021-02-02T20:55:00Z"/>
        </w:rPr>
      </w:pPr>
      <w:ins w:id="384" w:author="Vladymyr Kozyr" w:date="2021-02-02T20:53:00Z">
        <w:r>
          <w:t>Date range slider allows user to select</w:t>
        </w:r>
      </w:ins>
      <w:ins w:id="385" w:author="Vladymyr Kozyr" w:date="2021-02-02T20:54:00Z">
        <w:r>
          <w:t xml:space="preserve"> particular years of interest which user would like to study and </w:t>
        </w:r>
      </w:ins>
      <w:ins w:id="386" w:author="Vladymyr Kozyr" w:date="2021-02-02T20:55:00Z">
        <w:r w:rsidR="00EB7EF8">
          <w:t>create visualizations for.</w:t>
        </w:r>
      </w:ins>
    </w:p>
    <w:p w14:paraId="627A4F7C" w14:textId="5C792C91" w:rsidR="00EB7EF8" w:rsidRDefault="00EB7EF8" w:rsidP="00070B89">
      <w:pPr>
        <w:pStyle w:val="1Para"/>
        <w:rPr>
          <w:ins w:id="387" w:author="Vladymyr Kozyr" w:date="2021-02-02T20:56:00Z"/>
        </w:rPr>
      </w:pPr>
      <w:ins w:id="388" w:author="Vladymyr Kozyr" w:date="2021-02-02T20:55:00Z">
        <w:r>
          <w:t>There are two multiple selection pickers for p</w:t>
        </w:r>
      </w:ins>
      <w:ins w:id="389" w:author="Vladymyr Kozyr" w:date="2021-02-02T20:56:00Z">
        <w:r>
          <w:t>rovinces and fish types which are also filtering data.</w:t>
        </w:r>
      </w:ins>
    </w:p>
    <w:p w14:paraId="2FAF9709" w14:textId="1C83DBDF" w:rsidR="00EB7EF8" w:rsidRDefault="00EB7EF8" w:rsidP="00070B89">
      <w:pPr>
        <w:pStyle w:val="1Para"/>
        <w:rPr>
          <w:ins w:id="390" w:author="Vladymyr Kozyr" w:date="2021-02-02T20:57:00Z"/>
        </w:rPr>
      </w:pPr>
      <w:ins w:id="391" w:author="Vladymyr Kozyr" w:date="2021-02-02T20:56:00Z">
        <w:r>
          <w:t xml:space="preserve">Based on the </w:t>
        </w:r>
      </w:ins>
      <w:ins w:id="392" w:author="Vladymyr Kozyr" w:date="2021-02-02T20:57:00Z">
        <w:r>
          <w:t>user input there may be 4 different visualizations generated.</w:t>
        </w:r>
      </w:ins>
    </w:p>
    <w:p w14:paraId="0996AF4A" w14:textId="389EC49B" w:rsidR="00EB7EF8" w:rsidRDefault="00EB7EF8" w:rsidP="00EB7EF8">
      <w:pPr>
        <w:pStyle w:val="Heading2"/>
        <w:rPr>
          <w:ins w:id="393" w:author="Vladymyr Kozyr" w:date="2021-02-02T20:58:00Z"/>
        </w:rPr>
      </w:pPr>
      <w:bookmarkStart w:id="394" w:name="_Toc63193980"/>
      <w:ins w:id="395" w:author="Vladymyr Kozyr" w:date="2021-02-02T20:58:00Z">
        <w:r>
          <w:lastRenderedPageBreak/>
          <w:t>Visualizations Overview</w:t>
        </w:r>
        <w:bookmarkEnd w:id="394"/>
      </w:ins>
    </w:p>
    <w:p w14:paraId="3DE943F4" w14:textId="6470AB15" w:rsidR="00EB7EF8" w:rsidRDefault="00EB7EF8" w:rsidP="00EB7EF8">
      <w:pPr>
        <w:pStyle w:val="Heading3"/>
        <w:rPr>
          <w:ins w:id="396" w:author="Vladymyr Kozyr" w:date="2021-02-02T20:59:00Z"/>
        </w:rPr>
      </w:pPr>
      <w:bookmarkStart w:id="397" w:name="_Toc63193981"/>
      <w:ins w:id="398" w:author="Vladymyr Kozyr" w:date="2021-02-02T20:59:00Z">
        <w:r w:rsidRPr="00C10319">
          <w:t>Problem 1</w:t>
        </w:r>
        <w:bookmarkEnd w:id="397"/>
      </w:ins>
    </w:p>
    <w:p w14:paraId="580FED0C" w14:textId="12DE8C6B" w:rsidR="00EB7EF8" w:rsidRPr="00EB7EF8" w:rsidRDefault="00EB7EF8" w:rsidP="00EB7EF8">
      <w:pPr>
        <w:pStyle w:val="1Para"/>
        <w:rPr>
          <w:rPrChange w:id="399" w:author="Vladymyr Kozyr" w:date="2021-02-02T20:59:00Z">
            <w:rPr/>
          </w:rPrChange>
        </w:rPr>
        <w:pPrChange w:id="400" w:author="Vladymyr Kozyr" w:date="2021-02-02T20:59:00Z">
          <w:pPr>
            <w:pStyle w:val="1Para"/>
          </w:pPr>
        </w:pPrChange>
      </w:pPr>
      <w:ins w:id="401" w:author="Vladymyr Kozyr" w:date="2021-02-02T20:59:00Z">
        <w:r>
          <w:t>If the date range selected i</w:t>
        </w:r>
      </w:ins>
      <w:ins w:id="402"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403" w:author="Vladymyr Kozyr" w:date="2021-02-02T21:05:00Z"/>
          <w:lang w:val="en-US"/>
        </w:rPr>
      </w:pPr>
      <w:ins w:id="404"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5"/>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rsidP="00F116CA">
      <w:pPr>
        <w:pStyle w:val="1Para"/>
        <w:ind w:left="720" w:firstLine="0"/>
        <w:jc w:val="center"/>
        <w:rPr>
          <w:ins w:id="405" w:author="Vladymyr Kozyr" w:date="2021-02-02T21:02:00Z"/>
          <w:lang w:val="en-US"/>
        </w:rPr>
        <w:pPrChange w:id="406" w:author="Vladymyr Kozyr" w:date="2021-02-02T21:05:00Z">
          <w:pPr>
            <w:pStyle w:val="1Para"/>
            <w:ind w:left="720" w:firstLine="0"/>
          </w:pPr>
        </w:pPrChange>
      </w:pPr>
      <w:ins w:id="407" w:author="Vladymyr Kozyr" w:date="2021-02-02T21:05:00Z">
        <w:r>
          <w:rPr>
            <w:lang w:val="en-US"/>
          </w:rPr>
          <w:t>(sample screenshot)</w:t>
        </w:r>
      </w:ins>
    </w:p>
    <w:p w14:paraId="47728F67" w14:textId="6D9ECE6F" w:rsidR="00F116CA" w:rsidRDefault="00F116CA" w:rsidP="00E22473">
      <w:pPr>
        <w:pStyle w:val="1Para"/>
        <w:ind w:left="720" w:firstLine="0"/>
        <w:rPr>
          <w:ins w:id="408" w:author="Vladymyr Kozyr" w:date="2021-02-02T21:04:00Z"/>
          <w:lang w:val="en-US"/>
        </w:rPr>
      </w:pPr>
      <w:ins w:id="409" w:author="Vladymyr Kozyr" w:date="2021-02-02T21:02:00Z">
        <w:r>
          <w:rPr>
            <w:lang w:val="en-US"/>
          </w:rPr>
          <w:t>This visualization will he</w:t>
        </w:r>
      </w:ins>
      <w:ins w:id="410" w:author="Vladymyr Kozyr" w:date="2021-02-02T21:03:00Z">
        <w:r>
          <w:rPr>
            <w:lang w:val="en-US"/>
          </w:rPr>
          <w:t xml:space="preserve">lp user to figure out relationships between fish quantities and </w:t>
        </w:r>
      </w:ins>
      <w:ins w:id="411" w:author="Vladymyr Kozyr" w:date="2021-02-02T21:04:00Z">
        <w:r>
          <w:rPr>
            <w:lang w:val="en-US"/>
          </w:rPr>
          <w:t>prices for the particular provinces and / or fish type.</w:t>
        </w:r>
      </w:ins>
    </w:p>
    <w:p w14:paraId="00626A5F" w14:textId="4135D354" w:rsidR="00F116CA" w:rsidRDefault="00F116CA" w:rsidP="00F116CA">
      <w:pPr>
        <w:pStyle w:val="Heading3"/>
        <w:rPr>
          <w:ins w:id="412" w:author="Vladymyr Kozyr" w:date="2021-02-02T21:06:00Z"/>
        </w:rPr>
      </w:pPr>
      <w:bookmarkStart w:id="413" w:name="_Toc63193982"/>
      <w:ins w:id="414" w:author="Vladymyr Kozyr" w:date="2021-02-02T21:05:00Z">
        <w:r>
          <w:t>Problem 2</w:t>
        </w:r>
      </w:ins>
      <w:bookmarkEnd w:id="413"/>
    </w:p>
    <w:p w14:paraId="48F924B1" w14:textId="7A607C83" w:rsidR="00F116CA" w:rsidRDefault="00F116CA" w:rsidP="00F116CA">
      <w:pPr>
        <w:pStyle w:val="1Para"/>
        <w:rPr>
          <w:ins w:id="415" w:author="Vladymyr Kozyr" w:date="2021-02-02T21:10:00Z"/>
        </w:rPr>
      </w:pPr>
      <w:ins w:id="416" w:author="Vladymyr Kozyr" w:date="2021-02-02T21:07:00Z">
        <w:r>
          <w:t>Second chart is a scatter plo</w:t>
        </w:r>
      </w:ins>
      <w:ins w:id="417" w:author="Vladymyr Kozyr" w:date="2021-02-02T21:08:00Z">
        <w:r>
          <w:t xml:space="preserve">t on which x axes is price and y axes is quantities of particular </w:t>
        </w:r>
      </w:ins>
      <w:ins w:id="418" w:author="Vladymyr Kozyr" w:date="2021-02-02T21:09:00Z">
        <w:r>
          <w:t>fish types and province</w:t>
        </w:r>
      </w:ins>
      <w:ins w:id="419" w:author="Vladymyr Kozyr" w:date="2021-02-02T21:10:00Z">
        <w:r>
          <w:t xml:space="preserve"> (picture is below)</w:t>
        </w:r>
      </w:ins>
      <w:ins w:id="420" w:author="Vladymyr Kozyr" w:date="2021-02-02T21:09:00Z">
        <w:r>
          <w:t>. Bullet points</w:t>
        </w:r>
      </w:ins>
      <w:ins w:id="421" w:author="Vladymyr Kozyr" w:date="2021-02-02T21:10:00Z">
        <w:r>
          <w:t xml:space="preserve"> and labels</w:t>
        </w:r>
      </w:ins>
      <w:ins w:id="422" w:author="Vladymyr Kozyr" w:date="2021-02-02T21:09:00Z">
        <w:r>
          <w:t xml:space="preserve"> represent</w:t>
        </w:r>
      </w:ins>
      <w:ins w:id="423" w:author="Vladymyr Kozyr" w:date="2021-02-02T21:10:00Z">
        <w:r>
          <w:t xml:space="preserve"> years. </w:t>
        </w:r>
      </w:ins>
    </w:p>
    <w:p w14:paraId="16816887" w14:textId="1E086FD3" w:rsidR="00F116CA" w:rsidRPr="00F116CA" w:rsidRDefault="00F116CA" w:rsidP="00F116CA">
      <w:pPr>
        <w:pStyle w:val="1Para"/>
        <w:rPr>
          <w:ins w:id="424" w:author="Vladymyr Kozyr" w:date="2021-02-02T21:06:00Z"/>
          <w:rPrChange w:id="425" w:author="Vladymyr Kozyr" w:date="2021-02-02T21:06:00Z">
            <w:rPr>
              <w:ins w:id="426" w:author="Vladymyr Kozyr" w:date="2021-02-02T21:06:00Z"/>
            </w:rPr>
          </w:rPrChange>
        </w:rPr>
        <w:pPrChange w:id="427" w:author="Vladymyr Kozyr" w:date="2021-02-02T21:06:00Z">
          <w:pPr>
            <w:pStyle w:val="Heading3"/>
          </w:pPr>
        </w:pPrChange>
      </w:pPr>
      <w:ins w:id="428" w:author="Vladymyr Kozyr" w:date="2021-02-02T21:10:00Z">
        <w:r>
          <w:t xml:space="preserve">This visualization helps users to </w:t>
        </w:r>
      </w:ins>
      <w:ins w:id="429" w:author="Vladymyr Kozyr" w:date="2021-02-02T21:11:00Z">
        <w:r>
          <w:t xml:space="preserve">clearly see correlation between </w:t>
        </w:r>
        <w:r w:rsidR="002F44CD">
          <w:t xml:space="preserve">price and quantities </w:t>
        </w:r>
      </w:ins>
      <w:ins w:id="430" w:author="Vladymyr Kozyr" w:date="2021-02-02T21:12:00Z">
        <w:r w:rsidR="002F44CD" w:rsidRPr="002F44CD">
          <w:t>throughout</w:t>
        </w:r>
        <w:r w:rsidR="002F44CD">
          <w:t xml:space="preserve"> the selected years.</w:t>
        </w:r>
      </w:ins>
      <w:ins w:id="431" w:author="Vladymyr Kozyr" w:date="2021-02-02T21:11:00Z">
        <w:r w:rsidR="002F44CD">
          <w:t xml:space="preserve"> </w:t>
        </w:r>
      </w:ins>
    </w:p>
    <w:p w14:paraId="138EF84E" w14:textId="14C4B329" w:rsidR="00F116CA" w:rsidRDefault="00F116CA" w:rsidP="00F116CA">
      <w:pPr>
        <w:pStyle w:val="1Para"/>
        <w:rPr>
          <w:ins w:id="432" w:author="Vladymyr Kozyr" w:date="2021-02-02T21:13:00Z"/>
        </w:rPr>
      </w:pPr>
      <w:ins w:id="433" w:author="Vladymyr Kozyr" w:date="2021-02-02T21:06:00Z">
        <w:r>
          <w:rPr>
            <w:noProof/>
          </w:rPr>
          <w:lastRenderedPageBreak/>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6"/>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547504D3" w14:textId="03002A1D" w:rsidR="002F44CD" w:rsidRDefault="002F44CD" w:rsidP="002F44CD">
      <w:pPr>
        <w:pStyle w:val="Heading3"/>
        <w:rPr>
          <w:ins w:id="434" w:author="Vladymyr Kozyr" w:date="2021-02-02T21:14:00Z"/>
        </w:rPr>
      </w:pPr>
      <w:bookmarkStart w:id="435" w:name="_Toc63193983"/>
      <w:ins w:id="436" w:author="Vladymyr Kozyr" w:date="2021-02-02T21:13:00Z">
        <w:r>
          <w:t xml:space="preserve">Problem </w:t>
        </w:r>
        <w:r>
          <w:t>3</w:t>
        </w:r>
      </w:ins>
      <w:bookmarkEnd w:id="435"/>
    </w:p>
    <w:p w14:paraId="385C4D56" w14:textId="6994ED2F" w:rsidR="002F44CD" w:rsidRPr="002F44CD" w:rsidRDefault="002F44CD" w:rsidP="002F44CD">
      <w:pPr>
        <w:pStyle w:val="1Para"/>
        <w:rPr>
          <w:ins w:id="437" w:author="Vladymyr Kozyr" w:date="2021-02-02T21:13:00Z"/>
          <w:rPrChange w:id="438" w:author="Vladymyr Kozyr" w:date="2021-02-02T21:14:00Z">
            <w:rPr>
              <w:ins w:id="439" w:author="Vladymyr Kozyr" w:date="2021-02-02T21:13:00Z"/>
            </w:rPr>
          </w:rPrChange>
        </w:rPr>
        <w:pPrChange w:id="440" w:author="Vladymyr Kozyr" w:date="2021-02-02T21:14:00Z">
          <w:pPr>
            <w:pStyle w:val="Heading3"/>
          </w:pPr>
        </w:pPrChange>
      </w:pPr>
      <w:ins w:id="441" w:author="Vladymyr Kozyr" w:date="2021-02-02T21:14:00Z">
        <w:r>
          <w:t>If only two years are selected</w:t>
        </w:r>
      </w:ins>
      <w:ins w:id="442" w:author="Vladymyr Kozyr" w:date="2021-02-02T21:15:00Z">
        <w:r>
          <w:t>, bar chart report as in “British Reports” will be create</w:t>
        </w:r>
      </w:ins>
      <w:ins w:id="443" w:author="Vladymyr Kozyr" w:date="2021-02-02T21:16:00Z">
        <w:r>
          <w:t xml:space="preserve">d. This kind of </w:t>
        </w:r>
      </w:ins>
      <w:ins w:id="444" w:author="Vladymyr Kozyr" w:date="2021-02-02T21:17:00Z">
        <w:r>
          <w:t xml:space="preserve">data presentation is particularly useful for </w:t>
        </w:r>
      </w:ins>
      <w:ins w:id="445" w:author="Vladymyr Kozyr" w:date="2021-02-02T21:18:00Z">
        <w:r>
          <w:t>determining trends for the current and previ</w:t>
        </w:r>
      </w:ins>
      <w:ins w:id="446" w:author="Vladymyr Kozyr" w:date="2021-02-02T21:19:00Z">
        <w:r>
          <w:t>o</w:t>
        </w:r>
      </w:ins>
      <w:ins w:id="447" w:author="Vladymyr Kozyr" w:date="2021-02-02T21:18:00Z">
        <w:r>
          <w:t xml:space="preserve">us </w:t>
        </w:r>
      </w:ins>
      <w:ins w:id="448" w:author="Vladymyr Kozyr" w:date="2021-02-02T21:19:00Z">
        <w:r>
          <w:t>year. For fishery management it is important to know if, for</w:t>
        </w:r>
      </w:ins>
      <w:ins w:id="449" w:author="Vladymyr Kozyr" w:date="2021-02-02T21:20:00Z">
        <w:r>
          <w:t xml:space="preserve"> ex. New policies and laws or fishing quotas are working into inten</w:t>
        </w:r>
      </w:ins>
      <w:ins w:id="450" w:author="Vladymyr Kozyr" w:date="2021-02-02T21:21:00Z">
        <w:r>
          <w:t>d</w:t>
        </w:r>
      </w:ins>
      <w:ins w:id="451" w:author="Vladymyr Kozyr" w:date="2021-02-02T21:20:00Z">
        <w:r>
          <w:t>ed directio</w:t>
        </w:r>
      </w:ins>
      <w:ins w:id="452" w:author="Vladymyr Kozyr" w:date="2021-02-02T21:21:00Z">
        <w:r>
          <w:t>n.</w:t>
        </w:r>
      </w:ins>
    </w:p>
    <w:p w14:paraId="4CEF28DD" w14:textId="1BE4847D" w:rsidR="002F44CD" w:rsidRPr="002F44CD" w:rsidRDefault="002F44CD" w:rsidP="002F44CD">
      <w:pPr>
        <w:pStyle w:val="1Para"/>
        <w:rPr>
          <w:ins w:id="453" w:author="Vladymyr Kozyr" w:date="2021-02-02T21:13:00Z"/>
          <w:rPrChange w:id="454" w:author="Vladymyr Kozyr" w:date="2021-02-02T21:13:00Z">
            <w:rPr>
              <w:ins w:id="455" w:author="Vladymyr Kozyr" w:date="2021-02-02T21:13:00Z"/>
            </w:rPr>
          </w:rPrChange>
        </w:rPr>
        <w:pPrChange w:id="456" w:author="Vladymyr Kozyr" w:date="2021-02-02T21:13:00Z">
          <w:pPr>
            <w:pStyle w:val="Heading3"/>
          </w:pPr>
        </w:pPrChange>
      </w:pPr>
      <w:ins w:id="457" w:author="Vladymyr Kozyr" w:date="2021-02-02T21:14:00Z">
        <w:r>
          <w:rPr>
            <w:noProof/>
          </w:rPr>
          <w:drawing>
            <wp:inline distT="0" distB="0" distL="0" distR="0" wp14:anchorId="28BB7266" wp14:editId="302E806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7"/>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5919F912" w14:textId="77777777" w:rsidR="002F44CD" w:rsidRDefault="002F44CD" w:rsidP="00F116CA">
      <w:pPr>
        <w:pStyle w:val="1Para"/>
        <w:rPr>
          <w:ins w:id="458" w:author="Vladymyr Kozyr" w:date="2021-02-02T21:13:00Z"/>
        </w:rPr>
      </w:pPr>
    </w:p>
    <w:p w14:paraId="2ECFAA51" w14:textId="77777777" w:rsidR="002F44CD" w:rsidRPr="00F116CA" w:rsidRDefault="002F44CD" w:rsidP="00F116CA">
      <w:pPr>
        <w:pStyle w:val="1Para"/>
        <w:rPr>
          <w:rPrChange w:id="459" w:author="Vladymyr Kozyr" w:date="2021-02-02T21:06:00Z">
            <w:rPr/>
          </w:rPrChange>
        </w:rPr>
        <w:pPrChange w:id="460" w:author="Vladymyr Kozyr" w:date="2021-02-02T21:06:00Z">
          <w:pPr>
            <w:pStyle w:val="1Para"/>
            <w:ind w:left="720" w:firstLine="0"/>
          </w:pPr>
        </w:pPrChange>
      </w:pPr>
    </w:p>
    <w:p w14:paraId="168C8D9B" w14:textId="6480BE22" w:rsidR="002F44CD" w:rsidRDefault="002F44CD" w:rsidP="002F44CD">
      <w:pPr>
        <w:pStyle w:val="Heading3"/>
        <w:rPr>
          <w:ins w:id="461" w:author="Vladymyr Kozyr" w:date="2021-02-02T21:21:00Z"/>
        </w:rPr>
      </w:pPr>
      <w:bookmarkStart w:id="462" w:name="_Toc63193984"/>
      <w:ins w:id="463" w:author="Vladymyr Kozyr" w:date="2021-02-02T21:21:00Z">
        <w:r>
          <w:lastRenderedPageBreak/>
          <w:t xml:space="preserve">Problem </w:t>
        </w:r>
        <w:r>
          <w:t>4</w:t>
        </w:r>
        <w:bookmarkEnd w:id="462"/>
      </w:ins>
    </w:p>
    <w:p w14:paraId="3A0AFA24" w14:textId="628C9E47" w:rsidR="002F44CD" w:rsidRDefault="00401C22" w:rsidP="002F44CD">
      <w:pPr>
        <w:pStyle w:val="1Para"/>
        <w:rPr>
          <w:ins w:id="464" w:author="Vladymyr Kozyr" w:date="2021-02-02T21:23:00Z"/>
        </w:rPr>
      </w:pPr>
      <w:ins w:id="465" w:author="Vladymyr Kozyr" w:date="2021-02-02T21:22:00Z">
        <w:r>
          <w:t xml:space="preserve">If the user selection is only one year, then pie charts for fishing quantities and </w:t>
        </w:r>
      </w:ins>
      <w:ins w:id="466" w:author="Vladymyr Kozyr" w:date="2021-02-02T21:23:00Z">
        <w:r>
          <w:t>prices for province will be created.</w:t>
        </w:r>
      </w:ins>
    </w:p>
    <w:p w14:paraId="47A101D4" w14:textId="590EAD76" w:rsidR="00401C22" w:rsidRPr="002F44CD" w:rsidRDefault="00401C22" w:rsidP="002F44CD">
      <w:pPr>
        <w:pStyle w:val="1Para"/>
        <w:rPr>
          <w:ins w:id="467" w:author="Vladymyr Kozyr" w:date="2021-02-02T21:21:00Z"/>
          <w:rPrChange w:id="468" w:author="Vladymyr Kozyr" w:date="2021-02-02T21:21:00Z">
            <w:rPr>
              <w:ins w:id="469" w:author="Vladymyr Kozyr" w:date="2021-02-02T21:21:00Z"/>
            </w:rPr>
          </w:rPrChange>
        </w:rPr>
        <w:pPrChange w:id="470" w:author="Vladymyr Kozyr" w:date="2021-02-02T21:21:00Z">
          <w:pPr>
            <w:pStyle w:val="Heading3"/>
          </w:pPr>
        </w:pPrChange>
      </w:pPr>
      <w:ins w:id="471" w:author="Vladymyr Kozyr" w:date="2021-02-02T21:23:00Z">
        <w:r>
          <w:t xml:space="preserve">The main </w:t>
        </w:r>
      </w:ins>
      <w:ins w:id="472" w:author="Vladymyr Kozyr" w:date="2021-02-02T21:24:00Z">
        <w:r>
          <w:t xml:space="preserve">feature of the chart is that </w:t>
        </w:r>
      </w:ins>
      <w:ins w:id="473" w:author="Vladymyr Kozyr" w:date="2021-02-02T21:25:00Z">
        <w:r>
          <w:t>i</w:t>
        </w:r>
      </w:ins>
      <w:ins w:id="474" w:author="Vladymyr Kozyr" w:date="2021-02-02T21:28:00Z">
        <w:r>
          <w:t>t</w:t>
        </w:r>
      </w:ins>
      <w:ins w:id="475" w:author="Vladymyr Kozyr" w:date="2021-02-02T21:25:00Z">
        <w:r>
          <w:t xml:space="preserve"> catches of some fish types are smaller that particular threshold, it will be grouped into “Other” </w:t>
        </w:r>
      </w:ins>
      <w:ins w:id="476" w:author="Vladymyr Kozyr" w:date="2021-02-02T21:26:00Z">
        <w:r>
          <w:t xml:space="preserve">category. This solves a </w:t>
        </w:r>
      </w:ins>
      <w:ins w:id="477" w:author="Vladymyr Kozyr" w:date="2021-02-02T21:27:00Z">
        <w:r>
          <w:t xml:space="preserve">well known </w:t>
        </w:r>
      </w:ins>
      <w:ins w:id="478" w:author="Vladymyr Kozyr" w:date="2021-02-02T21:26:00Z">
        <w:r>
          <w:t>problem with having too</w:t>
        </w:r>
      </w:ins>
      <w:ins w:id="479" w:author="Vladymyr Kozyr" w:date="2021-02-02T21:27:00Z">
        <w:r>
          <w:t xml:space="preserve"> many unnessessary labels (legends). But on click </w:t>
        </w:r>
      </w:ins>
      <w:ins w:id="480" w:author="Vladymyr Kozyr" w:date="2021-02-02T21:28:00Z">
        <w:r>
          <w:t xml:space="preserve">on the “Other” category user can drill down to see more details for </w:t>
        </w:r>
      </w:ins>
      <w:ins w:id="481" w:author="Vladymyr Kozyr" w:date="2021-02-02T21:29:00Z">
        <w:r>
          <w:t>the fish types which are the “outliers” in the dataset.</w:t>
        </w:r>
      </w:ins>
    </w:p>
    <w:p w14:paraId="3CC751CE" w14:textId="7C1A7B7F" w:rsidR="002F44CD" w:rsidRPr="002F44CD" w:rsidRDefault="002F44CD" w:rsidP="002F44CD">
      <w:pPr>
        <w:pStyle w:val="1Para"/>
        <w:rPr>
          <w:ins w:id="482" w:author="Vladymyr Kozyr" w:date="2021-02-02T21:21:00Z"/>
          <w:rPrChange w:id="483" w:author="Vladymyr Kozyr" w:date="2021-02-02T21:21:00Z">
            <w:rPr>
              <w:ins w:id="484" w:author="Vladymyr Kozyr" w:date="2021-02-02T21:21:00Z"/>
            </w:rPr>
          </w:rPrChange>
        </w:rPr>
        <w:pPrChange w:id="485" w:author="Vladymyr Kozyr" w:date="2021-02-02T21:21:00Z">
          <w:pPr>
            <w:pStyle w:val="Heading3"/>
          </w:pPr>
        </w:pPrChange>
      </w:pPr>
      <w:ins w:id="486"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8"/>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RDefault="00E22473" w:rsidP="00E22473">
      <w:pPr>
        <w:pStyle w:val="1Para"/>
        <w:ind w:left="720" w:firstLine="0"/>
        <w:rPr>
          <w:lang w:val="en-US"/>
        </w:rPr>
      </w:pPr>
    </w:p>
    <w:p w14:paraId="07FDD0FF" w14:textId="37A317D4" w:rsidR="00E22473" w:rsidRDefault="00E22473" w:rsidP="00E22473">
      <w:pPr>
        <w:pStyle w:val="1Para"/>
        <w:ind w:left="720" w:firstLine="0"/>
        <w:rPr>
          <w:lang w:val="en-US"/>
        </w:rPr>
      </w:pPr>
    </w:p>
    <w:p w14:paraId="06D5F523" w14:textId="0747781B" w:rsidR="00E22473" w:rsidRDefault="00E22473" w:rsidP="00E22473">
      <w:pPr>
        <w:pStyle w:val="1Para"/>
        <w:ind w:left="720" w:firstLine="0"/>
        <w:rPr>
          <w:lang w:val="en-US"/>
        </w:rPr>
      </w:pPr>
    </w:p>
    <w:p w14:paraId="5BD7673E" w14:textId="793CB35D" w:rsidR="00E22473" w:rsidRDefault="00E22473" w:rsidP="00E22473">
      <w:pPr>
        <w:pStyle w:val="1Para"/>
        <w:ind w:left="720" w:firstLine="0"/>
        <w:rPr>
          <w:lang w:val="en-US"/>
        </w:rPr>
      </w:pPr>
    </w:p>
    <w:p w14:paraId="28B9E1A2" w14:textId="508C250D" w:rsidR="00E22473" w:rsidRDefault="00E22473" w:rsidP="00E22473">
      <w:pPr>
        <w:pStyle w:val="Heading1"/>
      </w:pPr>
      <w:bookmarkStart w:id="487" w:name="_Toc63193985"/>
      <w:r>
        <w:lastRenderedPageBreak/>
        <w:t>Conclusions and Future Work</w:t>
      </w:r>
      <w:bookmarkEnd w:id="487"/>
    </w:p>
    <w:p w14:paraId="6D0928D7" w14:textId="2DDCA04E" w:rsidR="00A711E1" w:rsidRPr="00A711E1" w:rsidRDefault="00A711E1" w:rsidP="00A711E1">
      <w:pPr>
        <w:pStyle w:val="1Para"/>
      </w:pPr>
      <w:r>
        <w:t>Bringing different datasources</w:t>
      </w:r>
    </w:p>
    <w:p w14:paraId="08986EB9" w14:textId="77777777" w:rsidR="00754955" w:rsidRDefault="00754955">
      <w:pPr>
        <w:spacing w:after="160" w:line="259" w:lineRule="auto"/>
        <w:rPr>
          <w:rFonts w:eastAsiaTheme="majorEastAsia" w:cstheme="majorBidi"/>
          <w:b/>
          <w:color w:val="000000" w:themeColor="text1"/>
          <w:sz w:val="34"/>
          <w:szCs w:val="32"/>
          <w:lang w:val="en-CA"/>
        </w:rPr>
      </w:pPr>
      <w:r>
        <w:br w:type="page"/>
      </w:r>
    </w:p>
    <w:bookmarkStart w:id="488" w:name="_Toc63193986" w:displacedByCustomXml="next"/>
    <w:sdt>
      <w:sdtPr>
        <w:rPr>
          <w:rFonts w:eastAsiaTheme="minorHAnsi" w:cstheme="minorBidi"/>
          <w:b w:val="0"/>
          <w:color w:val="auto"/>
          <w:sz w:val="22"/>
          <w:szCs w:val="22"/>
          <w:lang w:val="en-US"/>
        </w:rPr>
        <w:id w:val="-164860752"/>
        <w:docPartObj>
          <w:docPartGallery w:val="Bibliographies"/>
          <w:docPartUnique/>
        </w:docPartObj>
      </w:sdtPr>
      <w:sdtContent>
        <w:p w14:paraId="4BD9892A" w14:textId="4F9B0194" w:rsidR="00BB720B" w:rsidRDefault="00BB720B">
          <w:pPr>
            <w:pStyle w:val="Heading1"/>
          </w:pPr>
          <w:r>
            <w:t>References</w:t>
          </w:r>
          <w:bookmarkEnd w:id="488"/>
        </w:p>
        <w:sdt>
          <w:sdtPr>
            <w:id w:val="-573587230"/>
            <w:bibliography/>
          </w:sdtPr>
          <w:sdtContent>
            <w:p w14:paraId="0D3FA670" w14:textId="77777777" w:rsidR="00BB720B" w:rsidRDefault="00BB720B">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BB720B" w14:paraId="7D6AFB10" w14:textId="77777777" w:rsidTr="00754955">
                <w:trPr>
                  <w:divId w:val="1620188406"/>
                  <w:tblCellSpacing w:w="15" w:type="dxa"/>
                </w:trPr>
                <w:tc>
                  <w:tcPr>
                    <w:tcW w:w="159" w:type="pct"/>
                    <w:hideMark/>
                  </w:tcPr>
                  <w:p w14:paraId="156F8ECA" w14:textId="79AD6D1B" w:rsidR="00BB720B" w:rsidRDefault="00BB720B">
                    <w:pPr>
                      <w:pStyle w:val="Bibliography"/>
                      <w:rPr>
                        <w:noProof/>
                        <w:sz w:val="24"/>
                        <w:szCs w:val="24"/>
                        <w:lang w:val="en-CA"/>
                      </w:rPr>
                    </w:pPr>
                    <w:r>
                      <w:rPr>
                        <w:noProof/>
                        <w:lang w:val="en-CA"/>
                      </w:rPr>
                      <w:t xml:space="preserve">[1] </w:t>
                    </w:r>
                  </w:p>
                </w:tc>
                <w:tc>
                  <w:tcPr>
                    <w:tcW w:w="4789" w:type="pct"/>
                    <w:hideMark/>
                  </w:tcPr>
                  <w:p w14:paraId="73C5917A" w14:textId="77777777" w:rsidR="00BB720B" w:rsidRDefault="00BB720B">
                    <w:pPr>
                      <w:pStyle w:val="Bibliography"/>
                      <w:rPr>
                        <w:noProof/>
                        <w:lang w:val="en-CA"/>
                      </w:rPr>
                    </w:pPr>
                    <w:r>
                      <w:rPr>
                        <w:noProof/>
                        <w:lang w:val="en-CA"/>
                      </w:rPr>
                      <w:t xml:space="preserve">Z. Kemp and G. Meaden, "Visualization for Fisheries Management from a Spatiotemporal Perspective," 2002. </w:t>
                    </w:r>
                  </w:p>
                </w:tc>
              </w:tr>
              <w:tr w:rsidR="00BB720B" w14:paraId="60DF2FFB" w14:textId="77777777" w:rsidTr="00754955">
                <w:trPr>
                  <w:divId w:val="1620188406"/>
                  <w:tblCellSpacing w:w="15" w:type="dxa"/>
                </w:trPr>
                <w:tc>
                  <w:tcPr>
                    <w:tcW w:w="159" w:type="pct"/>
                    <w:hideMark/>
                  </w:tcPr>
                  <w:p w14:paraId="0C2E9DDC" w14:textId="77777777" w:rsidR="00BB720B" w:rsidRDefault="00BB720B">
                    <w:pPr>
                      <w:pStyle w:val="Bibliography"/>
                      <w:rPr>
                        <w:noProof/>
                        <w:lang w:val="en-CA"/>
                      </w:rPr>
                    </w:pPr>
                    <w:r>
                      <w:rPr>
                        <w:noProof/>
                        <w:lang w:val="en-CA"/>
                      </w:rPr>
                      <w:t xml:space="preserve">[2] </w:t>
                    </w:r>
                  </w:p>
                </w:tc>
                <w:tc>
                  <w:tcPr>
                    <w:tcW w:w="4789" w:type="pct"/>
                    <w:hideMark/>
                  </w:tcPr>
                  <w:p w14:paraId="736ABCF0" w14:textId="77777777" w:rsidR="00BB720B" w:rsidRDefault="00BB720B">
                    <w:pPr>
                      <w:pStyle w:val="Bibliography"/>
                      <w:rPr>
                        <w:noProof/>
                        <w:lang w:val="en-CA"/>
                      </w:rPr>
                    </w:pPr>
                    <w:r>
                      <w:rPr>
                        <w:noProof/>
                        <w:lang w:val="en-CA"/>
                      </w:rPr>
                      <w:t xml:space="preserve">Sharon Benjamin, Min-Yang Lee, Geret DePiper, "Visualizing Fishing Data as Rasters," 2018. </w:t>
                    </w:r>
                  </w:p>
                </w:tc>
              </w:tr>
              <w:tr w:rsidR="00BB720B" w14:paraId="0C668831" w14:textId="77777777" w:rsidTr="00754955">
                <w:trPr>
                  <w:divId w:val="1620188406"/>
                  <w:tblCellSpacing w:w="15" w:type="dxa"/>
                </w:trPr>
                <w:tc>
                  <w:tcPr>
                    <w:tcW w:w="159" w:type="pct"/>
                    <w:hideMark/>
                  </w:tcPr>
                  <w:p w14:paraId="6D40A67E" w14:textId="77777777" w:rsidR="00BB720B" w:rsidRDefault="00BB720B">
                    <w:pPr>
                      <w:pStyle w:val="Bibliography"/>
                      <w:rPr>
                        <w:noProof/>
                        <w:lang w:val="en-CA"/>
                      </w:rPr>
                    </w:pPr>
                    <w:r>
                      <w:rPr>
                        <w:noProof/>
                        <w:lang w:val="en-CA"/>
                      </w:rPr>
                      <w:t xml:space="preserve">[3] </w:t>
                    </w:r>
                  </w:p>
                </w:tc>
                <w:tc>
                  <w:tcPr>
                    <w:tcW w:w="4789" w:type="pct"/>
                    <w:hideMark/>
                  </w:tcPr>
                  <w:p w14:paraId="644028B5" w14:textId="77777777" w:rsidR="00BB720B" w:rsidRDefault="00BB720B">
                    <w:pPr>
                      <w:pStyle w:val="Bibliography"/>
                      <w:rPr>
                        <w:noProof/>
                        <w:lang w:val="en-CA"/>
                      </w:rPr>
                    </w:pPr>
                    <w:r>
                      <w:rPr>
                        <w:noProof/>
                        <w:lang w:val="en-CA"/>
                      </w:rPr>
                      <w:t xml:space="preserve">Hiroshi Ashida, "Spatial and Temporal Differences in the Reproductive Traits of Skipjack Tuna," 2020. </w:t>
                    </w:r>
                  </w:p>
                </w:tc>
              </w:tr>
              <w:tr w:rsidR="00BB720B" w14:paraId="3BF0156A" w14:textId="77777777" w:rsidTr="00754955">
                <w:trPr>
                  <w:divId w:val="1620188406"/>
                  <w:tblCellSpacing w:w="15" w:type="dxa"/>
                </w:trPr>
                <w:tc>
                  <w:tcPr>
                    <w:tcW w:w="159" w:type="pct"/>
                    <w:hideMark/>
                  </w:tcPr>
                  <w:p w14:paraId="54836A82" w14:textId="77777777" w:rsidR="00BB720B" w:rsidRDefault="00BB720B">
                    <w:pPr>
                      <w:pStyle w:val="Bibliography"/>
                      <w:rPr>
                        <w:noProof/>
                        <w:lang w:val="en-CA"/>
                      </w:rPr>
                    </w:pPr>
                    <w:r>
                      <w:rPr>
                        <w:noProof/>
                        <w:lang w:val="en-CA"/>
                      </w:rPr>
                      <w:t xml:space="preserve">[4] </w:t>
                    </w:r>
                  </w:p>
                </w:tc>
                <w:tc>
                  <w:tcPr>
                    <w:tcW w:w="4789" w:type="pct"/>
                    <w:hideMark/>
                  </w:tcPr>
                  <w:p w14:paraId="5099EB98" w14:textId="77777777" w:rsidR="00BB720B" w:rsidRDefault="00BB720B">
                    <w:pPr>
                      <w:pStyle w:val="Bibliography"/>
                      <w:rPr>
                        <w:noProof/>
                        <w:lang w:val="en-CA"/>
                      </w:rPr>
                    </w:pPr>
                    <w:r>
                      <w:rPr>
                        <w:noProof/>
                        <w:lang w:val="en-CA"/>
                      </w:rPr>
                      <w:t xml:space="preserve">Marlene A. Bellman, Scott A. Heppell, Chris Goldfinger, "Evaluation of a US West Coast Groundfish Habitat Conservation Regulation via Analysis of Spatial and Temporal Patterns of Trawl Fishing Effort," 2005. </w:t>
                    </w:r>
                  </w:p>
                </w:tc>
              </w:tr>
              <w:tr w:rsidR="00BB720B" w14:paraId="6E3B3DAE" w14:textId="77777777" w:rsidTr="00754955">
                <w:trPr>
                  <w:divId w:val="1620188406"/>
                  <w:tblCellSpacing w:w="15" w:type="dxa"/>
                </w:trPr>
                <w:tc>
                  <w:tcPr>
                    <w:tcW w:w="159" w:type="pct"/>
                    <w:hideMark/>
                  </w:tcPr>
                  <w:p w14:paraId="04724C44" w14:textId="77777777" w:rsidR="00BB720B" w:rsidRDefault="00BB720B">
                    <w:pPr>
                      <w:pStyle w:val="Bibliography"/>
                      <w:rPr>
                        <w:noProof/>
                        <w:lang w:val="en-CA"/>
                      </w:rPr>
                    </w:pPr>
                    <w:r>
                      <w:rPr>
                        <w:noProof/>
                        <w:lang w:val="en-CA"/>
                      </w:rPr>
                      <w:t xml:space="preserve">[5] </w:t>
                    </w:r>
                  </w:p>
                </w:tc>
                <w:tc>
                  <w:tcPr>
                    <w:tcW w:w="4789" w:type="pct"/>
                    <w:hideMark/>
                  </w:tcPr>
                  <w:p w14:paraId="2FE48E7E" w14:textId="77777777" w:rsidR="00BB720B" w:rsidRDefault="00BB720B">
                    <w:pPr>
                      <w:pStyle w:val="Bibliography"/>
                      <w:rPr>
                        <w:noProof/>
                        <w:lang w:val="en-CA"/>
                      </w:rPr>
                    </w:pPr>
                    <w:r>
                      <w:rPr>
                        <w:noProof/>
                        <w:lang w:val="en-CA"/>
                      </w:rPr>
                      <w:t xml:space="preserve">Aaron Elliot, Cheng Hua Hsu, "Time Series Prediction: Predicting Stock Price," 2017. </w:t>
                    </w:r>
                  </w:p>
                </w:tc>
              </w:tr>
              <w:tr w:rsidR="00BB720B" w14:paraId="083425CF" w14:textId="77777777" w:rsidTr="00754955">
                <w:trPr>
                  <w:divId w:val="1620188406"/>
                  <w:tblCellSpacing w:w="15" w:type="dxa"/>
                </w:trPr>
                <w:tc>
                  <w:tcPr>
                    <w:tcW w:w="159" w:type="pct"/>
                    <w:hideMark/>
                  </w:tcPr>
                  <w:p w14:paraId="71BA281B" w14:textId="77777777" w:rsidR="00BB720B" w:rsidRDefault="00BB720B">
                    <w:pPr>
                      <w:pStyle w:val="Bibliography"/>
                      <w:rPr>
                        <w:noProof/>
                        <w:lang w:val="en-CA"/>
                      </w:rPr>
                    </w:pPr>
                    <w:r>
                      <w:rPr>
                        <w:noProof/>
                        <w:lang w:val="en-CA"/>
                      </w:rPr>
                      <w:t xml:space="preserve">[6] </w:t>
                    </w:r>
                  </w:p>
                </w:tc>
                <w:tc>
                  <w:tcPr>
                    <w:tcW w:w="4789" w:type="pct"/>
                    <w:hideMark/>
                  </w:tcPr>
                  <w:p w14:paraId="0DA1833B" w14:textId="77777777" w:rsidR="00BB720B" w:rsidRDefault="00BB720B">
                    <w:pPr>
                      <w:pStyle w:val="Bibliography"/>
                      <w:rPr>
                        <w:noProof/>
                        <w:lang w:val="en-CA"/>
                      </w:rPr>
                    </w:pPr>
                    <w:r>
                      <w:rPr>
                        <w:noProof/>
                        <w:lang w:val="en-CA"/>
                      </w:rPr>
                      <w:t xml:space="preserve">Patricia Pinto da Silva, Charles Fulcher, "Using GIS to Visualize Land/Sea Connections: Case Study - NE Herring Fishery," 2007. </w:t>
                    </w:r>
                  </w:p>
                </w:tc>
              </w:tr>
              <w:tr w:rsidR="00BB720B" w14:paraId="443B37B2" w14:textId="77777777" w:rsidTr="00754955">
                <w:trPr>
                  <w:divId w:val="1620188406"/>
                  <w:tblCellSpacing w:w="15" w:type="dxa"/>
                </w:trPr>
                <w:tc>
                  <w:tcPr>
                    <w:tcW w:w="159" w:type="pct"/>
                    <w:hideMark/>
                  </w:tcPr>
                  <w:p w14:paraId="539B3297" w14:textId="77777777" w:rsidR="00BB720B" w:rsidRDefault="00BB720B">
                    <w:pPr>
                      <w:pStyle w:val="Bibliography"/>
                      <w:rPr>
                        <w:noProof/>
                        <w:lang w:val="en-CA"/>
                      </w:rPr>
                    </w:pPr>
                    <w:r>
                      <w:rPr>
                        <w:noProof/>
                        <w:lang w:val="en-CA"/>
                      </w:rPr>
                      <w:t xml:space="preserve">[7] </w:t>
                    </w:r>
                  </w:p>
                </w:tc>
                <w:tc>
                  <w:tcPr>
                    <w:tcW w:w="4789" w:type="pct"/>
                    <w:hideMark/>
                  </w:tcPr>
                  <w:p w14:paraId="03F0B422" w14:textId="77777777" w:rsidR="00BB720B" w:rsidRDefault="00BB720B">
                    <w:pPr>
                      <w:pStyle w:val="Bibliography"/>
                      <w:rPr>
                        <w:noProof/>
                        <w:lang w:val="en-CA"/>
                      </w:rPr>
                    </w:pPr>
                    <w:r>
                      <w:rPr>
                        <w:noProof/>
                        <w:lang w:val="en-CA"/>
                      </w:rPr>
                      <w:t xml:space="preserve">M. Barrus, "The State of the Salmon," 2017. </w:t>
                    </w:r>
                  </w:p>
                </w:tc>
              </w:tr>
              <w:tr w:rsidR="00BB720B" w14:paraId="1EBBB009" w14:textId="77777777" w:rsidTr="00754955">
                <w:trPr>
                  <w:divId w:val="1620188406"/>
                  <w:tblCellSpacing w:w="15" w:type="dxa"/>
                </w:trPr>
                <w:tc>
                  <w:tcPr>
                    <w:tcW w:w="159" w:type="pct"/>
                    <w:hideMark/>
                  </w:tcPr>
                  <w:p w14:paraId="2ED47C1C" w14:textId="77777777" w:rsidR="00BB720B" w:rsidRDefault="00BB720B">
                    <w:pPr>
                      <w:pStyle w:val="Bibliography"/>
                      <w:rPr>
                        <w:noProof/>
                        <w:lang w:val="en-CA"/>
                      </w:rPr>
                    </w:pPr>
                    <w:r>
                      <w:rPr>
                        <w:noProof/>
                        <w:lang w:val="en-CA"/>
                      </w:rPr>
                      <w:t xml:space="preserve">[8] </w:t>
                    </w:r>
                  </w:p>
                </w:tc>
                <w:tc>
                  <w:tcPr>
                    <w:tcW w:w="4789" w:type="pct"/>
                    <w:hideMark/>
                  </w:tcPr>
                  <w:p w14:paraId="28AA0CD9" w14:textId="77777777" w:rsidR="00BB720B" w:rsidRDefault="00BB720B">
                    <w:pPr>
                      <w:pStyle w:val="Bibliography"/>
                      <w:rPr>
                        <w:noProof/>
                        <w:lang w:val="en-CA"/>
                      </w:rPr>
                    </w:pPr>
                    <w:r>
                      <w:rPr>
                        <w:noProof/>
                        <w:lang w:val="en-CA"/>
                      </w:rPr>
                      <w:t xml:space="preserve">Yixuan Zhang, Kartik Chanana, Cody Dunne, "IDMVis: Temporal Event Sequence Visualization for Type 1 Diabetes Treatment Decision Support," 2018. </w:t>
                    </w:r>
                  </w:p>
                </w:tc>
              </w:tr>
              <w:tr w:rsidR="00BB720B" w14:paraId="311DC42B" w14:textId="77777777" w:rsidTr="00754955">
                <w:trPr>
                  <w:divId w:val="1620188406"/>
                  <w:tblCellSpacing w:w="15" w:type="dxa"/>
                </w:trPr>
                <w:tc>
                  <w:tcPr>
                    <w:tcW w:w="159" w:type="pct"/>
                    <w:hideMark/>
                  </w:tcPr>
                  <w:p w14:paraId="215CFC86" w14:textId="77777777" w:rsidR="00BB720B" w:rsidRDefault="00BB720B">
                    <w:pPr>
                      <w:pStyle w:val="Bibliography"/>
                      <w:rPr>
                        <w:noProof/>
                        <w:lang w:val="en-CA"/>
                      </w:rPr>
                    </w:pPr>
                    <w:r>
                      <w:rPr>
                        <w:noProof/>
                        <w:lang w:val="en-CA"/>
                      </w:rPr>
                      <w:t xml:space="preserve">[9] </w:t>
                    </w:r>
                  </w:p>
                </w:tc>
                <w:tc>
                  <w:tcPr>
                    <w:tcW w:w="4789" w:type="pct"/>
                    <w:hideMark/>
                  </w:tcPr>
                  <w:p w14:paraId="07505D73" w14:textId="77777777" w:rsidR="00BB720B" w:rsidRDefault="00BB720B">
                    <w:pPr>
                      <w:pStyle w:val="Bibliography"/>
                      <w:rPr>
                        <w:noProof/>
                        <w:lang w:val="en-CA"/>
                      </w:rPr>
                    </w:pPr>
                    <w:r>
                      <w:rPr>
                        <w:noProof/>
                        <w:lang w:val="en-CA"/>
                      </w:rPr>
                      <w:t xml:space="preserve">S. Semikina, "Stress Data Visualization," 2014. </w:t>
                    </w:r>
                  </w:p>
                </w:tc>
              </w:tr>
            </w:tbl>
            <w:p w14:paraId="5DFB72B9" w14:textId="77777777" w:rsidR="00BB720B" w:rsidRDefault="00BB720B">
              <w:pPr>
                <w:divId w:val="1620188406"/>
                <w:rPr>
                  <w:rFonts w:eastAsia="Times New Roman"/>
                  <w:noProof/>
                </w:rPr>
              </w:pPr>
            </w:p>
            <w:p w14:paraId="736FEC31" w14:textId="151CEEE5" w:rsidR="00BB720B" w:rsidRDefault="00BB720B">
              <w:r>
                <w:rPr>
                  <w:b/>
                  <w:bCs/>
                  <w:noProof/>
                </w:rPr>
                <w:fldChar w:fldCharType="end"/>
              </w:r>
            </w:p>
          </w:sdtContent>
        </w:sdt>
      </w:sdtContent>
    </w:sdt>
    <w:p w14:paraId="73645CAE" w14:textId="391A6447" w:rsidR="008D70D8" w:rsidRDefault="000B0BD9" w:rsidP="008D70D8">
      <w:pPr>
        <w:pStyle w:val="Heading1NoNumber"/>
      </w:pPr>
      <w:bookmarkStart w:id="489" w:name="_Toc63193987"/>
      <w:r>
        <w:lastRenderedPageBreak/>
        <w:t>New References</w:t>
      </w:r>
      <w:bookmarkEnd w:id="489"/>
    </w:p>
    <w:p w14:paraId="5DA27BB1" w14:textId="77777777" w:rsidR="000B0BD9" w:rsidRPr="00CB5D99" w:rsidRDefault="000B0BD9" w:rsidP="000B0BD9">
      <w:commentRangeStart w:id="490"/>
      <w:r w:rsidRPr="00CB5D99">
        <w:t>Aquatic Species at Risk found in Canadian waters</w:t>
      </w:r>
    </w:p>
    <w:p w14:paraId="3D702EC3" w14:textId="77777777" w:rsidR="000B0BD9" w:rsidRPr="00D3626A" w:rsidRDefault="000B0BD9" w:rsidP="000B0BD9">
      <w:r w:rsidRPr="00D3626A">
        <w:t xml:space="preserve">- </w:t>
      </w:r>
      <w:hyperlink r:id="rId39"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40"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risk; </w:t>
      </w:r>
    </w:p>
    <w:p w14:paraId="228B2CCF" w14:textId="77777777" w:rsidR="000B0BD9" w:rsidRDefault="000B0BD9" w:rsidP="000B0BD9">
      <w:r>
        <w:t xml:space="preserve">RECOVERY OBJECTIVES FOR NORTH ATLANTIC RIGHT WHALES (page 44, maybe 37 – 40…) </w:t>
      </w:r>
    </w:p>
    <w:p w14:paraId="5042B3DA" w14:textId="77777777" w:rsidR="000B0BD9" w:rsidRDefault="00AB7CDF" w:rsidP="000B0BD9">
      <w:hyperlink r:id="rId41" w:history="1">
        <w:r w:rsidR="000B0BD9" w:rsidRPr="00222567">
          <w:rPr>
            <w:rStyle w:val="Hyperlink"/>
          </w:rPr>
          <w:t>https://waves-vagues.dfo-mpo.gc.ca/Library/353989.pdf</w:t>
        </w:r>
      </w:hyperlink>
    </w:p>
    <w:p w14:paraId="29FA83F2" w14:textId="77777777" w:rsidR="000B0BD9" w:rsidRDefault="000B0BD9" w:rsidP="000B0BD9">
      <w:r>
        <w:rPr>
          <w:lang w:val="ru-RU"/>
        </w:rPr>
        <w:t>выглядит</w:t>
      </w:r>
      <w:r w:rsidRPr="00CB5D99">
        <w:t xml:space="preserve"> </w:t>
      </w:r>
      <w:r>
        <w:rPr>
          <w:lang w:val="ru-RU"/>
        </w:rPr>
        <w:t>как</w:t>
      </w:r>
      <w:r w:rsidRPr="00CB5D99">
        <w:t xml:space="preserve"> </w:t>
      </w:r>
      <w:r>
        <w:rPr>
          <w:lang w:val="ru-RU"/>
        </w:rPr>
        <w:t>полезные</w:t>
      </w:r>
      <w:r w:rsidRPr="00CB5D99">
        <w:t xml:space="preserve"> </w:t>
      </w:r>
      <w:r>
        <w:rPr>
          <w:lang w:val="ru-RU"/>
        </w:rPr>
        <w:t>данные</w:t>
      </w:r>
      <w:r w:rsidRPr="00CB5D99">
        <w:t xml:space="preserve"> </w:t>
      </w:r>
      <w:r w:rsidRPr="00CB5D99">
        <w:br/>
      </w:r>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Page 59 : price/catches legend</w:t>
      </w:r>
    </w:p>
    <w:p w14:paraId="45FD6532" w14:textId="77777777" w:rsidR="000B0BD9" w:rsidRPr="00E25F05" w:rsidRDefault="00AB7CDF" w:rsidP="000B0BD9">
      <w:hyperlink r:id="rId42"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Habitat Status Reports (2003-2004)</w:t>
      </w:r>
      <w:r w:rsidRPr="008E6577">
        <w:rPr>
          <w:lang w:val="fr-CA"/>
        </w:rPr>
        <w:br/>
      </w:r>
      <w:hyperlink r:id="rId43"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491"/>
      <w:r>
        <w:t xml:space="preserve">Marine mammal </w:t>
      </w:r>
      <w:commentRangeEnd w:id="491"/>
      <w:r w:rsidR="00753E27">
        <w:rPr>
          <w:rStyle w:val="CommentReference"/>
        </w:rPr>
        <w:commentReference w:id="491"/>
      </w:r>
      <w:r>
        <w:t>bycatch in gillnet and other entangling net fisheries, 1990 to 2011</w:t>
      </w:r>
    </w:p>
    <w:p w14:paraId="39B47BEB" w14:textId="77777777" w:rsidR="000B0BD9" w:rsidRDefault="00AB7CDF" w:rsidP="000B0BD9">
      <w:pPr>
        <w:rPr>
          <w:rStyle w:val="Hyperlink"/>
        </w:rPr>
      </w:pPr>
      <w:hyperlink r:id="rId44"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492"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492"/>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45"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6"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Sea mammals population decline</w:t>
      </w:r>
      <w:r>
        <w:rPr>
          <w:color w:val="000000" w:themeColor="text1"/>
        </w:rPr>
        <w:br/>
      </w:r>
      <w:hyperlink r:id="rId47"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AB7CDF" w:rsidP="000B0BD9">
      <w:pPr>
        <w:rPr>
          <w:color w:val="000000" w:themeColor="text1"/>
        </w:rPr>
      </w:pPr>
      <w:hyperlink r:id="rId48"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AB7CDF" w:rsidP="000B0BD9">
      <w:pPr>
        <w:rPr>
          <w:color w:val="000000" w:themeColor="text1"/>
        </w:rPr>
      </w:pPr>
      <w:hyperlink r:id="rId49" w:history="1">
        <w:r w:rsidR="000B0BD9" w:rsidRPr="005E3260">
          <w:rPr>
            <w:rStyle w:val="Hyperlink"/>
          </w:rPr>
          <w:t>https://journals.plos.org/plosone/article?id=10.1371/journal.pone.0043966</w:t>
        </w:r>
      </w:hyperlink>
    </w:p>
    <w:p w14:paraId="10CF36B6" w14:textId="77777777" w:rsidR="000B0BD9" w:rsidRDefault="00AB7CDF" w:rsidP="000B0BD9">
      <w:pPr>
        <w:rPr>
          <w:color w:val="000000" w:themeColor="text1"/>
        </w:rPr>
      </w:pPr>
      <w:hyperlink r:id="rId50"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AB7CDF" w:rsidP="000B0BD9">
      <w:hyperlink r:id="rId51" w:history="1">
        <w:r w:rsidR="000B0BD9" w:rsidRPr="00D105D9">
          <w:rPr>
            <w:rStyle w:val="Hyperlink"/>
          </w:rPr>
          <w:t>https://waves-vagues.dfo-mpo.gc.ca/Library/40654345.pdf</w:t>
        </w:r>
      </w:hyperlink>
      <w:commentRangeEnd w:id="490"/>
      <w:r w:rsidR="000B0BD9">
        <w:rPr>
          <w:rStyle w:val="CommentReference"/>
        </w:rPr>
        <w:commentReference w:id="490"/>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493" w:name="_Toc63193988"/>
      <w:r>
        <w:lastRenderedPageBreak/>
        <w:t>Appendix A.</w:t>
      </w:r>
      <w:r w:rsidR="001C2BE7">
        <w:br/>
      </w:r>
      <w:r w:rsidR="001C2BE7">
        <w:br/>
        <w:t>An Example of an Appendix</w:t>
      </w:r>
      <w:bookmarkEnd w:id="493"/>
    </w:p>
    <w:sectPr w:rsidR="008D70D8" w:rsidSect="00CA3D91">
      <w:footerReference w:type="default" r:id="rId52"/>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40" w:author="Fred Popowich" w:date="2020-12-16T10:33:00Z" w:initials="FP">
    <w:p w14:paraId="1B28AC2C" w14:textId="77777777" w:rsidR="00AB7CDF" w:rsidRDefault="00AB7CDF">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AB7CDF" w:rsidRDefault="00AB7CDF">
      <w:pPr>
        <w:pStyle w:val="CommentText"/>
      </w:pPr>
    </w:p>
    <w:p w14:paraId="558FBDD5" w14:textId="098DE2ED" w:rsidR="00AB7CDF" w:rsidRDefault="00AB7CDF">
      <w:pPr>
        <w:pStyle w:val="CommentText"/>
      </w:pPr>
      <w:r>
        <w:t>Also, below, you’ll see I have suggestions for other things that could be discussed in this section.</w:t>
      </w:r>
    </w:p>
  </w:comment>
  <w:comment w:id="241" w:author="Fred Popowich" w:date="2020-12-16T09:59:00Z" w:initials="FP">
    <w:p w14:paraId="31C7C843" w14:textId="2C9FBAFD" w:rsidR="00AB7CDF" w:rsidRDefault="00AB7CDF">
      <w:pPr>
        <w:pStyle w:val="CommentText"/>
      </w:pPr>
      <w:r>
        <w:rPr>
          <w:rStyle w:val="CommentReference"/>
        </w:rPr>
        <w:annotationRef/>
      </w:r>
      <w:r>
        <w:t>Correlation involving what factors?</w:t>
      </w:r>
    </w:p>
  </w:comment>
  <w:comment w:id="242" w:author="Fred Popowich" w:date="2020-12-16T10:00:00Z" w:initials="FP">
    <w:p w14:paraId="62964CE7" w14:textId="77777777" w:rsidR="00AB7CDF" w:rsidRDefault="00AB7CDF">
      <w:pPr>
        <w:pStyle w:val="CommentText"/>
      </w:pPr>
      <w:r>
        <w:rPr>
          <w:rStyle w:val="CommentReference"/>
        </w:rPr>
        <w:annotationRef/>
      </w:r>
      <w:r>
        <w:t>And we need to be clear how these different classes of users are similar, and how they are different.</w:t>
      </w:r>
    </w:p>
    <w:p w14:paraId="1D76F9E1" w14:textId="77777777" w:rsidR="00AB7CDF" w:rsidRDefault="00AB7CDF">
      <w:pPr>
        <w:pStyle w:val="CommentText"/>
      </w:pPr>
    </w:p>
    <w:p w14:paraId="06D54891" w14:textId="48B1783A" w:rsidR="00AB7CDF" w:rsidRDefault="00AB7CDF">
      <w:pPr>
        <w:pStyle w:val="CommentText"/>
      </w:pPr>
      <w:r>
        <w:t>The paragraph that you provided below about fishing companies is good.</w:t>
      </w:r>
    </w:p>
  </w:comment>
  <w:comment w:id="243" w:author="Fred Popowich" w:date="2020-12-16T10:02:00Z" w:initials="FP">
    <w:p w14:paraId="17FB78A9" w14:textId="1F2D4A85" w:rsidR="00AB7CDF" w:rsidRDefault="00AB7CDF">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339" w:author="Fred Popowich" w:date="2020-12-16T14:45:00Z" w:initials="FP">
    <w:p w14:paraId="0AC6B72D" w14:textId="77777777" w:rsidR="00AB7CDF" w:rsidRDefault="00AB7CDF" w:rsidP="00507C0A">
      <w:pPr>
        <w:pStyle w:val="CommentText"/>
      </w:pPr>
      <w:r>
        <w:rPr>
          <w:rStyle w:val="CommentReference"/>
        </w:rPr>
        <w:annotationRef/>
      </w:r>
      <w:r>
        <w:t>These subheadings are really good for organizing the section, and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340" w:author="Fred Popowich" w:date="2020-12-16T14:48:00Z" w:initials="FP">
    <w:p w14:paraId="046DE5DC" w14:textId="77777777" w:rsidR="00AB7CDF" w:rsidRDefault="00AB7CDF" w:rsidP="00507C0A">
      <w:pPr>
        <w:pStyle w:val="CommentText"/>
      </w:pPr>
      <w:r>
        <w:rPr>
          <w:rStyle w:val="CommentReference"/>
        </w:rPr>
        <w:annotationRef/>
      </w:r>
      <w:r>
        <w:t>Perhaps for each question you could say where it came from? Or what inspired it?</w:t>
      </w:r>
    </w:p>
  </w:comment>
  <w:comment w:id="341" w:author="Vladymyr Kozyr [2]" w:date="2021-01-03T18:13:00Z" w:initials="VK">
    <w:p w14:paraId="0717D85B" w14:textId="77777777" w:rsidR="00AB7CDF" w:rsidRDefault="00AB7CDF"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AB7CDF" w:rsidRDefault="00AB7CDF" w:rsidP="00507C0A">
      <w:pPr>
        <w:pStyle w:val="CommentText"/>
      </w:pPr>
      <w:r>
        <w:t>I’m not sure if I have to do it for every of the question.</w:t>
      </w:r>
    </w:p>
    <w:p w14:paraId="308790DD" w14:textId="77777777" w:rsidR="00AB7CDF" w:rsidRPr="00E14BFE" w:rsidRDefault="00AB7CDF" w:rsidP="00507C0A">
      <w:pPr>
        <w:pStyle w:val="CommentText"/>
      </w:pPr>
      <w:r>
        <w:t>(Just with links to websites for not, we will decide on the meeting if we should keep it)</w:t>
      </w:r>
    </w:p>
  </w:comment>
  <w:comment w:id="342" w:author="Fred Popowich" w:date="2021-01-04T09:49:00Z" w:initials="FP">
    <w:p w14:paraId="5BCD4EA4" w14:textId="77777777" w:rsidR="00AB7CDF" w:rsidRDefault="00AB7CDF" w:rsidP="00507C0A">
      <w:pPr>
        <w:pStyle w:val="CommentText"/>
      </w:pPr>
      <w:r>
        <w:rPr>
          <w:rStyle w:val="CommentReference"/>
        </w:rPr>
        <w:annotationRef/>
      </w:r>
      <w:r>
        <w:t>Very important for species that are at risk</w:t>
      </w:r>
    </w:p>
  </w:comment>
  <w:comment w:id="344" w:author="Fred Popowich" w:date="2020-12-16T10:36:00Z" w:initials="FP">
    <w:p w14:paraId="33B40969" w14:textId="77777777" w:rsidR="00AB7CDF" w:rsidRDefault="00AB7CDF">
      <w:pPr>
        <w:pStyle w:val="CommentText"/>
      </w:pPr>
      <w:r>
        <w:rPr>
          <w:rStyle w:val="CommentReference"/>
        </w:rPr>
        <w:annotationRef/>
      </w:r>
      <w:r>
        <w:t>Perhaps section 3.2 could focus on just the data sources?  It could look at the issues such as the following in addition to what you have already started writing  1) what data sources are available? 2) Why would they be useful to address what we introduced in section 3.1?</w:t>
      </w:r>
    </w:p>
    <w:p w14:paraId="6A73E115" w14:textId="77777777" w:rsidR="00AB7CDF" w:rsidRDefault="00AB7CDF">
      <w:pPr>
        <w:pStyle w:val="CommentText"/>
      </w:pPr>
    </w:p>
    <w:p w14:paraId="76730AE6" w14:textId="42DB3E76" w:rsidR="00AB7CDF" w:rsidRDefault="00AB7CDF">
      <w:pPr>
        <w:pStyle w:val="CommentText"/>
      </w:pPr>
      <w:r>
        <w:t>I’m not yet sure where the best place would be to talk about issues such as data cleaning, and data integration.</w:t>
      </w:r>
    </w:p>
  </w:comment>
  <w:comment w:id="345" w:author="Vladymyr Kozyr [2]" w:date="2021-01-03T17:48:00Z" w:initials="VK">
    <w:p w14:paraId="417555F3" w14:textId="6938D545" w:rsidR="00AB7CDF" w:rsidRDefault="00AB7CDF">
      <w:pPr>
        <w:pStyle w:val="CommentText"/>
      </w:pPr>
      <w:r>
        <w:rPr>
          <w:rStyle w:val="CommentReference"/>
        </w:rPr>
        <w:annotationRef/>
      </w:r>
      <w:r>
        <w:t>I will probably separate these into two sections</w:t>
      </w:r>
    </w:p>
  </w:comment>
  <w:comment w:id="347" w:author="Fred Popowich" w:date="2020-12-16T10:40:00Z" w:initials="FP">
    <w:p w14:paraId="5B5E1A5E" w14:textId="392E1A50" w:rsidR="00AB7CDF" w:rsidRDefault="00AB7CDF">
      <w:pPr>
        <w:pStyle w:val="CommentText"/>
      </w:pPr>
      <w:r>
        <w:rPr>
          <w:rStyle w:val="CommentReference"/>
        </w:rPr>
        <w:annotationRef/>
      </w:r>
      <w:r>
        <w:t xml:space="preserve">Perhaps we could move this paragraph, and slightly rephrase it so that it can be integrated in section 3.1 .  This will then speak to the comment I made about the different kinds of users, and you dan emphasize how visualization techniques can be highly useful for people who are not data scientists (building on related research as appropriate). </w:t>
      </w:r>
    </w:p>
  </w:comment>
  <w:comment w:id="348" w:author="Fred Popowich" w:date="2020-12-16T10:54:00Z" w:initials="FP">
    <w:p w14:paraId="1C307238" w14:textId="1F568742" w:rsidR="00AB7CDF" w:rsidRDefault="00AB7CDF">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br made. </w:t>
      </w:r>
    </w:p>
  </w:comment>
  <w:comment w:id="351" w:author="Fred Popowich" w:date="2020-12-16T11:02:00Z" w:initials="FP">
    <w:p w14:paraId="1823D146" w14:textId="77777777" w:rsidR="00AB7CDF" w:rsidRDefault="00AB7CDF">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AB7CDF" w:rsidRDefault="00AB7CDF">
      <w:pPr>
        <w:pStyle w:val="CommentText"/>
      </w:pPr>
    </w:p>
    <w:p w14:paraId="35D9617B" w14:textId="4D53B508" w:rsidR="00AB7CDF" w:rsidRDefault="00AB7CDF">
      <w:pPr>
        <w:pStyle w:val="CommentText"/>
      </w:pPr>
      <w:r>
        <w:t>You can then say why multiline charts might be appropriate, etc.</w:t>
      </w:r>
    </w:p>
  </w:comment>
  <w:comment w:id="352" w:author="Fred Popowich" w:date="2020-12-16T11:05:00Z" w:initials="FP">
    <w:p w14:paraId="4F5B8BBE" w14:textId="4ADE3264" w:rsidR="00AB7CDF" w:rsidRDefault="00AB7CDF">
      <w:pPr>
        <w:pStyle w:val="CommentText"/>
      </w:pPr>
      <w:r>
        <w:rPr>
          <w:rStyle w:val="CommentReference"/>
        </w:rPr>
        <w:annotationRef/>
      </w:r>
      <w:r>
        <w:t xml:space="preserve">What kind of external data sources? What kind of information is used from these data sources? </w:t>
      </w:r>
    </w:p>
  </w:comment>
  <w:comment w:id="353" w:author="Vladymyr Kozyr [2]" w:date="2021-01-03T17:52:00Z" w:initials="VK">
    <w:p w14:paraId="283E5F14" w14:textId="72095D1D" w:rsidR="00AB7CDF" w:rsidRDefault="00AB7CDF">
      <w:pPr>
        <w:pStyle w:val="CommentText"/>
      </w:pPr>
      <w:r>
        <w:rPr>
          <w:rStyle w:val="CommentReference"/>
        </w:rPr>
        <w:annotationRef/>
      </w:r>
      <w:r>
        <w:t>External data sources I’m discussing below each</w:t>
      </w:r>
    </w:p>
  </w:comment>
  <w:comment w:id="354" w:author="Fred Popowich" w:date="2020-12-16T11:06:00Z" w:initials="FP">
    <w:p w14:paraId="49400BB5" w14:textId="387E2017" w:rsidR="00AB7CDF" w:rsidRDefault="00AB7CDF">
      <w:pPr>
        <w:pStyle w:val="CommentText"/>
      </w:pPr>
      <w:r>
        <w:rPr>
          <w:rStyle w:val="CommentReference"/>
        </w:rPr>
        <w:annotationRef/>
      </w:r>
      <w:r>
        <w:t xml:space="preserve">Be clear of what you mean by this. </w:t>
      </w:r>
    </w:p>
  </w:comment>
  <w:comment w:id="356" w:author="Fred Popowich" w:date="2020-12-16T14:49:00Z" w:initials="FP">
    <w:p w14:paraId="30D719A9" w14:textId="36F3715D" w:rsidR="00AB7CDF" w:rsidRDefault="00AB7CDF">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364" w:author="Fred Popowich" w:date="2021-01-04T09:54:00Z" w:initials="FP">
    <w:p w14:paraId="1656EC8F" w14:textId="6345D1A6" w:rsidR="00AB7CDF" w:rsidRDefault="00AB7CDF">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366" w:author="Fred Popowich" w:date="2021-01-04T09:58:00Z" w:initials="FP">
    <w:p w14:paraId="67B52EF6" w14:textId="77777777" w:rsidR="00AB7CDF" w:rsidRDefault="00AB7CDF">
      <w:pPr>
        <w:pStyle w:val="CommentText"/>
      </w:pPr>
      <w:r>
        <w:rPr>
          <w:rStyle w:val="CommentReference"/>
        </w:rPr>
        <w:annotationRef/>
      </w:r>
      <w:r>
        <w:t>In this section, you will be able to say why you chose to implement it this way. Were there other choices you considered? What were the advantages/disadvantages/</w:t>
      </w:r>
    </w:p>
    <w:p w14:paraId="6253FB98" w14:textId="77777777" w:rsidR="00AB7CDF" w:rsidRDefault="00AB7CDF">
      <w:pPr>
        <w:pStyle w:val="CommentText"/>
      </w:pPr>
    </w:p>
    <w:p w14:paraId="0888C1D2" w14:textId="4F39E323" w:rsidR="00AB7CDF" w:rsidRDefault="00AB7CDF">
      <w:pPr>
        <w:pStyle w:val="CommentText"/>
      </w:pPr>
      <w:r>
        <w:t>This is also a section where you can provide citations/references to what others have done.</w:t>
      </w:r>
    </w:p>
  </w:comment>
  <w:comment w:id="491" w:author="Fred Popowich" w:date="2021-01-04T09:51:00Z" w:initials="FP">
    <w:p w14:paraId="380D5DA2" w14:textId="7148F11D" w:rsidR="00AB7CDF" w:rsidRDefault="00AB7CDF">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490" w:author="Vladymyr Kozyr [2]" w:date="2021-01-03T18:45:00Z" w:initials="VK">
    <w:p w14:paraId="084E0C48" w14:textId="77777777" w:rsidR="00AB7CDF" w:rsidRDefault="00AB7CDF">
      <w:pPr>
        <w:pStyle w:val="CommentText"/>
      </w:pPr>
      <w:r>
        <w:rPr>
          <w:rStyle w:val="CommentReference"/>
        </w:rPr>
        <w:annotationRef/>
      </w:r>
      <w:r>
        <w:t>This is a section I would like to ask you about.</w:t>
      </w:r>
    </w:p>
    <w:p w14:paraId="6596A922" w14:textId="77777777" w:rsidR="00AB7CDF" w:rsidRDefault="00AB7CDF">
      <w:pPr>
        <w:pStyle w:val="CommentText"/>
      </w:pPr>
      <w:r>
        <w:t>If you have time can you please tell me if it has sense to discuss them as I support my thoughts in section 3.</w:t>
      </w:r>
    </w:p>
    <w:p w14:paraId="236E9470" w14:textId="0B7A245A" w:rsidR="00AB7CDF" w:rsidRDefault="00AB7CDF">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DA0BF2" w14:textId="77777777" w:rsidR="00705FAE" w:rsidRDefault="00705FAE" w:rsidP="00A542EF">
      <w:pPr>
        <w:spacing w:after="0" w:line="240" w:lineRule="auto"/>
      </w:pPr>
      <w:r>
        <w:separator/>
      </w:r>
    </w:p>
  </w:endnote>
  <w:endnote w:type="continuationSeparator" w:id="0">
    <w:p w14:paraId="4CB5E26E" w14:textId="77777777" w:rsidR="00705FAE" w:rsidRDefault="00705FAE"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AB7CDF" w:rsidRDefault="00AB7CDF"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AB7CDF" w:rsidRDefault="00AB7CDF"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370470" w14:textId="77777777" w:rsidR="00705FAE" w:rsidRDefault="00705FAE" w:rsidP="00A542EF">
      <w:pPr>
        <w:spacing w:after="0" w:line="240" w:lineRule="auto"/>
      </w:pPr>
      <w:r>
        <w:separator/>
      </w:r>
    </w:p>
  </w:footnote>
  <w:footnote w:type="continuationSeparator" w:id="0">
    <w:p w14:paraId="378445CD" w14:textId="77777777" w:rsidR="00705FAE" w:rsidRDefault="00705FAE"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B781A"/>
    <w:multiLevelType w:val="multilevel"/>
    <w:tmpl w:val="7338C778"/>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683D"/>
    <w:rsid w:val="000616F8"/>
    <w:rsid w:val="00063D3F"/>
    <w:rsid w:val="000679F9"/>
    <w:rsid w:val="00070B89"/>
    <w:rsid w:val="000802D9"/>
    <w:rsid w:val="000870B3"/>
    <w:rsid w:val="00090FDE"/>
    <w:rsid w:val="000B0BD9"/>
    <w:rsid w:val="000B4421"/>
    <w:rsid w:val="000B56F9"/>
    <w:rsid w:val="000B5EBB"/>
    <w:rsid w:val="000C0A80"/>
    <w:rsid w:val="000C71AC"/>
    <w:rsid w:val="00105D3E"/>
    <w:rsid w:val="00113DFE"/>
    <w:rsid w:val="0011654D"/>
    <w:rsid w:val="00117B75"/>
    <w:rsid w:val="00121E0F"/>
    <w:rsid w:val="00147C41"/>
    <w:rsid w:val="001537B5"/>
    <w:rsid w:val="00162844"/>
    <w:rsid w:val="00166E3A"/>
    <w:rsid w:val="0016722A"/>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435F"/>
    <w:rsid w:val="002552ED"/>
    <w:rsid w:val="00261553"/>
    <w:rsid w:val="00261A9E"/>
    <w:rsid w:val="002623C0"/>
    <w:rsid w:val="00264A99"/>
    <w:rsid w:val="00275DA3"/>
    <w:rsid w:val="00276693"/>
    <w:rsid w:val="002842B4"/>
    <w:rsid w:val="002A06D7"/>
    <w:rsid w:val="002A6BD2"/>
    <w:rsid w:val="002B1EDE"/>
    <w:rsid w:val="002D0F75"/>
    <w:rsid w:val="002D1AC8"/>
    <w:rsid w:val="002E5EB5"/>
    <w:rsid w:val="002F44CD"/>
    <w:rsid w:val="003062CA"/>
    <w:rsid w:val="003526C0"/>
    <w:rsid w:val="00362694"/>
    <w:rsid w:val="00364877"/>
    <w:rsid w:val="00364A34"/>
    <w:rsid w:val="00384B2C"/>
    <w:rsid w:val="00385D2C"/>
    <w:rsid w:val="00397726"/>
    <w:rsid w:val="003B24B8"/>
    <w:rsid w:val="003C0EF0"/>
    <w:rsid w:val="003E2489"/>
    <w:rsid w:val="003E2711"/>
    <w:rsid w:val="003E6A2D"/>
    <w:rsid w:val="003F6C1D"/>
    <w:rsid w:val="003F6D3A"/>
    <w:rsid w:val="00401C22"/>
    <w:rsid w:val="0041332F"/>
    <w:rsid w:val="004151F0"/>
    <w:rsid w:val="00445043"/>
    <w:rsid w:val="00456589"/>
    <w:rsid w:val="00471D96"/>
    <w:rsid w:val="0047625A"/>
    <w:rsid w:val="004836F1"/>
    <w:rsid w:val="00485631"/>
    <w:rsid w:val="00486A07"/>
    <w:rsid w:val="004A158F"/>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B22A4"/>
    <w:rsid w:val="005B302C"/>
    <w:rsid w:val="005B70F7"/>
    <w:rsid w:val="005C08D2"/>
    <w:rsid w:val="005D6CF6"/>
    <w:rsid w:val="005E7863"/>
    <w:rsid w:val="005F3787"/>
    <w:rsid w:val="005F3C06"/>
    <w:rsid w:val="005F53FA"/>
    <w:rsid w:val="006002D9"/>
    <w:rsid w:val="00605C63"/>
    <w:rsid w:val="00622644"/>
    <w:rsid w:val="00646F8D"/>
    <w:rsid w:val="006503F2"/>
    <w:rsid w:val="00662F96"/>
    <w:rsid w:val="0067102C"/>
    <w:rsid w:val="00675271"/>
    <w:rsid w:val="00680B3C"/>
    <w:rsid w:val="00694594"/>
    <w:rsid w:val="006972CF"/>
    <w:rsid w:val="006B3698"/>
    <w:rsid w:val="006C20E6"/>
    <w:rsid w:val="006C3F4A"/>
    <w:rsid w:val="006E47E4"/>
    <w:rsid w:val="006F3CCE"/>
    <w:rsid w:val="006F5097"/>
    <w:rsid w:val="00703985"/>
    <w:rsid w:val="00705FAE"/>
    <w:rsid w:val="007352F3"/>
    <w:rsid w:val="00736570"/>
    <w:rsid w:val="00751639"/>
    <w:rsid w:val="00753E27"/>
    <w:rsid w:val="00754955"/>
    <w:rsid w:val="00761610"/>
    <w:rsid w:val="00765C2E"/>
    <w:rsid w:val="007804DC"/>
    <w:rsid w:val="00781FF1"/>
    <w:rsid w:val="00790BBB"/>
    <w:rsid w:val="00791D3A"/>
    <w:rsid w:val="00791DDF"/>
    <w:rsid w:val="00792136"/>
    <w:rsid w:val="007A2436"/>
    <w:rsid w:val="007D079E"/>
    <w:rsid w:val="007D14ED"/>
    <w:rsid w:val="007D2905"/>
    <w:rsid w:val="007E19A4"/>
    <w:rsid w:val="007E2B61"/>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10A03"/>
    <w:rsid w:val="00914026"/>
    <w:rsid w:val="00916D02"/>
    <w:rsid w:val="00926AD5"/>
    <w:rsid w:val="00927976"/>
    <w:rsid w:val="00930730"/>
    <w:rsid w:val="00943930"/>
    <w:rsid w:val="00950736"/>
    <w:rsid w:val="00962D71"/>
    <w:rsid w:val="009642AF"/>
    <w:rsid w:val="0098108B"/>
    <w:rsid w:val="0099437F"/>
    <w:rsid w:val="009A0FBC"/>
    <w:rsid w:val="009A1E01"/>
    <w:rsid w:val="009A5882"/>
    <w:rsid w:val="009C4E78"/>
    <w:rsid w:val="009D4AFB"/>
    <w:rsid w:val="009E0E26"/>
    <w:rsid w:val="009E23BE"/>
    <w:rsid w:val="009F0343"/>
    <w:rsid w:val="00A13C6D"/>
    <w:rsid w:val="00A1477D"/>
    <w:rsid w:val="00A326B6"/>
    <w:rsid w:val="00A458B4"/>
    <w:rsid w:val="00A52C63"/>
    <w:rsid w:val="00A542EF"/>
    <w:rsid w:val="00A55084"/>
    <w:rsid w:val="00A55F00"/>
    <w:rsid w:val="00A56963"/>
    <w:rsid w:val="00A671A0"/>
    <w:rsid w:val="00A711E1"/>
    <w:rsid w:val="00A96206"/>
    <w:rsid w:val="00AA2CE6"/>
    <w:rsid w:val="00AA4C36"/>
    <w:rsid w:val="00AB6A94"/>
    <w:rsid w:val="00AB7CDF"/>
    <w:rsid w:val="00AE3480"/>
    <w:rsid w:val="00B039E9"/>
    <w:rsid w:val="00B13A69"/>
    <w:rsid w:val="00B233B6"/>
    <w:rsid w:val="00B23EBE"/>
    <w:rsid w:val="00B26166"/>
    <w:rsid w:val="00B30BAE"/>
    <w:rsid w:val="00B31456"/>
    <w:rsid w:val="00B36210"/>
    <w:rsid w:val="00B46017"/>
    <w:rsid w:val="00B4748D"/>
    <w:rsid w:val="00B552EA"/>
    <w:rsid w:val="00B60144"/>
    <w:rsid w:val="00B61F81"/>
    <w:rsid w:val="00B64FF2"/>
    <w:rsid w:val="00B73EFD"/>
    <w:rsid w:val="00B7595D"/>
    <w:rsid w:val="00B934CF"/>
    <w:rsid w:val="00BA6D32"/>
    <w:rsid w:val="00BB720B"/>
    <w:rsid w:val="00BC3B37"/>
    <w:rsid w:val="00BD47DE"/>
    <w:rsid w:val="00BE2821"/>
    <w:rsid w:val="00BE533C"/>
    <w:rsid w:val="00BE7C5F"/>
    <w:rsid w:val="00BF7550"/>
    <w:rsid w:val="00C10319"/>
    <w:rsid w:val="00C12A4D"/>
    <w:rsid w:val="00C16759"/>
    <w:rsid w:val="00C21EA6"/>
    <w:rsid w:val="00C34327"/>
    <w:rsid w:val="00C42783"/>
    <w:rsid w:val="00C47478"/>
    <w:rsid w:val="00C538E9"/>
    <w:rsid w:val="00C53913"/>
    <w:rsid w:val="00C57712"/>
    <w:rsid w:val="00C65B84"/>
    <w:rsid w:val="00C7572E"/>
    <w:rsid w:val="00C8177D"/>
    <w:rsid w:val="00C85168"/>
    <w:rsid w:val="00C8620E"/>
    <w:rsid w:val="00C90117"/>
    <w:rsid w:val="00CA3D91"/>
    <w:rsid w:val="00CA4568"/>
    <w:rsid w:val="00CB2779"/>
    <w:rsid w:val="00CC28A7"/>
    <w:rsid w:val="00CC3FE7"/>
    <w:rsid w:val="00CD2B57"/>
    <w:rsid w:val="00CD611E"/>
    <w:rsid w:val="00CD6E6D"/>
    <w:rsid w:val="00CE4054"/>
    <w:rsid w:val="00CF4700"/>
    <w:rsid w:val="00D14182"/>
    <w:rsid w:val="00D15815"/>
    <w:rsid w:val="00D26CE0"/>
    <w:rsid w:val="00D2731A"/>
    <w:rsid w:val="00D32BBB"/>
    <w:rsid w:val="00D341D0"/>
    <w:rsid w:val="00D40624"/>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F6B61"/>
    <w:rsid w:val="00E0498E"/>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B7EF8"/>
    <w:rsid w:val="00EC11BC"/>
    <w:rsid w:val="00ED3D6E"/>
    <w:rsid w:val="00ED7266"/>
    <w:rsid w:val="00EF7904"/>
    <w:rsid w:val="00F01811"/>
    <w:rsid w:val="00F03B4B"/>
    <w:rsid w:val="00F04A8D"/>
    <w:rsid w:val="00F116CA"/>
    <w:rsid w:val="00F141C1"/>
    <w:rsid w:val="00F17FDE"/>
    <w:rsid w:val="00F23678"/>
    <w:rsid w:val="00F4162B"/>
    <w:rsid w:val="00F54916"/>
    <w:rsid w:val="00F64615"/>
    <w:rsid w:val="00F71B70"/>
    <w:rsid w:val="00F72E53"/>
    <w:rsid w:val="00F942E3"/>
    <w:rsid w:val="00F94A27"/>
    <w:rsid w:val="00F95267"/>
    <w:rsid w:val="00FA7FA5"/>
    <w:rsid w:val="00FC65A3"/>
    <w:rsid w:val="00FC68A9"/>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ontario.ca/page/methods-monitoring-fish-populations" TargetMode="External"/><Relationship Id="rId26" Type="http://schemas.openxmlformats.org/officeDocument/2006/relationships/image" Target="media/image9.png"/><Relationship Id="rId39" Type="http://schemas.openxmlformats.org/officeDocument/2006/relationships/hyperlink" Target="https://www.dfo-mpo.gc.ca/species-especes/sara-lep/identify-eng.html" TargetMode="External"/><Relationship Id="rId21" Type="http://schemas.openxmlformats.org/officeDocument/2006/relationships/hyperlink" Target="https://waves-vagues.dfo-mpo.gc.ca/Library/331887.pdf" TargetMode="External"/><Relationship Id="rId34" Type="http://schemas.openxmlformats.org/officeDocument/2006/relationships/hyperlink" Target="https://www.federalregister.gov/documents/2018/02/07/2018-02442/list-of-fisheries-for-2018" TargetMode="External"/><Relationship Id="rId42" Type="http://schemas.openxmlformats.org/officeDocument/2006/relationships/hyperlink" Target="https://waves-vagues.dfo-mpo.gc.ca/Library/40622745.pdf" TargetMode="External"/><Relationship Id="rId47" Type="http://schemas.openxmlformats.org/officeDocument/2006/relationships/hyperlink" Target="https://www.pnas.org/content/114/44/11781" TargetMode="External"/><Relationship Id="rId50" Type="http://schemas.openxmlformats.org/officeDocument/2006/relationships/hyperlink" Target="https://www.un.org/Depts/los/global_reporting/WOA_RPROC/Chapter_37.pdf"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image" Target="media/image2.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s://www.dfo-mpo.gc.ca/species-especes/sara-lep/map-carte/index-eng.html" TargetMode="External"/><Relationship Id="rId45" Type="http://schemas.openxmlformats.org/officeDocument/2006/relationships/hyperlink" Target="https://waves-vagues.dfo-mpo.gc.ca/Library/254420-00.pdf"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waves-vagues.dfo-mpo.gc.ca/Library/40622745.pdf" TargetMode="External"/><Relationship Id="rId31" Type="http://schemas.openxmlformats.org/officeDocument/2006/relationships/image" Target="media/image14.png"/><Relationship Id="rId44" Type="http://schemas.openxmlformats.org/officeDocument/2006/relationships/hyperlink" Target="https://www.bmis-bycatch.org/system/files/zotero_attachments/library_1/DL6ER5VA%20-%20Reeves%20et%20al.%20-%202013%20-%20Marine%20mammal%20bycatch%20in%20gillnet%20and%20other%20entangl.pdf"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hyperlink" Target="https://waves-vagues.dfo-mpo.gc.ca/Library/281840.pdf" TargetMode="External"/><Relationship Id="rId48" Type="http://schemas.openxmlformats.org/officeDocument/2006/relationships/hyperlink" Target="https://journals.plos.org/plosone/article?id=10.1371/journal.pone.0077908" TargetMode="External"/><Relationship Id="rId8" Type="http://schemas.openxmlformats.org/officeDocument/2006/relationships/hyperlink" Target="https://www.lib.sfu.ca/help/publish/thesis/format/declaration-committee" TargetMode="External"/><Relationship Id="rId51" Type="http://schemas.openxmlformats.org/officeDocument/2006/relationships/hyperlink" Target="https://waves-vagues.dfo-mpo.gc.ca/Library/40654345.pdf"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hyperlink" Target="https://waves-vagues.dfo-mpo.gc.ca/Library/353989.pdf" TargetMode="External"/><Relationship Id="rId38" Type="http://schemas.openxmlformats.org/officeDocument/2006/relationships/image" Target="media/image19.png"/><Relationship Id="rId46" Type="http://schemas.openxmlformats.org/officeDocument/2006/relationships/hyperlink" Target="https://www.researchgate.net/publication/233638567_Factors_Affecting_the_Responses_of_Marine_Mammals_to_Acoustic_Disturbance" TargetMode="External"/><Relationship Id="rId20" Type="http://schemas.openxmlformats.org/officeDocument/2006/relationships/image" Target="media/image5.png"/><Relationship Id="rId41" Type="http://schemas.openxmlformats.org/officeDocument/2006/relationships/hyperlink" Target="https://waves-vagues.dfo-mpo.gc.ca/Library/353989.pdf" TargetMode="Externa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hyperlink" Target="https://www.gov.scot/publications/scottish-sea-fisheries-statistics-2019/"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hyperlink" Target="https://journals.plos.org/plosone/article?id=10.1371/journal.pone.00439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2</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3</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4</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5</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6</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7</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8</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9</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1</b:RefOrder>
  </b:Source>
</b:Sources>
</file>

<file path=customXml/itemProps1.xml><?xml version="1.0" encoding="utf-8"?>
<ds:datastoreItem xmlns:ds="http://schemas.openxmlformats.org/officeDocument/2006/customXml" ds:itemID="{ECDA52AC-B5D7-489E-8C85-53661473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40</Pages>
  <Words>5653</Words>
  <Characters>32223</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37801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17</cp:revision>
  <cp:lastPrinted>2017-01-27T23:47:00Z</cp:lastPrinted>
  <dcterms:created xsi:type="dcterms:W3CDTF">2021-01-04T15:38:00Z</dcterms:created>
  <dcterms:modified xsi:type="dcterms:W3CDTF">2021-02-03T05:32:00Z</dcterms:modified>
  <cp:category/>
</cp:coreProperties>
</file>