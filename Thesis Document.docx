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9012A4" w14:textId="3CC03DEB" w:rsidR="00384B2C" w:rsidRDefault="00471D96" w:rsidP="000C71AC">
      <w:pPr>
        <w:pStyle w:val="9TitlePageTitle"/>
      </w:pPr>
      <w:r>
        <w:t>Type or paste the title of the work here</w:t>
      </w:r>
    </w:p>
    <w:p w14:paraId="13CB27D0" w14:textId="28E086EA" w:rsidR="007E2B61" w:rsidRPr="007E2B61" w:rsidRDefault="000C0A80" w:rsidP="007E2B61">
      <w:pPr>
        <w:pStyle w:val="9TitlePageText"/>
        <w:rPr>
          <w:b/>
        </w:rPr>
      </w:pPr>
      <w:r w:rsidRPr="007D079E">
        <w:rPr>
          <w:b/>
        </w:rPr>
        <w:t>by</w:t>
      </w:r>
      <w:r>
        <w:br/>
      </w:r>
      <w:r w:rsidR="0067102C" w:rsidRPr="007D079E">
        <w:rPr>
          <w:b/>
        </w:rPr>
        <w:t>[</w:t>
      </w:r>
      <w:proofErr w:type="spellStart"/>
      <w:r w:rsidR="0067102C" w:rsidRPr="007D079E">
        <w:rPr>
          <w:b/>
        </w:rPr>
        <w:t>Firstname</w:t>
      </w:r>
      <w:proofErr w:type="spellEnd"/>
      <w:r w:rsidR="0067102C" w:rsidRPr="007D079E">
        <w:rPr>
          <w:b/>
        </w:rPr>
        <w:t xml:space="preserve"> </w:t>
      </w:r>
      <w:proofErr w:type="spellStart"/>
      <w:r w:rsidR="0067102C" w:rsidRPr="007D079E">
        <w:rPr>
          <w:b/>
        </w:rPr>
        <w:t>Lastname</w:t>
      </w:r>
      <w:proofErr w:type="spellEnd"/>
      <w:r w:rsidR="0067102C" w:rsidRPr="007D079E">
        <w:rPr>
          <w:b/>
        </w:rPr>
        <w:t>]</w:t>
      </w:r>
    </w:p>
    <w:p w14:paraId="197C9323" w14:textId="32A79B70" w:rsidR="00BC3B37" w:rsidRDefault="0067102C" w:rsidP="00BC3B37">
      <w:pPr>
        <w:pStyle w:val="9TitlePageText"/>
      </w:pPr>
      <w:r>
        <w:t>[Previous degree, institution, YEAR]</w:t>
      </w:r>
      <w:r w:rsidR="00BC3B37">
        <w:br/>
      </w:r>
      <w:r>
        <w:t>[Previous degree, institution, YEAR</w:t>
      </w:r>
      <w:r w:rsidR="00962D71">
        <w:t xml:space="preserve"> – if more than one list in descending order</w:t>
      </w:r>
      <w:r>
        <w:t>]</w:t>
      </w:r>
    </w:p>
    <w:p w14:paraId="333A2FAA" w14:textId="48F996DE" w:rsidR="000C0A80" w:rsidRDefault="0067102C" w:rsidP="000C0A80">
      <w:pPr>
        <w:pStyle w:val="9TitlePageText"/>
      </w:pPr>
      <w:r>
        <w:t>[Thesis/Project/Extended Essays]</w:t>
      </w:r>
      <w:r w:rsidR="00384B2C">
        <w:t xml:space="preserve"> </w:t>
      </w:r>
      <w:r w:rsidR="000C0A80">
        <w:t>Submitted in Partial Fulfillment of the</w:t>
      </w:r>
      <w:r w:rsidR="000C0A80">
        <w:br/>
        <w:t>Requirements for the Degree of</w:t>
      </w:r>
      <w:r w:rsidR="000C0A80">
        <w:br/>
      </w:r>
      <w:r>
        <w:t>[Master of…/Doctor of…]</w:t>
      </w:r>
    </w:p>
    <w:p w14:paraId="5A436014" w14:textId="492571FE" w:rsidR="000C0A80" w:rsidRDefault="005166E7" w:rsidP="000C0A80">
      <w:pPr>
        <w:pStyle w:val="9TitlePageText"/>
      </w:pPr>
      <w:r>
        <w:t>i</w:t>
      </w:r>
      <w:r w:rsidR="000C0A80">
        <w:t>n the</w:t>
      </w:r>
      <w:r w:rsidR="000C0A80">
        <w:br/>
      </w:r>
      <w:r w:rsidR="00962D71">
        <w:t>[</w:t>
      </w:r>
      <w:r w:rsidR="0067102C">
        <w:t>School/Department of …]</w:t>
      </w:r>
      <w:r>
        <w:br/>
      </w:r>
      <w:r w:rsidR="0067102C">
        <w:t>[</w:t>
      </w:r>
      <w:r>
        <w:t>Faculty of</w:t>
      </w:r>
      <w:r w:rsidR="00B23EBE">
        <w:t xml:space="preserve"> </w:t>
      </w:r>
      <w:r w:rsidR="001C2BE7">
        <w:t>…</w:t>
      </w:r>
      <w:r w:rsidR="0067102C">
        <w:t>]</w:t>
      </w:r>
    </w:p>
    <w:p w14:paraId="65C9B881" w14:textId="77777777" w:rsidR="000B4421" w:rsidRPr="000B4421" w:rsidRDefault="000B4421" w:rsidP="000B4421">
      <w:pPr>
        <w:pStyle w:val="9TitlePageText"/>
      </w:pPr>
    </w:p>
    <w:p w14:paraId="06B81385" w14:textId="6A9F041F" w:rsidR="000C0A80" w:rsidRDefault="000C0A80" w:rsidP="000C0A80">
      <w:pPr>
        <w:pStyle w:val="9TitlePageText"/>
      </w:pPr>
      <w:r>
        <w:rPr>
          <w:rFonts w:cs="Arial"/>
        </w:rPr>
        <w:t>©</w:t>
      </w:r>
      <w:r>
        <w:t xml:space="preserve"> </w:t>
      </w:r>
      <w:r w:rsidR="0067102C">
        <w:t>[</w:t>
      </w:r>
      <w:proofErr w:type="spellStart"/>
      <w:r w:rsidR="0067102C">
        <w:t>Firstname</w:t>
      </w:r>
      <w:proofErr w:type="spellEnd"/>
      <w:r w:rsidR="0067102C">
        <w:t xml:space="preserve"> </w:t>
      </w:r>
      <w:proofErr w:type="spellStart"/>
      <w:r w:rsidR="0067102C">
        <w:t>Lastname</w:t>
      </w:r>
      <w:proofErr w:type="spellEnd"/>
      <w:r w:rsidR="0067102C">
        <w:t>]</w:t>
      </w:r>
      <w:r w:rsidR="000B56F9">
        <w:t xml:space="preserve"> YEAR</w:t>
      </w:r>
      <w:r>
        <w:br/>
        <w:t>SIMON FRASER UNIVERSITY</w:t>
      </w:r>
      <w:r>
        <w:br/>
      </w:r>
      <w:r w:rsidR="0067102C">
        <w:t>[Term</w:t>
      </w:r>
      <w:r w:rsidR="00D26CE0">
        <w:t xml:space="preserve"> </w:t>
      </w:r>
      <w:r w:rsidR="0067102C">
        <w:t>YEAR]</w:t>
      </w:r>
    </w:p>
    <w:p w14:paraId="2DBEFD46" w14:textId="77777777" w:rsidR="00105D3E" w:rsidRDefault="00105D3E" w:rsidP="00105D3E">
      <w:pPr>
        <w:pStyle w:val="9TitlePageText"/>
      </w:pPr>
    </w:p>
    <w:p w14:paraId="38105075" w14:textId="77777777" w:rsidR="00DC1AAA" w:rsidRPr="00DC1AAA" w:rsidRDefault="00DC1AAA" w:rsidP="00DC1AAA">
      <w:pPr>
        <w:pStyle w:val="1ParaFlushLeft"/>
        <w:jc w:val="center"/>
      </w:pPr>
    </w:p>
    <w:p w14:paraId="1307437E" w14:textId="2B586108" w:rsidR="00105D3E" w:rsidRPr="007D079E" w:rsidRDefault="00DC1AAA" w:rsidP="00B73EFD">
      <w:pPr>
        <w:pStyle w:val="9TitlePageText"/>
        <w:spacing w:line="240" w:lineRule="auto"/>
        <w:rPr>
          <w:sz w:val="20"/>
          <w:szCs w:val="20"/>
        </w:rPr>
      </w:pPr>
      <w:r w:rsidRPr="007D079E">
        <w:rPr>
          <w:noProof/>
          <w:sz w:val="20"/>
          <w:szCs w:val="20"/>
        </w:rPr>
        <w:t xml:space="preserve">Copyright in this work rests with the author. Please ensure that any reproduction </w:t>
      </w:r>
      <w:r w:rsidR="00A13C6D" w:rsidRPr="007D079E">
        <w:rPr>
          <w:noProof/>
          <w:sz w:val="20"/>
          <w:szCs w:val="20"/>
        </w:rPr>
        <w:br/>
      </w:r>
      <w:r w:rsidRPr="007D079E">
        <w:rPr>
          <w:noProof/>
          <w:sz w:val="20"/>
          <w:szCs w:val="20"/>
        </w:rPr>
        <w:t>or re-use is done in accordance with the relevant national copyright legislation.</w:t>
      </w:r>
    </w:p>
    <w:p w14:paraId="228480A5" w14:textId="77777777" w:rsidR="003F6C1D" w:rsidRDefault="003F6C1D" w:rsidP="003F6C1D">
      <w:pPr>
        <w:pStyle w:val="Heading1Preliminary"/>
      </w:pPr>
      <w:bookmarkStart w:id="0" w:name="_Toc60592066"/>
      <w:r>
        <w:lastRenderedPageBreak/>
        <w:t>Declaration of Committee</w:t>
      </w:r>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15" w:type="dxa"/>
          <w:bottom w:w="29" w:type="dxa"/>
          <w:right w:w="115" w:type="dxa"/>
        </w:tblCellMar>
        <w:tblLook w:val="04A0" w:firstRow="1" w:lastRow="0" w:firstColumn="1" w:lastColumn="0" w:noHBand="0" w:noVBand="1"/>
      </w:tblPr>
      <w:tblGrid>
        <w:gridCol w:w="3196"/>
        <w:gridCol w:w="866"/>
        <w:gridCol w:w="4578"/>
      </w:tblGrid>
      <w:tr w:rsidR="003F6C1D" w:rsidRPr="00D2731A" w14:paraId="21FCB14F" w14:textId="77777777" w:rsidTr="00680B3C">
        <w:tc>
          <w:tcPr>
            <w:tcW w:w="3196" w:type="dxa"/>
          </w:tcPr>
          <w:p w14:paraId="5048088A" w14:textId="77777777" w:rsidR="003F6C1D" w:rsidRPr="00D2731A" w:rsidRDefault="003F6C1D" w:rsidP="00680B3C">
            <w:pPr>
              <w:pStyle w:val="1ParaNoSpace"/>
              <w:rPr>
                <w:b/>
              </w:rPr>
            </w:pPr>
            <w:r w:rsidRPr="00D2731A">
              <w:rPr>
                <w:b/>
              </w:rPr>
              <w:t>Name:</w:t>
            </w:r>
          </w:p>
        </w:tc>
        <w:tc>
          <w:tcPr>
            <w:tcW w:w="5444" w:type="dxa"/>
            <w:gridSpan w:val="2"/>
          </w:tcPr>
          <w:p w14:paraId="767C84B9" w14:textId="77777777" w:rsidR="003F6C1D" w:rsidRPr="00D2731A" w:rsidRDefault="003F6C1D" w:rsidP="00680B3C">
            <w:pPr>
              <w:pStyle w:val="1ParaNoSpace"/>
              <w:rPr>
                <w:b/>
              </w:rPr>
            </w:pPr>
            <w:r w:rsidRPr="00D2731A">
              <w:rPr>
                <w:b/>
              </w:rPr>
              <w:t>[</w:t>
            </w:r>
            <w:proofErr w:type="spellStart"/>
            <w:r w:rsidRPr="00D2731A">
              <w:rPr>
                <w:b/>
              </w:rPr>
              <w:t>Firstname</w:t>
            </w:r>
            <w:proofErr w:type="spellEnd"/>
            <w:r w:rsidRPr="00D2731A">
              <w:rPr>
                <w:b/>
              </w:rPr>
              <w:t xml:space="preserve"> </w:t>
            </w:r>
            <w:proofErr w:type="spellStart"/>
            <w:r w:rsidRPr="00D2731A">
              <w:rPr>
                <w:b/>
              </w:rPr>
              <w:t>Lastname</w:t>
            </w:r>
            <w:proofErr w:type="spellEnd"/>
            <w:r w:rsidRPr="00D2731A">
              <w:rPr>
                <w:b/>
              </w:rPr>
              <w:t>]</w:t>
            </w:r>
          </w:p>
        </w:tc>
      </w:tr>
      <w:tr w:rsidR="003F6C1D" w:rsidRPr="00D2731A" w14:paraId="5AE85B3C" w14:textId="77777777" w:rsidTr="00680B3C">
        <w:tc>
          <w:tcPr>
            <w:tcW w:w="3196" w:type="dxa"/>
          </w:tcPr>
          <w:p w14:paraId="762AE02A" w14:textId="77777777" w:rsidR="003F6C1D" w:rsidRPr="00D2731A" w:rsidRDefault="003F6C1D" w:rsidP="00680B3C">
            <w:pPr>
              <w:pStyle w:val="1ParaNoSpace"/>
              <w:rPr>
                <w:b/>
              </w:rPr>
            </w:pPr>
            <w:r w:rsidRPr="00D2731A">
              <w:rPr>
                <w:b/>
              </w:rPr>
              <w:t>Degree:</w:t>
            </w:r>
          </w:p>
        </w:tc>
        <w:tc>
          <w:tcPr>
            <w:tcW w:w="5444" w:type="dxa"/>
            <w:gridSpan w:val="2"/>
          </w:tcPr>
          <w:p w14:paraId="65E69B80" w14:textId="77777777" w:rsidR="003F6C1D" w:rsidRPr="00D2731A" w:rsidRDefault="003F6C1D" w:rsidP="00680B3C">
            <w:pPr>
              <w:pStyle w:val="1ParaNoSpace"/>
              <w:rPr>
                <w:b/>
              </w:rPr>
            </w:pPr>
            <w:r w:rsidRPr="00D2731A">
              <w:rPr>
                <w:b/>
              </w:rPr>
              <w:t>[Master of …/Doctor of …]</w:t>
            </w:r>
          </w:p>
        </w:tc>
      </w:tr>
      <w:tr w:rsidR="003F6C1D" w:rsidRPr="00D2731A" w14:paraId="5D2832D7" w14:textId="77777777" w:rsidTr="00680B3C">
        <w:tc>
          <w:tcPr>
            <w:tcW w:w="3196" w:type="dxa"/>
          </w:tcPr>
          <w:p w14:paraId="1F00EF8E" w14:textId="77777777" w:rsidR="003F6C1D" w:rsidRPr="00D2731A" w:rsidRDefault="003F6C1D" w:rsidP="00680B3C">
            <w:pPr>
              <w:pStyle w:val="1ParaNoSpace"/>
              <w:rPr>
                <w:b/>
              </w:rPr>
            </w:pPr>
            <w:r w:rsidRPr="00D2731A">
              <w:rPr>
                <w:b/>
              </w:rPr>
              <w:t>T</w:t>
            </w:r>
            <w:r>
              <w:rPr>
                <w:b/>
              </w:rPr>
              <w:t>hesis t</w:t>
            </w:r>
            <w:r w:rsidRPr="00D2731A">
              <w:rPr>
                <w:b/>
              </w:rPr>
              <w:t>itle:</w:t>
            </w:r>
          </w:p>
        </w:tc>
        <w:tc>
          <w:tcPr>
            <w:tcW w:w="5444" w:type="dxa"/>
            <w:gridSpan w:val="2"/>
          </w:tcPr>
          <w:p w14:paraId="01F2DD80" w14:textId="77777777" w:rsidR="003F6C1D" w:rsidRPr="00D2731A" w:rsidRDefault="003F6C1D" w:rsidP="00680B3C">
            <w:pPr>
              <w:pStyle w:val="1ParaNoSpace"/>
              <w:rPr>
                <w:b/>
              </w:rPr>
            </w:pPr>
            <w:r w:rsidRPr="00D2731A">
              <w:rPr>
                <w:b/>
              </w:rPr>
              <w:t>Type or paste the title of the work here</w:t>
            </w:r>
          </w:p>
        </w:tc>
      </w:tr>
      <w:tr w:rsidR="003F6C1D" w14:paraId="1A134CFB" w14:textId="77777777" w:rsidTr="00680B3C">
        <w:tc>
          <w:tcPr>
            <w:tcW w:w="3196" w:type="dxa"/>
          </w:tcPr>
          <w:p w14:paraId="6A335CEA" w14:textId="77777777" w:rsidR="003F6C1D" w:rsidRPr="00C16759" w:rsidRDefault="003F6C1D" w:rsidP="00680B3C">
            <w:pPr>
              <w:pStyle w:val="1ParaNoSpace"/>
              <w:rPr>
                <w:b/>
              </w:rPr>
            </w:pPr>
            <w:r w:rsidRPr="00C16759">
              <w:rPr>
                <w:b/>
              </w:rPr>
              <w:t>Committee:</w:t>
            </w:r>
          </w:p>
        </w:tc>
        <w:tc>
          <w:tcPr>
            <w:tcW w:w="866" w:type="dxa"/>
          </w:tcPr>
          <w:p w14:paraId="4F8062AF" w14:textId="77777777" w:rsidR="003F6C1D" w:rsidRPr="00C16759" w:rsidRDefault="003F6C1D" w:rsidP="00680B3C">
            <w:pPr>
              <w:pStyle w:val="1ParaNoSpace"/>
              <w:rPr>
                <w:b/>
              </w:rPr>
            </w:pPr>
            <w:r w:rsidRPr="00C16759">
              <w:rPr>
                <w:b/>
              </w:rPr>
              <w:t>Chair:</w:t>
            </w:r>
          </w:p>
        </w:tc>
        <w:tc>
          <w:tcPr>
            <w:tcW w:w="4578" w:type="dxa"/>
          </w:tcPr>
          <w:p w14:paraId="0B56C013" w14:textId="77777777" w:rsidR="003F6C1D" w:rsidRDefault="003F6C1D" w:rsidP="00680B3C">
            <w:pPr>
              <w:pStyle w:val="1ParaNoSpace"/>
            </w:pPr>
            <w:r w:rsidRPr="000B56F9">
              <w:t>[</w:t>
            </w:r>
            <w:proofErr w:type="spellStart"/>
            <w:r w:rsidRPr="000B56F9">
              <w:t>Firstname</w:t>
            </w:r>
            <w:proofErr w:type="spellEnd"/>
            <w:r w:rsidRPr="000B56F9">
              <w:t xml:space="preserve"> </w:t>
            </w:r>
            <w:proofErr w:type="spellStart"/>
            <w:r w:rsidRPr="000B56F9">
              <w:t>Lastname</w:t>
            </w:r>
            <w:proofErr w:type="spellEnd"/>
            <w:r w:rsidRPr="000B56F9">
              <w:t>]</w:t>
            </w:r>
            <w:r>
              <w:br/>
              <w:t>[Academic Role, Academic Unit]</w:t>
            </w:r>
          </w:p>
        </w:tc>
      </w:tr>
      <w:tr w:rsidR="003F6C1D" w14:paraId="068F0332" w14:textId="77777777" w:rsidTr="00680B3C">
        <w:tc>
          <w:tcPr>
            <w:tcW w:w="3196" w:type="dxa"/>
          </w:tcPr>
          <w:p w14:paraId="717CF5DF" w14:textId="77777777" w:rsidR="003F6C1D" w:rsidRPr="00C16759" w:rsidRDefault="003F6C1D" w:rsidP="00680B3C">
            <w:pPr>
              <w:pStyle w:val="1ParaNoSpace"/>
              <w:rPr>
                <w:b/>
              </w:rPr>
            </w:pPr>
          </w:p>
        </w:tc>
        <w:tc>
          <w:tcPr>
            <w:tcW w:w="5444" w:type="dxa"/>
            <w:gridSpan w:val="2"/>
          </w:tcPr>
          <w:p w14:paraId="61F17128" w14:textId="77777777" w:rsidR="003F6C1D" w:rsidRDefault="003F6C1D" w:rsidP="00680B3C">
            <w:pPr>
              <w:pStyle w:val="1ParaNoSpace"/>
            </w:pPr>
            <w:r>
              <w:rPr>
                <w:b/>
              </w:rPr>
              <w:t>[</w:t>
            </w:r>
            <w:proofErr w:type="spellStart"/>
            <w:r>
              <w:rPr>
                <w:b/>
              </w:rPr>
              <w:t>Firstname</w:t>
            </w:r>
            <w:proofErr w:type="spellEnd"/>
            <w:r>
              <w:rPr>
                <w:b/>
              </w:rPr>
              <w:t xml:space="preserve"> </w:t>
            </w:r>
            <w:proofErr w:type="spellStart"/>
            <w:r>
              <w:rPr>
                <w:b/>
              </w:rPr>
              <w:t>Lastname</w:t>
            </w:r>
            <w:proofErr w:type="spellEnd"/>
            <w:r>
              <w:rPr>
                <w:b/>
              </w:rPr>
              <w:t>]</w:t>
            </w:r>
            <w:r>
              <w:rPr>
                <w:b/>
              </w:rPr>
              <w:br/>
            </w:r>
            <w:r w:rsidRPr="003A36CD">
              <w:t>Supervi</w:t>
            </w:r>
            <w:r w:rsidRPr="0058154B">
              <w:t>s</w:t>
            </w:r>
            <w:r w:rsidRPr="003A36CD">
              <w:t>or</w:t>
            </w:r>
            <w:r>
              <w:br/>
              <w:t>[Academic Role, Academic Unit]</w:t>
            </w:r>
          </w:p>
        </w:tc>
      </w:tr>
      <w:tr w:rsidR="003F6C1D" w14:paraId="3C1B9F28" w14:textId="77777777" w:rsidTr="00680B3C">
        <w:tc>
          <w:tcPr>
            <w:tcW w:w="3196" w:type="dxa"/>
          </w:tcPr>
          <w:p w14:paraId="377A4BB6" w14:textId="77777777" w:rsidR="003F6C1D" w:rsidRPr="00C16759" w:rsidRDefault="003F6C1D" w:rsidP="00680B3C">
            <w:pPr>
              <w:pStyle w:val="1ParaNoSpace"/>
              <w:rPr>
                <w:b/>
              </w:rPr>
            </w:pPr>
          </w:p>
        </w:tc>
        <w:tc>
          <w:tcPr>
            <w:tcW w:w="5444" w:type="dxa"/>
            <w:gridSpan w:val="2"/>
          </w:tcPr>
          <w:p w14:paraId="69B767F2" w14:textId="77777777" w:rsidR="003F6C1D" w:rsidRDefault="003F6C1D" w:rsidP="00680B3C">
            <w:pPr>
              <w:pStyle w:val="1ParaNoSpace"/>
            </w:pPr>
            <w:r>
              <w:rPr>
                <w:b/>
              </w:rPr>
              <w:t>[</w:t>
            </w:r>
            <w:proofErr w:type="spellStart"/>
            <w:r>
              <w:rPr>
                <w:b/>
              </w:rPr>
              <w:t>Firstname</w:t>
            </w:r>
            <w:proofErr w:type="spellEnd"/>
            <w:r>
              <w:rPr>
                <w:b/>
              </w:rPr>
              <w:t xml:space="preserve"> </w:t>
            </w:r>
            <w:proofErr w:type="spellStart"/>
            <w:r>
              <w:rPr>
                <w:b/>
              </w:rPr>
              <w:t>Lastname</w:t>
            </w:r>
            <w:proofErr w:type="spellEnd"/>
            <w:r>
              <w:rPr>
                <w:b/>
              </w:rPr>
              <w:t>]</w:t>
            </w:r>
            <w:r>
              <w:rPr>
                <w:b/>
              </w:rPr>
              <w:br/>
            </w:r>
            <w:r>
              <w:t>Committee Member</w:t>
            </w:r>
            <w:r>
              <w:br/>
              <w:t>[Academic Role, Academic Unit]</w:t>
            </w:r>
          </w:p>
        </w:tc>
      </w:tr>
      <w:tr w:rsidR="003F6C1D" w14:paraId="22C25C00" w14:textId="77777777" w:rsidTr="00680B3C">
        <w:tc>
          <w:tcPr>
            <w:tcW w:w="3196" w:type="dxa"/>
          </w:tcPr>
          <w:p w14:paraId="0AB59F1F" w14:textId="77777777" w:rsidR="003F6C1D" w:rsidRPr="00C16759" w:rsidRDefault="003F6C1D" w:rsidP="00680B3C">
            <w:pPr>
              <w:pStyle w:val="1ParaNoSpace"/>
              <w:rPr>
                <w:b/>
              </w:rPr>
            </w:pPr>
          </w:p>
        </w:tc>
        <w:tc>
          <w:tcPr>
            <w:tcW w:w="5444" w:type="dxa"/>
            <w:gridSpan w:val="2"/>
          </w:tcPr>
          <w:p w14:paraId="74A616B7" w14:textId="77777777" w:rsidR="003F6C1D" w:rsidRDefault="003F6C1D" w:rsidP="00680B3C">
            <w:pPr>
              <w:pStyle w:val="1ParaNoSpace"/>
            </w:pPr>
            <w:r>
              <w:rPr>
                <w:b/>
              </w:rPr>
              <w:t>[</w:t>
            </w:r>
            <w:proofErr w:type="spellStart"/>
            <w:r>
              <w:rPr>
                <w:b/>
              </w:rPr>
              <w:t>Firstname</w:t>
            </w:r>
            <w:proofErr w:type="spellEnd"/>
            <w:r>
              <w:rPr>
                <w:b/>
              </w:rPr>
              <w:t xml:space="preserve"> </w:t>
            </w:r>
            <w:proofErr w:type="spellStart"/>
            <w:r>
              <w:rPr>
                <w:b/>
              </w:rPr>
              <w:t>Lastname</w:t>
            </w:r>
            <w:proofErr w:type="spellEnd"/>
            <w:r>
              <w:rPr>
                <w:b/>
              </w:rPr>
              <w:t>]</w:t>
            </w:r>
            <w:r w:rsidRPr="003A36CD">
              <w:rPr>
                <w:b/>
              </w:rPr>
              <w:t xml:space="preserve"> </w:t>
            </w:r>
            <w:r w:rsidRPr="003A36CD">
              <w:rPr>
                <w:b/>
              </w:rPr>
              <w:br/>
            </w:r>
            <w:r>
              <w:t>Committee Member</w:t>
            </w:r>
            <w:r>
              <w:br/>
              <w:t>[Academic Role, Academic Unit]</w:t>
            </w:r>
          </w:p>
        </w:tc>
      </w:tr>
      <w:tr w:rsidR="003F6C1D" w14:paraId="71680B2A" w14:textId="77777777" w:rsidTr="00680B3C">
        <w:tc>
          <w:tcPr>
            <w:tcW w:w="3196" w:type="dxa"/>
          </w:tcPr>
          <w:p w14:paraId="155026AC" w14:textId="77777777" w:rsidR="003F6C1D" w:rsidRPr="00C16759" w:rsidRDefault="003F6C1D" w:rsidP="00680B3C">
            <w:pPr>
              <w:pStyle w:val="1ParaNoSpace"/>
              <w:rPr>
                <w:b/>
              </w:rPr>
            </w:pPr>
          </w:p>
        </w:tc>
        <w:tc>
          <w:tcPr>
            <w:tcW w:w="5444" w:type="dxa"/>
            <w:gridSpan w:val="2"/>
          </w:tcPr>
          <w:p w14:paraId="3EE85094" w14:textId="77777777" w:rsidR="003F6C1D" w:rsidRDefault="003F6C1D" w:rsidP="00680B3C">
            <w:pPr>
              <w:pStyle w:val="1ParaNoSpace"/>
            </w:pPr>
            <w:r>
              <w:rPr>
                <w:b/>
              </w:rPr>
              <w:t>[</w:t>
            </w:r>
            <w:proofErr w:type="spellStart"/>
            <w:r>
              <w:rPr>
                <w:b/>
              </w:rPr>
              <w:t>Firstname</w:t>
            </w:r>
            <w:proofErr w:type="spellEnd"/>
            <w:r>
              <w:rPr>
                <w:b/>
              </w:rPr>
              <w:t xml:space="preserve"> </w:t>
            </w:r>
            <w:proofErr w:type="spellStart"/>
            <w:r>
              <w:rPr>
                <w:b/>
              </w:rPr>
              <w:t>Lastname</w:t>
            </w:r>
            <w:proofErr w:type="spellEnd"/>
            <w:r>
              <w:rPr>
                <w:b/>
              </w:rPr>
              <w:t>]</w:t>
            </w:r>
            <w:r w:rsidRPr="003A36CD">
              <w:rPr>
                <w:b/>
              </w:rPr>
              <w:t xml:space="preserve"> </w:t>
            </w:r>
            <w:r w:rsidRPr="003A36CD">
              <w:rPr>
                <w:b/>
              </w:rPr>
              <w:br/>
            </w:r>
            <w:r>
              <w:t>Committee Member</w:t>
            </w:r>
            <w:r>
              <w:br/>
              <w:t>[Academic Role, Academic Unit]</w:t>
            </w:r>
          </w:p>
        </w:tc>
      </w:tr>
      <w:tr w:rsidR="003F6C1D" w14:paraId="74EBC7F7" w14:textId="77777777" w:rsidTr="00680B3C">
        <w:tc>
          <w:tcPr>
            <w:tcW w:w="3196" w:type="dxa"/>
          </w:tcPr>
          <w:p w14:paraId="3F813C73" w14:textId="77777777" w:rsidR="003F6C1D" w:rsidRPr="00C16759" w:rsidRDefault="003F6C1D" w:rsidP="00680B3C">
            <w:pPr>
              <w:pStyle w:val="1ParaNoSpace"/>
              <w:rPr>
                <w:b/>
              </w:rPr>
            </w:pPr>
          </w:p>
        </w:tc>
        <w:tc>
          <w:tcPr>
            <w:tcW w:w="5444" w:type="dxa"/>
            <w:gridSpan w:val="2"/>
          </w:tcPr>
          <w:p w14:paraId="5BF8DAB9" w14:textId="77777777" w:rsidR="003F6C1D" w:rsidRDefault="003F6C1D" w:rsidP="00680B3C">
            <w:pPr>
              <w:pStyle w:val="1ParaNoSpace"/>
            </w:pPr>
            <w:r>
              <w:rPr>
                <w:b/>
              </w:rPr>
              <w:t>[</w:t>
            </w:r>
            <w:proofErr w:type="spellStart"/>
            <w:r>
              <w:rPr>
                <w:b/>
              </w:rPr>
              <w:t>Firstname</w:t>
            </w:r>
            <w:proofErr w:type="spellEnd"/>
            <w:r>
              <w:rPr>
                <w:b/>
              </w:rPr>
              <w:t xml:space="preserve"> </w:t>
            </w:r>
            <w:proofErr w:type="spellStart"/>
            <w:r>
              <w:rPr>
                <w:b/>
              </w:rPr>
              <w:t>Lastname</w:t>
            </w:r>
            <w:proofErr w:type="spellEnd"/>
            <w:r>
              <w:rPr>
                <w:b/>
              </w:rPr>
              <w:t>]</w:t>
            </w:r>
            <w:r w:rsidRPr="003A36CD">
              <w:rPr>
                <w:b/>
              </w:rPr>
              <w:t xml:space="preserve"> </w:t>
            </w:r>
            <w:r>
              <w:rPr>
                <w:b/>
              </w:rPr>
              <w:br/>
            </w:r>
            <w:r>
              <w:t>Committee Member</w:t>
            </w:r>
            <w:r>
              <w:br/>
              <w:t>[Academic Role, Academic Unit]</w:t>
            </w:r>
          </w:p>
        </w:tc>
      </w:tr>
      <w:tr w:rsidR="003F6C1D" w14:paraId="4A408C9D" w14:textId="77777777" w:rsidTr="00680B3C">
        <w:tc>
          <w:tcPr>
            <w:tcW w:w="3196" w:type="dxa"/>
          </w:tcPr>
          <w:p w14:paraId="146349FE" w14:textId="77777777" w:rsidR="003F6C1D" w:rsidRPr="00C16759" w:rsidRDefault="003F6C1D" w:rsidP="00680B3C">
            <w:pPr>
              <w:pStyle w:val="1ParaNoSpace"/>
              <w:rPr>
                <w:b/>
              </w:rPr>
            </w:pPr>
          </w:p>
        </w:tc>
        <w:tc>
          <w:tcPr>
            <w:tcW w:w="5444" w:type="dxa"/>
            <w:gridSpan w:val="2"/>
          </w:tcPr>
          <w:p w14:paraId="401A411B" w14:textId="77777777" w:rsidR="003F6C1D" w:rsidRPr="00C16759" w:rsidRDefault="003F6C1D" w:rsidP="00680B3C">
            <w:pPr>
              <w:pStyle w:val="1ParaNoSpace"/>
              <w:rPr>
                <w:b/>
              </w:rPr>
            </w:pPr>
            <w:r>
              <w:rPr>
                <w:b/>
              </w:rPr>
              <w:t>[</w:t>
            </w:r>
            <w:proofErr w:type="spellStart"/>
            <w:r>
              <w:rPr>
                <w:b/>
              </w:rPr>
              <w:t>Firstname</w:t>
            </w:r>
            <w:proofErr w:type="spellEnd"/>
            <w:r>
              <w:rPr>
                <w:b/>
              </w:rPr>
              <w:t xml:space="preserve"> </w:t>
            </w:r>
            <w:proofErr w:type="spellStart"/>
            <w:r>
              <w:rPr>
                <w:b/>
              </w:rPr>
              <w:t>Lastname</w:t>
            </w:r>
            <w:proofErr w:type="spellEnd"/>
            <w:r>
              <w:rPr>
                <w:b/>
              </w:rPr>
              <w:t>]</w:t>
            </w:r>
            <w:r w:rsidRPr="003A36CD">
              <w:br/>
              <w:t>Examiner</w:t>
            </w:r>
            <w:r>
              <w:br/>
              <w:t>[Academic Role, Academic Unit]</w:t>
            </w:r>
          </w:p>
        </w:tc>
      </w:tr>
      <w:tr w:rsidR="003F6C1D" w14:paraId="5CF923CF" w14:textId="77777777" w:rsidTr="00680B3C">
        <w:tc>
          <w:tcPr>
            <w:tcW w:w="3196" w:type="dxa"/>
          </w:tcPr>
          <w:p w14:paraId="295F3AC7" w14:textId="77777777" w:rsidR="003F6C1D" w:rsidRPr="00C16759" w:rsidRDefault="003F6C1D" w:rsidP="00680B3C">
            <w:pPr>
              <w:pStyle w:val="1ParaNoSpace"/>
              <w:rPr>
                <w:b/>
              </w:rPr>
            </w:pPr>
          </w:p>
        </w:tc>
        <w:tc>
          <w:tcPr>
            <w:tcW w:w="5444" w:type="dxa"/>
            <w:gridSpan w:val="2"/>
          </w:tcPr>
          <w:p w14:paraId="455EB2AB" w14:textId="77777777" w:rsidR="003F6C1D" w:rsidRPr="00C16759" w:rsidRDefault="003F6C1D" w:rsidP="00680B3C">
            <w:pPr>
              <w:pStyle w:val="1ParaNoSpace"/>
              <w:rPr>
                <w:b/>
              </w:rPr>
            </w:pPr>
            <w:r>
              <w:rPr>
                <w:b/>
              </w:rPr>
              <w:t>[</w:t>
            </w:r>
            <w:proofErr w:type="spellStart"/>
            <w:r>
              <w:rPr>
                <w:b/>
              </w:rPr>
              <w:t>Firstname</w:t>
            </w:r>
            <w:proofErr w:type="spellEnd"/>
            <w:r>
              <w:rPr>
                <w:b/>
              </w:rPr>
              <w:t xml:space="preserve"> </w:t>
            </w:r>
            <w:proofErr w:type="spellStart"/>
            <w:r>
              <w:rPr>
                <w:b/>
              </w:rPr>
              <w:t>Lastname</w:t>
            </w:r>
            <w:proofErr w:type="spellEnd"/>
            <w:r>
              <w:rPr>
                <w:b/>
              </w:rPr>
              <w:t>]</w:t>
            </w:r>
            <w:r w:rsidRPr="003A36CD">
              <w:br/>
              <w:t>External Examiner</w:t>
            </w:r>
            <w:r>
              <w:t xml:space="preserve"> </w:t>
            </w:r>
            <w:r>
              <w:br/>
              <w:t>[Academic or Professional Role, Academic Unit]</w:t>
            </w:r>
            <w:r>
              <w:br/>
              <w:t>[Institution]</w:t>
            </w:r>
          </w:p>
        </w:tc>
      </w:tr>
    </w:tbl>
    <w:p w14:paraId="5CDFA64C" w14:textId="77777777" w:rsidR="003F6C1D" w:rsidRDefault="003F6C1D" w:rsidP="003F6C1D">
      <w:pPr>
        <w:pStyle w:val="1ParaFlushLeft"/>
      </w:pPr>
    </w:p>
    <w:p w14:paraId="216D45DA" w14:textId="47B43672" w:rsidR="00D2731A" w:rsidRPr="00D96FF9" w:rsidRDefault="00B73EFD" w:rsidP="002D0F75">
      <w:pPr>
        <w:pStyle w:val="1ParaFlushLeft"/>
        <w:rPr>
          <w:highlight w:val="yellow"/>
        </w:rPr>
      </w:pPr>
      <w:r w:rsidRPr="006E47E4">
        <w:rPr>
          <w:highlight w:val="yellow"/>
        </w:rPr>
        <w:t xml:space="preserve">Please review the </w:t>
      </w:r>
      <w:r w:rsidR="003F6C1D">
        <w:rPr>
          <w:highlight w:val="yellow"/>
        </w:rPr>
        <w:t>Declaration of Committee</w:t>
      </w:r>
      <w:r w:rsidRPr="00D2731A">
        <w:rPr>
          <w:highlight w:val="yellow"/>
        </w:rPr>
        <w:t xml:space="preserve"> page instructions</w:t>
      </w:r>
      <w:r w:rsidRPr="006E47E4">
        <w:rPr>
          <w:highlight w:val="yellow"/>
        </w:rPr>
        <w:t xml:space="preserve"> on the library’s thesis webs</w:t>
      </w:r>
      <w:r w:rsidR="00D2731A">
        <w:rPr>
          <w:highlight w:val="yellow"/>
        </w:rPr>
        <w:t xml:space="preserve">ite before completing this page: </w:t>
      </w:r>
      <w:r w:rsidR="00D96FF9">
        <w:rPr>
          <w:highlight w:val="yellow"/>
        </w:rPr>
        <w:br/>
      </w:r>
      <w:hyperlink r:id="rId8" w:history="1">
        <w:r w:rsidR="00D96FF9" w:rsidRPr="00D96FF9">
          <w:rPr>
            <w:rStyle w:val="Hyperlink"/>
            <w:b/>
            <w:highlight w:val="yellow"/>
          </w:rPr>
          <w:t>https://www.lib.sfu.ca/help/publish/thesis/format/declaration-committee</w:t>
        </w:r>
      </w:hyperlink>
      <w:r w:rsidRPr="00D96FF9">
        <w:rPr>
          <w:highlight w:val="yellow"/>
        </w:rPr>
        <w:t xml:space="preserve"> </w:t>
      </w:r>
    </w:p>
    <w:p w14:paraId="72C8D5EC" w14:textId="781D6E78" w:rsidR="00C42783" w:rsidRDefault="00B73EFD" w:rsidP="002D0F75">
      <w:pPr>
        <w:pStyle w:val="1ParaFlushLeft"/>
      </w:pPr>
      <w:r w:rsidRPr="006E47E4">
        <w:rPr>
          <w:highlight w:val="yellow"/>
        </w:rPr>
        <w:t>Remember to delete this note before submission.</w:t>
      </w:r>
    </w:p>
    <w:p w14:paraId="737AF15A" w14:textId="4E89F67E" w:rsidR="008E242A" w:rsidRDefault="008E242A" w:rsidP="00E10BCA">
      <w:pPr>
        <w:pStyle w:val="Heading1Preliminary"/>
      </w:pPr>
      <w:bookmarkStart w:id="1" w:name="_Toc60592067"/>
      <w:r>
        <w:lastRenderedPageBreak/>
        <w:t>Ethics Statement</w:t>
      </w:r>
      <w:bookmarkEnd w:id="1"/>
    </w:p>
    <w:p w14:paraId="1DC20FB9" w14:textId="69CEE9D4" w:rsidR="008E242A" w:rsidRDefault="008E242A" w:rsidP="00C16759">
      <w:pPr>
        <w:pStyle w:val="3FigureNoCaptionOrNote"/>
      </w:pPr>
      <w:r>
        <w:drawing>
          <wp:inline distT="0" distB="0" distL="0" distR="0" wp14:anchorId="540808E7" wp14:editId="59EA7551">
            <wp:extent cx="5486400" cy="47980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thics Statement update Feb 2016.png"/>
                    <pic:cNvPicPr/>
                  </pic:nvPicPr>
                  <pic:blipFill rotWithShape="1">
                    <a:blip r:embed="rId9" cstate="print">
                      <a:extLst>
                        <a:ext uri="{28A0092B-C50C-407E-A947-70E740481C1C}">
                          <a14:useLocalDpi xmlns:a14="http://schemas.microsoft.com/office/drawing/2010/main" val="0"/>
                        </a:ext>
                      </a:extLst>
                    </a:blip>
                    <a:srcRect t="-5664"/>
                    <a:stretch/>
                  </pic:blipFill>
                  <pic:spPr bwMode="auto">
                    <a:xfrm>
                      <a:off x="0" y="0"/>
                      <a:ext cx="5486400" cy="479806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947385A" w14:textId="054936BA" w:rsidR="00C16759" w:rsidRPr="00F03B4B" w:rsidRDefault="00F03B4B" w:rsidP="00F03B4B">
      <w:pPr>
        <w:pStyle w:val="1ParaNoSpace"/>
        <w:rPr>
          <w:highlight w:val="yellow"/>
        </w:rPr>
      </w:pPr>
      <w:r w:rsidRPr="00F03B4B">
        <w:rPr>
          <w:highlight w:val="yellow"/>
        </w:rPr>
        <w:t>This page must appear as p. iii if your research required ethics approval. Remember to delete this note before submission.</w:t>
      </w:r>
    </w:p>
    <w:p w14:paraId="3156DE88" w14:textId="2C0497D5" w:rsidR="00F03B4B" w:rsidRPr="00F03B4B" w:rsidRDefault="00F03B4B" w:rsidP="00F03B4B">
      <w:pPr>
        <w:pStyle w:val="1ParaNoSpace"/>
        <w:rPr>
          <w:highlight w:val="yellow"/>
        </w:rPr>
      </w:pPr>
      <w:r w:rsidRPr="00F03B4B">
        <w:rPr>
          <w:highlight w:val="yellow"/>
        </w:rPr>
        <w:t>If an ethics exemption was granted, this page must be removed.</w:t>
      </w:r>
    </w:p>
    <w:p w14:paraId="47418D1C" w14:textId="77777777" w:rsidR="00F03B4B" w:rsidRPr="00F03B4B" w:rsidRDefault="00F03B4B" w:rsidP="00F03B4B">
      <w:pPr>
        <w:pStyle w:val="1ParaNoSpace"/>
        <w:rPr>
          <w:highlight w:val="yellow"/>
        </w:rPr>
      </w:pPr>
      <w:r w:rsidRPr="00F03B4B">
        <w:rPr>
          <w:highlight w:val="yellow"/>
        </w:rPr>
        <w:t xml:space="preserve">If ethics approval was not required, this page must be removed. </w:t>
      </w:r>
    </w:p>
    <w:p w14:paraId="7BD702A7" w14:textId="38CF56FF" w:rsidR="00F03B4B" w:rsidRPr="00F03B4B" w:rsidRDefault="00F03B4B" w:rsidP="00F03B4B">
      <w:pPr>
        <w:pStyle w:val="1ParaNoSpace"/>
      </w:pPr>
      <w:r w:rsidRPr="00F03B4B">
        <w:rPr>
          <w:highlight w:val="yellow"/>
        </w:rPr>
        <w:t>Remember to update the Table of Contents after removing this page.</w:t>
      </w:r>
    </w:p>
    <w:p w14:paraId="27BA7813" w14:textId="77777777" w:rsidR="000C0A80" w:rsidRDefault="00751639" w:rsidP="00E10BCA">
      <w:pPr>
        <w:pStyle w:val="Heading1Preliminary"/>
      </w:pPr>
      <w:bookmarkStart w:id="2" w:name="_Toc60592068"/>
      <w:r>
        <w:lastRenderedPageBreak/>
        <w:t>Abstract</w:t>
      </w:r>
      <w:bookmarkEnd w:id="2"/>
    </w:p>
    <w:p w14:paraId="208CC561" w14:textId="419F9358" w:rsidR="006B3698" w:rsidRDefault="006B3698" w:rsidP="006B3698">
      <w:pPr>
        <w:pStyle w:val="1ParaFlushLeft"/>
      </w:pPr>
      <w:r>
        <w:t>Fishery data visualization plays important role for companies in countries with developed fishery infrastructure</w:t>
      </w:r>
    </w:p>
    <w:p w14:paraId="3E66C147" w14:textId="1D2E9EBF" w:rsidR="00950736" w:rsidRPr="00950736" w:rsidRDefault="00950736" w:rsidP="006B3698">
      <w:pPr>
        <w:pStyle w:val="1ParaFlushLeft"/>
        <w:rPr>
          <w:rFonts w:ascii="Times New Roman" w:hAnsi="Times New Roman" w:cs="Times New Roman"/>
          <w:sz w:val="24"/>
          <w:szCs w:val="24"/>
        </w:rPr>
      </w:pPr>
      <w:r w:rsidRPr="00950736">
        <w:t>In my paper I am going to show trends, anomalies, year-by-year comparison (drill-down) of fishing catches and money value. </w:t>
      </w:r>
    </w:p>
    <w:p w14:paraId="07119671" w14:textId="77777777" w:rsidR="00950736" w:rsidRPr="00950736" w:rsidRDefault="00950736" w:rsidP="006B3698">
      <w:pPr>
        <w:pStyle w:val="1ParaFlushLeft"/>
        <w:rPr>
          <w:rFonts w:ascii="Times New Roman" w:hAnsi="Times New Roman" w:cs="Times New Roman"/>
          <w:sz w:val="24"/>
          <w:szCs w:val="24"/>
        </w:rPr>
      </w:pPr>
      <w:r w:rsidRPr="00950736">
        <w:t>Showing correlation between these two parameters for each Canada province and fish species is a main part of the work.</w:t>
      </w:r>
    </w:p>
    <w:p w14:paraId="48C511C4" w14:textId="77777777" w:rsidR="00950736" w:rsidRPr="00950736" w:rsidRDefault="00950736" w:rsidP="006B3698">
      <w:pPr>
        <w:pStyle w:val="1ParaFlushLeft"/>
        <w:rPr>
          <w:rFonts w:ascii="Times New Roman" w:hAnsi="Times New Roman" w:cs="Times New Roman"/>
          <w:sz w:val="24"/>
          <w:szCs w:val="24"/>
        </w:rPr>
      </w:pPr>
      <w:r w:rsidRPr="00950736">
        <w:t xml:space="preserve">This will provide a user-friendly way to show all necessary data for non-domain expert users in a web browser, using the novel </w:t>
      </w:r>
      <w:proofErr w:type="spellStart"/>
      <w:r w:rsidRPr="00950736">
        <w:t>js</w:t>
      </w:r>
      <w:proofErr w:type="spellEnd"/>
      <w:r w:rsidRPr="00950736">
        <w:t xml:space="preserve"> library </w:t>
      </w:r>
      <w:proofErr w:type="spellStart"/>
      <w:r w:rsidRPr="00950736">
        <w:t>amCharts</w:t>
      </w:r>
      <w:proofErr w:type="spellEnd"/>
      <w:r w:rsidRPr="00950736">
        <w:t>.</w:t>
      </w:r>
    </w:p>
    <w:p w14:paraId="4B476631" w14:textId="77777777" w:rsidR="00950736" w:rsidRPr="00950736" w:rsidRDefault="00950736" w:rsidP="006B3698">
      <w:pPr>
        <w:pStyle w:val="1ParaFlushLeft"/>
        <w:rPr>
          <w:rFonts w:ascii="Times New Roman" w:hAnsi="Times New Roman" w:cs="Times New Roman"/>
          <w:sz w:val="24"/>
          <w:szCs w:val="24"/>
        </w:rPr>
      </w:pPr>
      <w:r w:rsidRPr="00950736">
        <w:t>Tool will help users to see/identify issues with fish amounts in certain regions as well as help fishery managers to add or remove restrictions on fish quotas etc. The tool can help to answer questions like “Which species is being caught and how much of it?” or “Is the biological diversity of the fishery threatened?”</w:t>
      </w:r>
    </w:p>
    <w:p w14:paraId="5D666F92" w14:textId="77777777" w:rsidR="00950736" w:rsidRDefault="00950736" w:rsidP="006B3698">
      <w:pPr>
        <w:pStyle w:val="1ParaFlushLeft"/>
        <w:rPr>
          <w:lang w:val="en-US"/>
        </w:rPr>
      </w:pPr>
      <w:r w:rsidRPr="00950736">
        <w:rPr>
          <w:lang w:val="en-US"/>
        </w:rPr>
        <w:t>Having it in a web browser is very handy for users because they don’t have to install software on their computers which may not be compatible with OS.</w:t>
      </w:r>
      <w:r w:rsidRPr="00950736">
        <w:rPr>
          <w:lang w:val="en-US"/>
        </w:rPr>
        <w:br/>
        <w:t xml:space="preserve">This will be a highly accessible </w:t>
      </w:r>
      <w:proofErr w:type="spellStart"/>
      <w:r w:rsidRPr="00950736">
        <w:rPr>
          <w:lang w:val="en-US"/>
        </w:rPr>
        <w:t>multi platform</w:t>
      </w:r>
      <w:proofErr w:type="spellEnd"/>
      <w:r w:rsidRPr="00950736">
        <w:rPr>
          <w:lang w:val="en-US"/>
        </w:rPr>
        <w:t xml:space="preserve"> tool which will help to analyze table data much quicker and will give some answers for users who are interested in the fishery domain.</w:t>
      </w:r>
    </w:p>
    <w:p w14:paraId="0E2802A6" w14:textId="1E6C9E30" w:rsidR="00200B9E" w:rsidRPr="00200B9E" w:rsidRDefault="00B36210" w:rsidP="00950736">
      <w:pPr>
        <w:pStyle w:val="1ParaFlushLeft"/>
        <w:ind w:left="1440" w:hanging="1440"/>
      </w:pPr>
      <w:r w:rsidRPr="0082303B">
        <w:rPr>
          <w:b/>
        </w:rPr>
        <w:t>Keywords</w:t>
      </w:r>
      <w:r>
        <w:t>:</w:t>
      </w:r>
      <w:r w:rsidR="004E0E0C">
        <w:t xml:space="preserve"> </w:t>
      </w:r>
      <w:r w:rsidR="0082303B">
        <w:tab/>
      </w:r>
      <w:r w:rsidR="006B3698">
        <w:t>fishery</w:t>
      </w:r>
      <w:r w:rsidR="00F01811">
        <w:t xml:space="preserve">; </w:t>
      </w:r>
      <w:r w:rsidR="006B3698">
        <w:t>web-interface</w:t>
      </w:r>
      <w:r w:rsidR="008B1FCF">
        <w:t xml:space="preserve">; </w:t>
      </w:r>
      <w:r w:rsidR="006B3698">
        <w:t>visualization</w:t>
      </w:r>
      <w:r w:rsidR="008B1FCF">
        <w:t xml:space="preserve">; </w:t>
      </w:r>
      <w:r w:rsidR="006B3698">
        <w:t>online platform</w:t>
      </w:r>
    </w:p>
    <w:p w14:paraId="279134F9" w14:textId="77777777" w:rsidR="00751639" w:rsidRPr="0082303B" w:rsidRDefault="00751639" w:rsidP="00E10BCA">
      <w:pPr>
        <w:pStyle w:val="Heading1Preliminary"/>
        <w:rPr>
          <w:color w:val="auto"/>
        </w:rPr>
      </w:pPr>
      <w:bookmarkStart w:id="3" w:name="_Toc60592069"/>
      <w:r w:rsidRPr="0082303B">
        <w:rPr>
          <w:color w:val="auto"/>
        </w:rPr>
        <w:lastRenderedPageBreak/>
        <w:t>Dedication</w:t>
      </w:r>
      <w:bookmarkEnd w:id="3"/>
    </w:p>
    <w:p w14:paraId="7E2A1455" w14:textId="00CCCBC9" w:rsidR="00B46017" w:rsidRDefault="00276693" w:rsidP="00EC11BC">
      <w:pPr>
        <w:pStyle w:val="1ParaFlushLeft"/>
      </w:pPr>
      <w:r>
        <w:t>This i</w:t>
      </w:r>
      <w:r w:rsidR="00F01811">
        <w:t>s an optional page. Use your choice of paragraph</w:t>
      </w:r>
      <w:r w:rsidR="00B23EBE">
        <w:t xml:space="preserve"> style </w:t>
      </w:r>
      <w:r w:rsidR="00910A03">
        <w:t>for text on this page (</w:t>
      </w:r>
      <w:r w:rsidR="00910A03" w:rsidRPr="00910A03">
        <w:rPr>
          <w:b/>
        </w:rPr>
        <w:t>1_Para_FlushLeft</w:t>
      </w:r>
      <w:r w:rsidR="00910A03">
        <w:t xml:space="preserve"> shown here).</w:t>
      </w:r>
    </w:p>
    <w:p w14:paraId="4BB298C3" w14:textId="23396865" w:rsidR="00C16759" w:rsidRPr="00C16759" w:rsidRDefault="00C16759" w:rsidP="00C16759">
      <w:pPr>
        <w:pStyle w:val="1ParaFlushLeft"/>
      </w:pPr>
      <w:r>
        <w:t xml:space="preserve">To hide the heading at the top of this page, select the text and change the text colour to white. </w:t>
      </w:r>
    </w:p>
    <w:p w14:paraId="2F5AEE33" w14:textId="77777777" w:rsidR="00751639" w:rsidRDefault="00751639" w:rsidP="00E10BCA">
      <w:pPr>
        <w:pStyle w:val="Heading1Preliminary"/>
      </w:pPr>
      <w:bookmarkStart w:id="4" w:name="_Toc60592070"/>
      <w:r>
        <w:lastRenderedPageBreak/>
        <w:t>Acknowledgements</w:t>
      </w:r>
      <w:bookmarkEnd w:id="4"/>
    </w:p>
    <w:p w14:paraId="5E728AC9" w14:textId="6C66A7FB" w:rsidR="00276693" w:rsidRPr="00276693" w:rsidRDefault="00276693" w:rsidP="00EC11BC">
      <w:pPr>
        <w:pStyle w:val="1Para"/>
      </w:pPr>
      <w:r>
        <w:t xml:space="preserve">This is an optional page. </w:t>
      </w:r>
      <w:r w:rsidR="00F01811">
        <w:t>Use</w:t>
      </w:r>
      <w:r w:rsidR="00B23EBE">
        <w:t xml:space="preserve"> your choice of paragraph style</w:t>
      </w:r>
      <w:r w:rsidR="00910A03">
        <w:t xml:space="preserve"> for text on this page (</w:t>
      </w:r>
      <w:r w:rsidR="00910A03" w:rsidRPr="00662F96">
        <w:rPr>
          <w:b/>
        </w:rPr>
        <w:t>1_Para</w:t>
      </w:r>
      <w:r w:rsidR="00910A03">
        <w:t xml:space="preserve"> shown here).</w:t>
      </w:r>
      <w:r w:rsidR="00485631">
        <w:t xml:space="preserve"> </w:t>
      </w:r>
    </w:p>
    <w:p w14:paraId="6B431FCD" w14:textId="77777777" w:rsidR="00751639" w:rsidRDefault="00751639" w:rsidP="00DB02CC">
      <w:pPr>
        <w:pStyle w:val="Heading1Preliminary"/>
        <w:tabs>
          <w:tab w:val="left" w:pos="1170"/>
        </w:tabs>
      </w:pPr>
      <w:bookmarkStart w:id="5" w:name="_Toc60592071"/>
      <w:r>
        <w:lastRenderedPageBreak/>
        <w:t>Table of Contents</w:t>
      </w:r>
      <w:bookmarkEnd w:id="5"/>
    </w:p>
    <w:p w14:paraId="4CEBA203" w14:textId="46F17AD9" w:rsidR="000B0BD9" w:rsidRDefault="00E92C0F">
      <w:pPr>
        <w:pStyle w:val="TOC2"/>
        <w:rPr>
          <w:rFonts w:asciiTheme="minorHAnsi" w:eastAsiaTheme="minorEastAsia" w:hAnsiTheme="minorHAnsi"/>
          <w:bCs w:val="0"/>
          <w:noProof/>
          <w:szCs w:val="22"/>
        </w:rPr>
      </w:pPr>
      <w:r>
        <w:rPr>
          <w:rFonts w:asciiTheme="minorHAnsi" w:hAnsiTheme="minorHAnsi"/>
          <w:sz w:val="20"/>
        </w:rPr>
        <w:fldChar w:fldCharType="begin"/>
      </w:r>
      <w:r>
        <w:rPr>
          <w:rFonts w:asciiTheme="minorHAnsi" w:hAnsiTheme="minorHAnsi"/>
          <w:sz w:val="20"/>
        </w:rPr>
        <w:instrText xml:space="preserve"> TOC \o "1-4" \h \z \u </w:instrText>
      </w:r>
      <w:r>
        <w:rPr>
          <w:rFonts w:asciiTheme="minorHAnsi" w:hAnsiTheme="minorHAnsi"/>
          <w:sz w:val="20"/>
        </w:rPr>
        <w:fldChar w:fldCharType="separate"/>
      </w:r>
      <w:hyperlink w:anchor="_Toc60592066" w:history="1">
        <w:r w:rsidR="000B0BD9" w:rsidRPr="00DF60EA">
          <w:rPr>
            <w:rStyle w:val="Hyperlink"/>
            <w:noProof/>
          </w:rPr>
          <w:t>Declaration of Committee</w:t>
        </w:r>
        <w:r w:rsidR="000B0BD9">
          <w:rPr>
            <w:noProof/>
            <w:webHidden/>
          </w:rPr>
          <w:tab/>
        </w:r>
        <w:r w:rsidR="000B0BD9">
          <w:rPr>
            <w:noProof/>
            <w:webHidden/>
          </w:rPr>
          <w:fldChar w:fldCharType="begin"/>
        </w:r>
        <w:r w:rsidR="000B0BD9">
          <w:rPr>
            <w:noProof/>
            <w:webHidden/>
          </w:rPr>
          <w:instrText xml:space="preserve"> PAGEREF _Toc60592066 \h </w:instrText>
        </w:r>
        <w:r w:rsidR="000B0BD9">
          <w:rPr>
            <w:noProof/>
            <w:webHidden/>
          </w:rPr>
        </w:r>
        <w:r w:rsidR="000B0BD9">
          <w:rPr>
            <w:noProof/>
            <w:webHidden/>
          </w:rPr>
          <w:fldChar w:fldCharType="separate"/>
        </w:r>
        <w:r w:rsidR="000B0BD9">
          <w:rPr>
            <w:noProof/>
            <w:webHidden/>
          </w:rPr>
          <w:t>ii</w:t>
        </w:r>
        <w:r w:rsidR="000B0BD9">
          <w:rPr>
            <w:noProof/>
            <w:webHidden/>
          </w:rPr>
          <w:fldChar w:fldCharType="end"/>
        </w:r>
      </w:hyperlink>
    </w:p>
    <w:p w14:paraId="06B33552" w14:textId="13D692FF" w:rsidR="000B0BD9" w:rsidRDefault="000B5EBB">
      <w:pPr>
        <w:pStyle w:val="TOC2"/>
        <w:rPr>
          <w:rFonts w:asciiTheme="minorHAnsi" w:eastAsiaTheme="minorEastAsia" w:hAnsiTheme="minorHAnsi"/>
          <w:bCs w:val="0"/>
          <w:noProof/>
          <w:szCs w:val="22"/>
        </w:rPr>
      </w:pPr>
      <w:hyperlink w:anchor="_Toc60592067" w:history="1">
        <w:r w:rsidR="000B0BD9" w:rsidRPr="00DF60EA">
          <w:rPr>
            <w:rStyle w:val="Hyperlink"/>
            <w:noProof/>
          </w:rPr>
          <w:t>Ethics Statement</w:t>
        </w:r>
        <w:r w:rsidR="000B0BD9">
          <w:rPr>
            <w:noProof/>
            <w:webHidden/>
          </w:rPr>
          <w:tab/>
        </w:r>
        <w:r w:rsidR="000B0BD9">
          <w:rPr>
            <w:noProof/>
            <w:webHidden/>
          </w:rPr>
          <w:fldChar w:fldCharType="begin"/>
        </w:r>
        <w:r w:rsidR="000B0BD9">
          <w:rPr>
            <w:noProof/>
            <w:webHidden/>
          </w:rPr>
          <w:instrText xml:space="preserve"> PAGEREF _Toc60592067 \h </w:instrText>
        </w:r>
        <w:r w:rsidR="000B0BD9">
          <w:rPr>
            <w:noProof/>
            <w:webHidden/>
          </w:rPr>
        </w:r>
        <w:r w:rsidR="000B0BD9">
          <w:rPr>
            <w:noProof/>
            <w:webHidden/>
          </w:rPr>
          <w:fldChar w:fldCharType="separate"/>
        </w:r>
        <w:r w:rsidR="000B0BD9">
          <w:rPr>
            <w:noProof/>
            <w:webHidden/>
          </w:rPr>
          <w:t>iii</w:t>
        </w:r>
        <w:r w:rsidR="000B0BD9">
          <w:rPr>
            <w:noProof/>
            <w:webHidden/>
          </w:rPr>
          <w:fldChar w:fldCharType="end"/>
        </w:r>
      </w:hyperlink>
    </w:p>
    <w:p w14:paraId="2411314E" w14:textId="751915CF" w:rsidR="000B0BD9" w:rsidRDefault="000B5EBB">
      <w:pPr>
        <w:pStyle w:val="TOC2"/>
        <w:rPr>
          <w:rFonts w:asciiTheme="minorHAnsi" w:eastAsiaTheme="minorEastAsia" w:hAnsiTheme="minorHAnsi"/>
          <w:bCs w:val="0"/>
          <w:noProof/>
          <w:szCs w:val="22"/>
        </w:rPr>
      </w:pPr>
      <w:hyperlink w:anchor="_Toc60592068" w:history="1">
        <w:r w:rsidR="000B0BD9" w:rsidRPr="00DF60EA">
          <w:rPr>
            <w:rStyle w:val="Hyperlink"/>
            <w:noProof/>
          </w:rPr>
          <w:t>Abstract</w:t>
        </w:r>
        <w:r w:rsidR="000B0BD9">
          <w:rPr>
            <w:noProof/>
            <w:webHidden/>
          </w:rPr>
          <w:tab/>
        </w:r>
        <w:r w:rsidR="000B0BD9">
          <w:rPr>
            <w:noProof/>
            <w:webHidden/>
          </w:rPr>
          <w:fldChar w:fldCharType="begin"/>
        </w:r>
        <w:r w:rsidR="000B0BD9">
          <w:rPr>
            <w:noProof/>
            <w:webHidden/>
          </w:rPr>
          <w:instrText xml:space="preserve"> PAGEREF _Toc60592068 \h </w:instrText>
        </w:r>
        <w:r w:rsidR="000B0BD9">
          <w:rPr>
            <w:noProof/>
            <w:webHidden/>
          </w:rPr>
        </w:r>
        <w:r w:rsidR="000B0BD9">
          <w:rPr>
            <w:noProof/>
            <w:webHidden/>
          </w:rPr>
          <w:fldChar w:fldCharType="separate"/>
        </w:r>
        <w:r w:rsidR="000B0BD9">
          <w:rPr>
            <w:noProof/>
            <w:webHidden/>
          </w:rPr>
          <w:t>iv</w:t>
        </w:r>
        <w:r w:rsidR="000B0BD9">
          <w:rPr>
            <w:noProof/>
            <w:webHidden/>
          </w:rPr>
          <w:fldChar w:fldCharType="end"/>
        </w:r>
      </w:hyperlink>
    </w:p>
    <w:p w14:paraId="429D3EC0" w14:textId="180DD126" w:rsidR="000B0BD9" w:rsidRDefault="000B5EBB">
      <w:pPr>
        <w:pStyle w:val="TOC2"/>
        <w:rPr>
          <w:rFonts w:asciiTheme="minorHAnsi" w:eastAsiaTheme="minorEastAsia" w:hAnsiTheme="minorHAnsi"/>
          <w:bCs w:val="0"/>
          <w:noProof/>
          <w:szCs w:val="22"/>
        </w:rPr>
      </w:pPr>
      <w:hyperlink w:anchor="_Toc60592069" w:history="1">
        <w:r w:rsidR="000B0BD9" w:rsidRPr="00DF60EA">
          <w:rPr>
            <w:rStyle w:val="Hyperlink"/>
            <w:noProof/>
          </w:rPr>
          <w:t>Dedication</w:t>
        </w:r>
        <w:r w:rsidR="000B0BD9">
          <w:rPr>
            <w:noProof/>
            <w:webHidden/>
          </w:rPr>
          <w:tab/>
        </w:r>
        <w:r w:rsidR="000B0BD9">
          <w:rPr>
            <w:noProof/>
            <w:webHidden/>
          </w:rPr>
          <w:fldChar w:fldCharType="begin"/>
        </w:r>
        <w:r w:rsidR="000B0BD9">
          <w:rPr>
            <w:noProof/>
            <w:webHidden/>
          </w:rPr>
          <w:instrText xml:space="preserve"> PAGEREF _Toc60592069 \h </w:instrText>
        </w:r>
        <w:r w:rsidR="000B0BD9">
          <w:rPr>
            <w:noProof/>
            <w:webHidden/>
          </w:rPr>
        </w:r>
        <w:r w:rsidR="000B0BD9">
          <w:rPr>
            <w:noProof/>
            <w:webHidden/>
          </w:rPr>
          <w:fldChar w:fldCharType="separate"/>
        </w:r>
        <w:r w:rsidR="000B0BD9">
          <w:rPr>
            <w:noProof/>
            <w:webHidden/>
          </w:rPr>
          <w:t>v</w:t>
        </w:r>
        <w:r w:rsidR="000B0BD9">
          <w:rPr>
            <w:noProof/>
            <w:webHidden/>
          </w:rPr>
          <w:fldChar w:fldCharType="end"/>
        </w:r>
      </w:hyperlink>
    </w:p>
    <w:p w14:paraId="257D152F" w14:textId="1C82DA51" w:rsidR="000B0BD9" w:rsidRDefault="000B5EBB">
      <w:pPr>
        <w:pStyle w:val="TOC2"/>
        <w:rPr>
          <w:rFonts w:asciiTheme="minorHAnsi" w:eastAsiaTheme="minorEastAsia" w:hAnsiTheme="minorHAnsi"/>
          <w:bCs w:val="0"/>
          <w:noProof/>
          <w:szCs w:val="22"/>
        </w:rPr>
      </w:pPr>
      <w:hyperlink w:anchor="_Toc60592070" w:history="1">
        <w:r w:rsidR="000B0BD9" w:rsidRPr="00DF60EA">
          <w:rPr>
            <w:rStyle w:val="Hyperlink"/>
            <w:noProof/>
          </w:rPr>
          <w:t>Acknowledgements</w:t>
        </w:r>
        <w:r w:rsidR="000B0BD9">
          <w:rPr>
            <w:noProof/>
            <w:webHidden/>
          </w:rPr>
          <w:tab/>
        </w:r>
        <w:r w:rsidR="000B0BD9">
          <w:rPr>
            <w:noProof/>
            <w:webHidden/>
          </w:rPr>
          <w:fldChar w:fldCharType="begin"/>
        </w:r>
        <w:r w:rsidR="000B0BD9">
          <w:rPr>
            <w:noProof/>
            <w:webHidden/>
          </w:rPr>
          <w:instrText xml:space="preserve"> PAGEREF _Toc60592070 \h </w:instrText>
        </w:r>
        <w:r w:rsidR="000B0BD9">
          <w:rPr>
            <w:noProof/>
            <w:webHidden/>
          </w:rPr>
        </w:r>
        <w:r w:rsidR="000B0BD9">
          <w:rPr>
            <w:noProof/>
            <w:webHidden/>
          </w:rPr>
          <w:fldChar w:fldCharType="separate"/>
        </w:r>
        <w:r w:rsidR="000B0BD9">
          <w:rPr>
            <w:noProof/>
            <w:webHidden/>
          </w:rPr>
          <w:t>vi</w:t>
        </w:r>
        <w:r w:rsidR="000B0BD9">
          <w:rPr>
            <w:noProof/>
            <w:webHidden/>
          </w:rPr>
          <w:fldChar w:fldCharType="end"/>
        </w:r>
      </w:hyperlink>
    </w:p>
    <w:p w14:paraId="4AA25FD9" w14:textId="2BAD5529" w:rsidR="000B0BD9" w:rsidRDefault="000B5EBB">
      <w:pPr>
        <w:pStyle w:val="TOC2"/>
        <w:rPr>
          <w:rFonts w:asciiTheme="minorHAnsi" w:eastAsiaTheme="minorEastAsia" w:hAnsiTheme="minorHAnsi"/>
          <w:bCs w:val="0"/>
          <w:noProof/>
          <w:szCs w:val="22"/>
        </w:rPr>
      </w:pPr>
      <w:hyperlink w:anchor="_Toc60592071" w:history="1">
        <w:r w:rsidR="000B0BD9" w:rsidRPr="00DF60EA">
          <w:rPr>
            <w:rStyle w:val="Hyperlink"/>
            <w:noProof/>
          </w:rPr>
          <w:t>Table of Contents</w:t>
        </w:r>
        <w:r w:rsidR="000B0BD9">
          <w:rPr>
            <w:noProof/>
            <w:webHidden/>
          </w:rPr>
          <w:tab/>
        </w:r>
        <w:r w:rsidR="000B0BD9">
          <w:rPr>
            <w:noProof/>
            <w:webHidden/>
          </w:rPr>
          <w:fldChar w:fldCharType="begin"/>
        </w:r>
        <w:r w:rsidR="000B0BD9">
          <w:rPr>
            <w:noProof/>
            <w:webHidden/>
          </w:rPr>
          <w:instrText xml:space="preserve"> PAGEREF _Toc60592071 \h </w:instrText>
        </w:r>
        <w:r w:rsidR="000B0BD9">
          <w:rPr>
            <w:noProof/>
            <w:webHidden/>
          </w:rPr>
        </w:r>
        <w:r w:rsidR="000B0BD9">
          <w:rPr>
            <w:noProof/>
            <w:webHidden/>
          </w:rPr>
          <w:fldChar w:fldCharType="separate"/>
        </w:r>
        <w:r w:rsidR="000B0BD9">
          <w:rPr>
            <w:noProof/>
            <w:webHidden/>
          </w:rPr>
          <w:t>vii</w:t>
        </w:r>
        <w:r w:rsidR="000B0BD9">
          <w:rPr>
            <w:noProof/>
            <w:webHidden/>
          </w:rPr>
          <w:fldChar w:fldCharType="end"/>
        </w:r>
      </w:hyperlink>
    </w:p>
    <w:p w14:paraId="5243F560" w14:textId="40A9C796" w:rsidR="000B0BD9" w:rsidRDefault="000B5EBB">
      <w:pPr>
        <w:pStyle w:val="TOC2"/>
        <w:rPr>
          <w:rFonts w:asciiTheme="minorHAnsi" w:eastAsiaTheme="minorEastAsia" w:hAnsiTheme="minorHAnsi"/>
          <w:bCs w:val="0"/>
          <w:noProof/>
          <w:szCs w:val="22"/>
        </w:rPr>
      </w:pPr>
      <w:hyperlink w:anchor="_Toc60592072" w:history="1">
        <w:r w:rsidR="000B0BD9" w:rsidRPr="00DF60EA">
          <w:rPr>
            <w:rStyle w:val="Hyperlink"/>
            <w:noProof/>
          </w:rPr>
          <w:t>List of Tables</w:t>
        </w:r>
        <w:r w:rsidR="000B0BD9">
          <w:rPr>
            <w:noProof/>
            <w:webHidden/>
          </w:rPr>
          <w:tab/>
        </w:r>
        <w:r w:rsidR="000B0BD9">
          <w:rPr>
            <w:noProof/>
            <w:webHidden/>
          </w:rPr>
          <w:fldChar w:fldCharType="begin"/>
        </w:r>
        <w:r w:rsidR="000B0BD9">
          <w:rPr>
            <w:noProof/>
            <w:webHidden/>
          </w:rPr>
          <w:instrText xml:space="preserve"> PAGEREF _Toc60592072 \h </w:instrText>
        </w:r>
        <w:r w:rsidR="000B0BD9">
          <w:rPr>
            <w:noProof/>
            <w:webHidden/>
          </w:rPr>
        </w:r>
        <w:r w:rsidR="000B0BD9">
          <w:rPr>
            <w:noProof/>
            <w:webHidden/>
          </w:rPr>
          <w:fldChar w:fldCharType="separate"/>
        </w:r>
        <w:r w:rsidR="000B0BD9">
          <w:rPr>
            <w:noProof/>
            <w:webHidden/>
          </w:rPr>
          <w:t>viii</w:t>
        </w:r>
        <w:r w:rsidR="000B0BD9">
          <w:rPr>
            <w:noProof/>
            <w:webHidden/>
          </w:rPr>
          <w:fldChar w:fldCharType="end"/>
        </w:r>
      </w:hyperlink>
    </w:p>
    <w:p w14:paraId="14295326" w14:textId="55E691DB" w:rsidR="000B0BD9" w:rsidRDefault="000B5EBB">
      <w:pPr>
        <w:pStyle w:val="TOC2"/>
        <w:rPr>
          <w:rFonts w:asciiTheme="minorHAnsi" w:eastAsiaTheme="minorEastAsia" w:hAnsiTheme="minorHAnsi"/>
          <w:bCs w:val="0"/>
          <w:noProof/>
          <w:szCs w:val="22"/>
        </w:rPr>
      </w:pPr>
      <w:hyperlink w:anchor="_Toc60592073" w:history="1">
        <w:r w:rsidR="000B0BD9" w:rsidRPr="00DF60EA">
          <w:rPr>
            <w:rStyle w:val="Hyperlink"/>
            <w:noProof/>
          </w:rPr>
          <w:t>List of Figures</w:t>
        </w:r>
        <w:r w:rsidR="000B0BD9">
          <w:rPr>
            <w:noProof/>
            <w:webHidden/>
          </w:rPr>
          <w:tab/>
        </w:r>
        <w:r w:rsidR="000B0BD9">
          <w:rPr>
            <w:noProof/>
            <w:webHidden/>
          </w:rPr>
          <w:fldChar w:fldCharType="begin"/>
        </w:r>
        <w:r w:rsidR="000B0BD9">
          <w:rPr>
            <w:noProof/>
            <w:webHidden/>
          </w:rPr>
          <w:instrText xml:space="preserve"> PAGEREF _Toc60592073 \h </w:instrText>
        </w:r>
        <w:r w:rsidR="000B0BD9">
          <w:rPr>
            <w:noProof/>
            <w:webHidden/>
          </w:rPr>
        </w:r>
        <w:r w:rsidR="000B0BD9">
          <w:rPr>
            <w:noProof/>
            <w:webHidden/>
          </w:rPr>
          <w:fldChar w:fldCharType="separate"/>
        </w:r>
        <w:r w:rsidR="000B0BD9">
          <w:rPr>
            <w:noProof/>
            <w:webHidden/>
          </w:rPr>
          <w:t>ix</w:t>
        </w:r>
        <w:r w:rsidR="000B0BD9">
          <w:rPr>
            <w:noProof/>
            <w:webHidden/>
          </w:rPr>
          <w:fldChar w:fldCharType="end"/>
        </w:r>
      </w:hyperlink>
    </w:p>
    <w:p w14:paraId="1067822B" w14:textId="60987456" w:rsidR="000B0BD9" w:rsidRDefault="000B5EBB">
      <w:pPr>
        <w:pStyle w:val="TOC2"/>
        <w:rPr>
          <w:rFonts w:asciiTheme="minorHAnsi" w:eastAsiaTheme="minorEastAsia" w:hAnsiTheme="minorHAnsi"/>
          <w:bCs w:val="0"/>
          <w:noProof/>
          <w:szCs w:val="22"/>
        </w:rPr>
      </w:pPr>
      <w:hyperlink w:anchor="_Toc60592074" w:history="1">
        <w:r w:rsidR="000B0BD9" w:rsidRPr="00DF60EA">
          <w:rPr>
            <w:rStyle w:val="Hyperlink"/>
            <w:noProof/>
          </w:rPr>
          <w:t>List of Acronyms</w:t>
        </w:r>
        <w:r w:rsidR="000B0BD9">
          <w:rPr>
            <w:noProof/>
            <w:webHidden/>
          </w:rPr>
          <w:tab/>
        </w:r>
        <w:r w:rsidR="000B0BD9">
          <w:rPr>
            <w:noProof/>
            <w:webHidden/>
          </w:rPr>
          <w:fldChar w:fldCharType="begin"/>
        </w:r>
        <w:r w:rsidR="000B0BD9">
          <w:rPr>
            <w:noProof/>
            <w:webHidden/>
          </w:rPr>
          <w:instrText xml:space="preserve"> PAGEREF _Toc60592074 \h </w:instrText>
        </w:r>
        <w:r w:rsidR="000B0BD9">
          <w:rPr>
            <w:noProof/>
            <w:webHidden/>
          </w:rPr>
        </w:r>
        <w:r w:rsidR="000B0BD9">
          <w:rPr>
            <w:noProof/>
            <w:webHidden/>
          </w:rPr>
          <w:fldChar w:fldCharType="separate"/>
        </w:r>
        <w:r w:rsidR="000B0BD9">
          <w:rPr>
            <w:noProof/>
            <w:webHidden/>
          </w:rPr>
          <w:t>x</w:t>
        </w:r>
        <w:r w:rsidR="000B0BD9">
          <w:rPr>
            <w:noProof/>
            <w:webHidden/>
          </w:rPr>
          <w:fldChar w:fldCharType="end"/>
        </w:r>
      </w:hyperlink>
    </w:p>
    <w:p w14:paraId="6DF96949" w14:textId="2104578C" w:rsidR="000B0BD9" w:rsidRDefault="000B5EBB">
      <w:pPr>
        <w:pStyle w:val="TOC2"/>
        <w:rPr>
          <w:rFonts w:asciiTheme="minorHAnsi" w:eastAsiaTheme="minorEastAsia" w:hAnsiTheme="minorHAnsi"/>
          <w:bCs w:val="0"/>
          <w:noProof/>
          <w:szCs w:val="22"/>
        </w:rPr>
      </w:pPr>
      <w:hyperlink w:anchor="_Toc60592075" w:history="1">
        <w:r w:rsidR="000B0BD9" w:rsidRPr="00DF60EA">
          <w:rPr>
            <w:rStyle w:val="Hyperlink"/>
            <w:noProof/>
          </w:rPr>
          <w:t>Glossary</w:t>
        </w:r>
        <w:r w:rsidR="000B0BD9">
          <w:rPr>
            <w:noProof/>
            <w:webHidden/>
          </w:rPr>
          <w:tab/>
        </w:r>
        <w:r w:rsidR="000B0BD9">
          <w:rPr>
            <w:noProof/>
            <w:webHidden/>
          </w:rPr>
          <w:fldChar w:fldCharType="begin"/>
        </w:r>
        <w:r w:rsidR="000B0BD9">
          <w:rPr>
            <w:noProof/>
            <w:webHidden/>
          </w:rPr>
          <w:instrText xml:space="preserve"> PAGEREF _Toc60592075 \h </w:instrText>
        </w:r>
        <w:r w:rsidR="000B0BD9">
          <w:rPr>
            <w:noProof/>
            <w:webHidden/>
          </w:rPr>
        </w:r>
        <w:r w:rsidR="000B0BD9">
          <w:rPr>
            <w:noProof/>
            <w:webHidden/>
          </w:rPr>
          <w:fldChar w:fldCharType="separate"/>
        </w:r>
        <w:r w:rsidR="000B0BD9">
          <w:rPr>
            <w:noProof/>
            <w:webHidden/>
          </w:rPr>
          <w:t>xi</w:t>
        </w:r>
        <w:r w:rsidR="000B0BD9">
          <w:rPr>
            <w:noProof/>
            <w:webHidden/>
          </w:rPr>
          <w:fldChar w:fldCharType="end"/>
        </w:r>
      </w:hyperlink>
    </w:p>
    <w:p w14:paraId="1449022B" w14:textId="6BE84DE8" w:rsidR="000B0BD9" w:rsidRDefault="000B5EBB">
      <w:pPr>
        <w:pStyle w:val="TOC2"/>
        <w:rPr>
          <w:rFonts w:asciiTheme="minorHAnsi" w:eastAsiaTheme="minorEastAsia" w:hAnsiTheme="minorHAnsi"/>
          <w:bCs w:val="0"/>
          <w:noProof/>
          <w:szCs w:val="22"/>
        </w:rPr>
      </w:pPr>
      <w:hyperlink w:anchor="_Toc60592076" w:history="1">
        <w:r w:rsidR="000B0BD9" w:rsidRPr="00DF60EA">
          <w:rPr>
            <w:rStyle w:val="Hyperlink"/>
            <w:noProof/>
          </w:rPr>
          <w:t>Preface/Executive Summary/Image</w:t>
        </w:r>
        <w:r w:rsidR="000B0BD9">
          <w:rPr>
            <w:noProof/>
            <w:webHidden/>
          </w:rPr>
          <w:tab/>
        </w:r>
        <w:r w:rsidR="000B0BD9">
          <w:rPr>
            <w:noProof/>
            <w:webHidden/>
          </w:rPr>
          <w:fldChar w:fldCharType="begin"/>
        </w:r>
        <w:r w:rsidR="000B0BD9">
          <w:rPr>
            <w:noProof/>
            <w:webHidden/>
          </w:rPr>
          <w:instrText xml:space="preserve"> PAGEREF _Toc60592076 \h </w:instrText>
        </w:r>
        <w:r w:rsidR="000B0BD9">
          <w:rPr>
            <w:noProof/>
            <w:webHidden/>
          </w:rPr>
        </w:r>
        <w:r w:rsidR="000B0BD9">
          <w:rPr>
            <w:noProof/>
            <w:webHidden/>
          </w:rPr>
          <w:fldChar w:fldCharType="separate"/>
        </w:r>
        <w:r w:rsidR="000B0BD9">
          <w:rPr>
            <w:noProof/>
            <w:webHidden/>
          </w:rPr>
          <w:t>xii</w:t>
        </w:r>
        <w:r w:rsidR="000B0BD9">
          <w:rPr>
            <w:noProof/>
            <w:webHidden/>
          </w:rPr>
          <w:fldChar w:fldCharType="end"/>
        </w:r>
      </w:hyperlink>
    </w:p>
    <w:p w14:paraId="4FE4EDC8" w14:textId="3327F4A5" w:rsidR="000B0BD9" w:rsidRDefault="000B5EBB">
      <w:pPr>
        <w:pStyle w:val="TOC1"/>
        <w:tabs>
          <w:tab w:val="left" w:pos="1440"/>
        </w:tabs>
        <w:rPr>
          <w:rFonts w:asciiTheme="minorHAnsi" w:eastAsiaTheme="minorEastAsia" w:hAnsiTheme="minorHAnsi"/>
          <w:b w:val="0"/>
          <w:bCs w:val="0"/>
          <w:szCs w:val="22"/>
        </w:rPr>
      </w:pPr>
      <w:hyperlink w:anchor="_Toc60592077" w:history="1">
        <w:r w:rsidR="000B0BD9" w:rsidRPr="00DF60EA">
          <w:rPr>
            <w:rStyle w:val="Hyperlink"/>
          </w:rPr>
          <w:t>Chapter 1.</w:t>
        </w:r>
        <w:r w:rsidR="000B0BD9">
          <w:rPr>
            <w:rFonts w:asciiTheme="minorHAnsi" w:eastAsiaTheme="minorEastAsia" w:hAnsiTheme="minorHAnsi"/>
            <w:b w:val="0"/>
            <w:bCs w:val="0"/>
            <w:szCs w:val="22"/>
          </w:rPr>
          <w:tab/>
        </w:r>
        <w:r w:rsidR="000B0BD9" w:rsidRPr="00DF60EA">
          <w:rPr>
            <w:rStyle w:val="Hyperlink"/>
          </w:rPr>
          <w:t>Introduction</w:t>
        </w:r>
        <w:r w:rsidR="000B0BD9">
          <w:rPr>
            <w:webHidden/>
          </w:rPr>
          <w:tab/>
        </w:r>
        <w:r w:rsidR="000B0BD9">
          <w:rPr>
            <w:webHidden/>
          </w:rPr>
          <w:fldChar w:fldCharType="begin"/>
        </w:r>
        <w:r w:rsidR="000B0BD9">
          <w:rPr>
            <w:webHidden/>
          </w:rPr>
          <w:instrText xml:space="preserve"> PAGEREF _Toc60592077 \h </w:instrText>
        </w:r>
        <w:r w:rsidR="000B0BD9">
          <w:rPr>
            <w:webHidden/>
          </w:rPr>
        </w:r>
        <w:r w:rsidR="000B0BD9">
          <w:rPr>
            <w:webHidden/>
          </w:rPr>
          <w:fldChar w:fldCharType="separate"/>
        </w:r>
        <w:r w:rsidR="000B0BD9">
          <w:rPr>
            <w:webHidden/>
          </w:rPr>
          <w:t>1</w:t>
        </w:r>
        <w:r w:rsidR="000B0BD9">
          <w:rPr>
            <w:webHidden/>
          </w:rPr>
          <w:fldChar w:fldCharType="end"/>
        </w:r>
      </w:hyperlink>
    </w:p>
    <w:p w14:paraId="1C82FA69" w14:textId="3E757424" w:rsidR="000B0BD9" w:rsidRDefault="000B5EBB">
      <w:pPr>
        <w:pStyle w:val="TOC1"/>
        <w:tabs>
          <w:tab w:val="left" w:pos="1440"/>
        </w:tabs>
        <w:rPr>
          <w:rFonts w:asciiTheme="minorHAnsi" w:eastAsiaTheme="minorEastAsia" w:hAnsiTheme="minorHAnsi"/>
          <w:b w:val="0"/>
          <w:bCs w:val="0"/>
          <w:szCs w:val="22"/>
        </w:rPr>
      </w:pPr>
      <w:hyperlink w:anchor="_Toc60592078" w:history="1">
        <w:r w:rsidR="000B0BD9" w:rsidRPr="00DF60EA">
          <w:rPr>
            <w:rStyle w:val="Hyperlink"/>
          </w:rPr>
          <w:t>Chapter 2.</w:t>
        </w:r>
        <w:r w:rsidR="000B0BD9">
          <w:rPr>
            <w:rFonts w:asciiTheme="minorHAnsi" w:eastAsiaTheme="minorEastAsia" w:hAnsiTheme="minorHAnsi"/>
            <w:b w:val="0"/>
            <w:bCs w:val="0"/>
            <w:szCs w:val="22"/>
          </w:rPr>
          <w:tab/>
        </w:r>
        <w:r w:rsidR="000B0BD9" w:rsidRPr="00DF60EA">
          <w:rPr>
            <w:rStyle w:val="Hyperlink"/>
          </w:rPr>
          <w:t>Related Work</w:t>
        </w:r>
        <w:r w:rsidR="000B0BD9">
          <w:rPr>
            <w:webHidden/>
          </w:rPr>
          <w:tab/>
        </w:r>
        <w:r w:rsidR="000B0BD9">
          <w:rPr>
            <w:webHidden/>
          </w:rPr>
          <w:fldChar w:fldCharType="begin"/>
        </w:r>
        <w:r w:rsidR="000B0BD9">
          <w:rPr>
            <w:webHidden/>
          </w:rPr>
          <w:instrText xml:space="preserve"> PAGEREF _Toc60592078 \h </w:instrText>
        </w:r>
        <w:r w:rsidR="000B0BD9">
          <w:rPr>
            <w:webHidden/>
          </w:rPr>
        </w:r>
        <w:r w:rsidR="000B0BD9">
          <w:rPr>
            <w:webHidden/>
          </w:rPr>
          <w:fldChar w:fldCharType="separate"/>
        </w:r>
        <w:r w:rsidR="000B0BD9">
          <w:rPr>
            <w:webHidden/>
          </w:rPr>
          <w:t>2</w:t>
        </w:r>
        <w:r w:rsidR="000B0BD9">
          <w:rPr>
            <w:webHidden/>
          </w:rPr>
          <w:fldChar w:fldCharType="end"/>
        </w:r>
      </w:hyperlink>
    </w:p>
    <w:p w14:paraId="67CD3F12" w14:textId="51B5C62F" w:rsidR="000B0BD9" w:rsidRDefault="000B5EBB">
      <w:pPr>
        <w:pStyle w:val="TOC2"/>
        <w:rPr>
          <w:rFonts w:asciiTheme="minorHAnsi" w:eastAsiaTheme="minorEastAsia" w:hAnsiTheme="minorHAnsi"/>
          <w:bCs w:val="0"/>
          <w:noProof/>
          <w:szCs w:val="22"/>
        </w:rPr>
      </w:pPr>
      <w:hyperlink w:anchor="_Toc60592079" w:history="1">
        <w:r w:rsidR="000B0BD9" w:rsidRPr="00DF60EA">
          <w:rPr>
            <w:rStyle w:val="Hyperlink"/>
            <w:rFonts w:cs="Arial"/>
            <w:noProof/>
          </w:rPr>
          <w:t>2.1.</w:t>
        </w:r>
        <w:r w:rsidR="000B0BD9">
          <w:rPr>
            <w:rFonts w:asciiTheme="minorHAnsi" w:eastAsiaTheme="minorEastAsia" w:hAnsiTheme="minorHAnsi"/>
            <w:bCs w:val="0"/>
            <w:noProof/>
            <w:szCs w:val="22"/>
          </w:rPr>
          <w:tab/>
        </w:r>
        <w:r w:rsidR="000B0BD9" w:rsidRPr="00DF60EA">
          <w:rPr>
            <w:rStyle w:val="Hyperlink"/>
            <w:noProof/>
          </w:rPr>
          <w:t>Role of the Fishery Visualization</w:t>
        </w:r>
        <w:r w:rsidR="000B0BD9">
          <w:rPr>
            <w:noProof/>
            <w:webHidden/>
          </w:rPr>
          <w:tab/>
        </w:r>
        <w:r w:rsidR="000B0BD9">
          <w:rPr>
            <w:noProof/>
            <w:webHidden/>
          </w:rPr>
          <w:fldChar w:fldCharType="begin"/>
        </w:r>
        <w:r w:rsidR="000B0BD9">
          <w:rPr>
            <w:noProof/>
            <w:webHidden/>
          </w:rPr>
          <w:instrText xml:space="preserve"> PAGEREF _Toc60592079 \h </w:instrText>
        </w:r>
        <w:r w:rsidR="000B0BD9">
          <w:rPr>
            <w:noProof/>
            <w:webHidden/>
          </w:rPr>
        </w:r>
        <w:r w:rsidR="000B0BD9">
          <w:rPr>
            <w:noProof/>
            <w:webHidden/>
          </w:rPr>
          <w:fldChar w:fldCharType="separate"/>
        </w:r>
        <w:r w:rsidR="000B0BD9">
          <w:rPr>
            <w:noProof/>
            <w:webHidden/>
          </w:rPr>
          <w:t>2</w:t>
        </w:r>
        <w:r w:rsidR="000B0BD9">
          <w:rPr>
            <w:noProof/>
            <w:webHidden/>
          </w:rPr>
          <w:fldChar w:fldCharType="end"/>
        </w:r>
      </w:hyperlink>
    </w:p>
    <w:p w14:paraId="47F986D5" w14:textId="4A2B3CD1" w:rsidR="000B0BD9" w:rsidRDefault="000B5EBB">
      <w:pPr>
        <w:pStyle w:val="TOC2"/>
        <w:rPr>
          <w:rFonts w:asciiTheme="minorHAnsi" w:eastAsiaTheme="minorEastAsia" w:hAnsiTheme="minorHAnsi"/>
          <w:bCs w:val="0"/>
          <w:noProof/>
          <w:szCs w:val="22"/>
        </w:rPr>
      </w:pPr>
      <w:hyperlink w:anchor="_Toc60592080" w:history="1">
        <w:r w:rsidR="000B0BD9" w:rsidRPr="00DF60EA">
          <w:rPr>
            <w:rStyle w:val="Hyperlink"/>
            <w:rFonts w:cs="Arial"/>
            <w:noProof/>
          </w:rPr>
          <w:t>2.2.</w:t>
        </w:r>
        <w:r w:rsidR="000B0BD9">
          <w:rPr>
            <w:rFonts w:asciiTheme="minorHAnsi" w:eastAsiaTheme="minorEastAsia" w:hAnsiTheme="minorHAnsi"/>
            <w:bCs w:val="0"/>
            <w:noProof/>
            <w:szCs w:val="22"/>
          </w:rPr>
          <w:tab/>
        </w:r>
        <w:r w:rsidR="000B0BD9" w:rsidRPr="00DF60EA">
          <w:rPr>
            <w:rStyle w:val="Hyperlink"/>
            <w:noProof/>
          </w:rPr>
          <w:t>Marine Environmental Management</w:t>
        </w:r>
        <w:r w:rsidR="000B0BD9">
          <w:rPr>
            <w:noProof/>
            <w:webHidden/>
          </w:rPr>
          <w:tab/>
        </w:r>
        <w:r w:rsidR="000B0BD9">
          <w:rPr>
            <w:noProof/>
            <w:webHidden/>
          </w:rPr>
          <w:fldChar w:fldCharType="begin"/>
        </w:r>
        <w:r w:rsidR="000B0BD9">
          <w:rPr>
            <w:noProof/>
            <w:webHidden/>
          </w:rPr>
          <w:instrText xml:space="preserve"> PAGEREF _Toc60592080 \h </w:instrText>
        </w:r>
        <w:r w:rsidR="000B0BD9">
          <w:rPr>
            <w:noProof/>
            <w:webHidden/>
          </w:rPr>
        </w:r>
        <w:r w:rsidR="000B0BD9">
          <w:rPr>
            <w:noProof/>
            <w:webHidden/>
          </w:rPr>
          <w:fldChar w:fldCharType="separate"/>
        </w:r>
        <w:r w:rsidR="000B0BD9">
          <w:rPr>
            <w:noProof/>
            <w:webHidden/>
          </w:rPr>
          <w:t>2</w:t>
        </w:r>
        <w:r w:rsidR="000B0BD9">
          <w:rPr>
            <w:noProof/>
            <w:webHidden/>
          </w:rPr>
          <w:fldChar w:fldCharType="end"/>
        </w:r>
      </w:hyperlink>
    </w:p>
    <w:p w14:paraId="4AB6656E" w14:textId="0B2BC3C0" w:rsidR="000B0BD9" w:rsidRDefault="000B5EBB">
      <w:pPr>
        <w:pStyle w:val="TOC2"/>
        <w:rPr>
          <w:rFonts w:asciiTheme="minorHAnsi" w:eastAsiaTheme="minorEastAsia" w:hAnsiTheme="minorHAnsi"/>
          <w:bCs w:val="0"/>
          <w:noProof/>
          <w:szCs w:val="22"/>
        </w:rPr>
      </w:pPr>
      <w:hyperlink w:anchor="_Toc60592081" w:history="1">
        <w:r w:rsidR="000B0BD9" w:rsidRPr="00DF60EA">
          <w:rPr>
            <w:rStyle w:val="Hyperlink"/>
            <w:rFonts w:cs="Arial"/>
            <w:noProof/>
          </w:rPr>
          <w:t>2.3.</w:t>
        </w:r>
        <w:r w:rsidR="000B0BD9">
          <w:rPr>
            <w:rFonts w:asciiTheme="minorHAnsi" w:eastAsiaTheme="minorEastAsia" w:hAnsiTheme="minorHAnsi"/>
            <w:bCs w:val="0"/>
            <w:noProof/>
            <w:szCs w:val="22"/>
          </w:rPr>
          <w:tab/>
        </w:r>
        <w:r w:rsidR="000B0BD9" w:rsidRPr="00DF60EA">
          <w:rPr>
            <w:rStyle w:val="Hyperlink"/>
            <w:noProof/>
          </w:rPr>
          <w:t>Approaches to Visualization</w:t>
        </w:r>
        <w:r w:rsidR="000B0BD9">
          <w:rPr>
            <w:noProof/>
            <w:webHidden/>
          </w:rPr>
          <w:tab/>
        </w:r>
        <w:r w:rsidR="000B0BD9">
          <w:rPr>
            <w:noProof/>
            <w:webHidden/>
          </w:rPr>
          <w:fldChar w:fldCharType="begin"/>
        </w:r>
        <w:r w:rsidR="000B0BD9">
          <w:rPr>
            <w:noProof/>
            <w:webHidden/>
          </w:rPr>
          <w:instrText xml:space="preserve"> PAGEREF _Toc60592081 \h </w:instrText>
        </w:r>
        <w:r w:rsidR="000B0BD9">
          <w:rPr>
            <w:noProof/>
            <w:webHidden/>
          </w:rPr>
        </w:r>
        <w:r w:rsidR="000B0BD9">
          <w:rPr>
            <w:noProof/>
            <w:webHidden/>
          </w:rPr>
          <w:fldChar w:fldCharType="separate"/>
        </w:r>
        <w:r w:rsidR="000B0BD9">
          <w:rPr>
            <w:noProof/>
            <w:webHidden/>
          </w:rPr>
          <w:t>5</w:t>
        </w:r>
        <w:r w:rsidR="000B0BD9">
          <w:rPr>
            <w:noProof/>
            <w:webHidden/>
          </w:rPr>
          <w:fldChar w:fldCharType="end"/>
        </w:r>
      </w:hyperlink>
    </w:p>
    <w:p w14:paraId="525E14D0" w14:textId="5000B61F" w:rsidR="000B0BD9" w:rsidRDefault="000B5EBB">
      <w:pPr>
        <w:pStyle w:val="TOC1"/>
        <w:tabs>
          <w:tab w:val="left" w:pos="1440"/>
        </w:tabs>
        <w:rPr>
          <w:rFonts w:asciiTheme="minorHAnsi" w:eastAsiaTheme="minorEastAsia" w:hAnsiTheme="minorHAnsi"/>
          <w:b w:val="0"/>
          <w:bCs w:val="0"/>
          <w:szCs w:val="22"/>
        </w:rPr>
      </w:pPr>
      <w:hyperlink w:anchor="_Toc60592082" w:history="1">
        <w:r w:rsidR="000B0BD9" w:rsidRPr="00DF60EA">
          <w:rPr>
            <w:rStyle w:val="Hyperlink"/>
          </w:rPr>
          <w:t>Chapter 3.</w:t>
        </w:r>
        <w:r w:rsidR="000B0BD9">
          <w:rPr>
            <w:rFonts w:asciiTheme="minorHAnsi" w:eastAsiaTheme="minorEastAsia" w:hAnsiTheme="minorHAnsi"/>
            <w:b w:val="0"/>
            <w:bCs w:val="0"/>
            <w:szCs w:val="22"/>
          </w:rPr>
          <w:tab/>
        </w:r>
        <w:r w:rsidR="000B0BD9" w:rsidRPr="00DF60EA">
          <w:rPr>
            <w:rStyle w:val="Hyperlink"/>
          </w:rPr>
          <w:t>Design and Use Cases</w:t>
        </w:r>
        <w:r w:rsidR="000B0BD9">
          <w:rPr>
            <w:webHidden/>
          </w:rPr>
          <w:tab/>
        </w:r>
        <w:r w:rsidR="000B0BD9">
          <w:rPr>
            <w:webHidden/>
          </w:rPr>
          <w:fldChar w:fldCharType="begin"/>
        </w:r>
        <w:r w:rsidR="000B0BD9">
          <w:rPr>
            <w:webHidden/>
          </w:rPr>
          <w:instrText xml:space="preserve"> PAGEREF _Toc60592082 \h </w:instrText>
        </w:r>
        <w:r w:rsidR="000B0BD9">
          <w:rPr>
            <w:webHidden/>
          </w:rPr>
        </w:r>
        <w:r w:rsidR="000B0BD9">
          <w:rPr>
            <w:webHidden/>
          </w:rPr>
          <w:fldChar w:fldCharType="separate"/>
        </w:r>
        <w:r w:rsidR="000B0BD9">
          <w:rPr>
            <w:webHidden/>
          </w:rPr>
          <w:t>6</w:t>
        </w:r>
        <w:r w:rsidR="000B0BD9">
          <w:rPr>
            <w:webHidden/>
          </w:rPr>
          <w:fldChar w:fldCharType="end"/>
        </w:r>
      </w:hyperlink>
    </w:p>
    <w:p w14:paraId="7E513FF5" w14:textId="7305CF52" w:rsidR="000B0BD9" w:rsidRDefault="000B5EBB">
      <w:pPr>
        <w:pStyle w:val="TOC2"/>
        <w:rPr>
          <w:rFonts w:asciiTheme="minorHAnsi" w:eastAsiaTheme="minorEastAsia" w:hAnsiTheme="minorHAnsi"/>
          <w:bCs w:val="0"/>
          <w:noProof/>
          <w:szCs w:val="22"/>
        </w:rPr>
      </w:pPr>
      <w:hyperlink w:anchor="_Toc60592083" w:history="1">
        <w:r w:rsidR="000B0BD9" w:rsidRPr="00DF60EA">
          <w:rPr>
            <w:rStyle w:val="Hyperlink"/>
            <w:rFonts w:cs="Arial"/>
            <w:noProof/>
          </w:rPr>
          <w:t>3.1.</w:t>
        </w:r>
        <w:r w:rsidR="000B0BD9">
          <w:rPr>
            <w:rFonts w:asciiTheme="minorHAnsi" w:eastAsiaTheme="minorEastAsia" w:hAnsiTheme="minorHAnsi"/>
            <w:bCs w:val="0"/>
            <w:noProof/>
            <w:szCs w:val="22"/>
          </w:rPr>
          <w:tab/>
        </w:r>
        <w:r w:rsidR="000B0BD9" w:rsidRPr="00DF60EA">
          <w:rPr>
            <w:rStyle w:val="Hyperlink"/>
            <w:noProof/>
          </w:rPr>
          <w:t>Importance of Fishery Visualization</w:t>
        </w:r>
        <w:r w:rsidR="000B0BD9">
          <w:rPr>
            <w:noProof/>
            <w:webHidden/>
          </w:rPr>
          <w:tab/>
        </w:r>
        <w:r w:rsidR="000B0BD9">
          <w:rPr>
            <w:noProof/>
            <w:webHidden/>
          </w:rPr>
          <w:fldChar w:fldCharType="begin"/>
        </w:r>
        <w:r w:rsidR="000B0BD9">
          <w:rPr>
            <w:noProof/>
            <w:webHidden/>
          </w:rPr>
          <w:instrText xml:space="preserve"> PAGEREF _Toc60592083 \h </w:instrText>
        </w:r>
        <w:r w:rsidR="000B0BD9">
          <w:rPr>
            <w:noProof/>
            <w:webHidden/>
          </w:rPr>
        </w:r>
        <w:r w:rsidR="000B0BD9">
          <w:rPr>
            <w:noProof/>
            <w:webHidden/>
          </w:rPr>
          <w:fldChar w:fldCharType="separate"/>
        </w:r>
        <w:r w:rsidR="000B0BD9">
          <w:rPr>
            <w:noProof/>
            <w:webHidden/>
          </w:rPr>
          <w:t>6</w:t>
        </w:r>
        <w:r w:rsidR="000B0BD9">
          <w:rPr>
            <w:noProof/>
            <w:webHidden/>
          </w:rPr>
          <w:fldChar w:fldCharType="end"/>
        </w:r>
      </w:hyperlink>
    </w:p>
    <w:p w14:paraId="0E0F9663" w14:textId="029192FD" w:rsidR="000B0BD9" w:rsidRDefault="000B5EBB">
      <w:pPr>
        <w:pStyle w:val="TOC2"/>
        <w:rPr>
          <w:rFonts w:asciiTheme="minorHAnsi" w:eastAsiaTheme="minorEastAsia" w:hAnsiTheme="minorHAnsi"/>
          <w:bCs w:val="0"/>
          <w:noProof/>
          <w:szCs w:val="22"/>
        </w:rPr>
      </w:pPr>
      <w:hyperlink w:anchor="_Toc60592084" w:history="1">
        <w:r w:rsidR="000B0BD9" w:rsidRPr="00DF60EA">
          <w:rPr>
            <w:rStyle w:val="Hyperlink"/>
            <w:rFonts w:cs="Arial"/>
            <w:noProof/>
          </w:rPr>
          <w:t>3.2.</w:t>
        </w:r>
        <w:r w:rsidR="000B0BD9">
          <w:rPr>
            <w:rFonts w:asciiTheme="minorHAnsi" w:eastAsiaTheme="minorEastAsia" w:hAnsiTheme="minorHAnsi"/>
            <w:bCs w:val="0"/>
            <w:noProof/>
            <w:szCs w:val="22"/>
          </w:rPr>
          <w:tab/>
        </w:r>
        <w:r w:rsidR="000B0BD9" w:rsidRPr="00DF60EA">
          <w:rPr>
            <w:rStyle w:val="Hyperlink"/>
            <w:noProof/>
          </w:rPr>
          <w:t>Data Source and Visualization Motivation</w:t>
        </w:r>
        <w:r w:rsidR="000B0BD9">
          <w:rPr>
            <w:noProof/>
            <w:webHidden/>
          </w:rPr>
          <w:tab/>
        </w:r>
        <w:r w:rsidR="000B0BD9">
          <w:rPr>
            <w:noProof/>
            <w:webHidden/>
          </w:rPr>
          <w:fldChar w:fldCharType="begin"/>
        </w:r>
        <w:r w:rsidR="000B0BD9">
          <w:rPr>
            <w:noProof/>
            <w:webHidden/>
          </w:rPr>
          <w:instrText xml:space="preserve"> PAGEREF _Toc60592084 \h </w:instrText>
        </w:r>
        <w:r w:rsidR="000B0BD9">
          <w:rPr>
            <w:noProof/>
            <w:webHidden/>
          </w:rPr>
        </w:r>
        <w:r w:rsidR="000B0BD9">
          <w:rPr>
            <w:noProof/>
            <w:webHidden/>
          </w:rPr>
          <w:fldChar w:fldCharType="separate"/>
        </w:r>
        <w:r w:rsidR="000B0BD9">
          <w:rPr>
            <w:noProof/>
            <w:webHidden/>
          </w:rPr>
          <w:t>7</w:t>
        </w:r>
        <w:r w:rsidR="000B0BD9">
          <w:rPr>
            <w:noProof/>
            <w:webHidden/>
          </w:rPr>
          <w:fldChar w:fldCharType="end"/>
        </w:r>
      </w:hyperlink>
    </w:p>
    <w:p w14:paraId="07091B86" w14:textId="0C944DD2" w:rsidR="000B0BD9" w:rsidRDefault="000B5EBB">
      <w:pPr>
        <w:pStyle w:val="TOC2"/>
        <w:rPr>
          <w:rFonts w:asciiTheme="minorHAnsi" w:eastAsiaTheme="minorEastAsia" w:hAnsiTheme="minorHAnsi"/>
          <w:bCs w:val="0"/>
          <w:noProof/>
          <w:szCs w:val="22"/>
        </w:rPr>
      </w:pPr>
      <w:hyperlink w:anchor="_Toc60592085" w:history="1">
        <w:r w:rsidR="000B0BD9" w:rsidRPr="00DF60EA">
          <w:rPr>
            <w:rStyle w:val="Hyperlink"/>
            <w:rFonts w:cs="Arial"/>
            <w:noProof/>
          </w:rPr>
          <w:t>3.3.</w:t>
        </w:r>
        <w:r w:rsidR="000B0BD9">
          <w:rPr>
            <w:rFonts w:asciiTheme="minorHAnsi" w:eastAsiaTheme="minorEastAsia" w:hAnsiTheme="minorHAnsi"/>
            <w:bCs w:val="0"/>
            <w:noProof/>
            <w:szCs w:val="22"/>
          </w:rPr>
          <w:tab/>
        </w:r>
        <w:r w:rsidR="000B0BD9" w:rsidRPr="00DF60EA">
          <w:rPr>
            <w:rStyle w:val="Hyperlink"/>
            <w:noProof/>
          </w:rPr>
          <w:t>Problem Set</w:t>
        </w:r>
        <w:r w:rsidR="000B0BD9">
          <w:rPr>
            <w:noProof/>
            <w:webHidden/>
          </w:rPr>
          <w:tab/>
        </w:r>
        <w:r w:rsidR="000B0BD9">
          <w:rPr>
            <w:noProof/>
            <w:webHidden/>
          </w:rPr>
          <w:fldChar w:fldCharType="begin"/>
        </w:r>
        <w:r w:rsidR="000B0BD9">
          <w:rPr>
            <w:noProof/>
            <w:webHidden/>
          </w:rPr>
          <w:instrText xml:space="preserve"> PAGEREF _Toc60592085 \h </w:instrText>
        </w:r>
        <w:r w:rsidR="000B0BD9">
          <w:rPr>
            <w:noProof/>
            <w:webHidden/>
          </w:rPr>
        </w:r>
        <w:r w:rsidR="000B0BD9">
          <w:rPr>
            <w:noProof/>
            <w:webHidden/>
          </w:rPr>
          <w:fldChar w:fldCharType="separate"/>
        </w:r>
        <w:r w:rsidR="000B0BD9">
          <w:rPr>
            <w:noProof/>
            <w:webHidden/>
          </w:rPr>
          <w:t>8</w:t>
        </w:r>
        <w:r w:rsidR="000B0BD9">
          <w:rPr>
            <w:noProof/>
            <w:webHidden/>
          </w:rPr>
          <w:fldChar w:fldCharType="end"/>
        </w:r>
      </w:hyperlink>
    </w:p>
    <w:p w14:paraId="0371A911" w14:textId="709DF99E" w:rsidR="000B0BD9" w:rsidRDefault="000B5EBB">
      <w:pPr>
        <w:pStyle w:val="TOC3"/>
        <w:tabs>
          <w:tab w:val="left" w:pos="1440"/>
          <w:tab w:val="right" w:leader="dot" w:pos="8630"/>
        </w:tabs>
        <w:rPr>
          <w:rFonts w:asciiTheme="minorHAnsi" w:eastAsiaTheme="minorEastAsia" w:hAnsiTheme="minorHAnsi"/>
          <w:noProof/>
          <w:szCs w:val="22"/>
        </w:rPr>
      </w:pPr>
      <w:hyperlink w:anchor="_Toc60592086" w:history="1">
        <w:r w:rsidR="000B0BD9" w:rsidRPr="00DF60EA">
          <w:rPr>
            <w:rStyle w:val="Hyperlink"/>
            <w:rFonts w:cs="Arial"/>
            <w:noProof/>
          </w:rPr>
          <w:t>3.3.1.</w:t>
        </w:r>
        <w:r w:rsidR="000B0BD9">
          <w:rPr>
            <w:rFonts w:asciiTheme="minorHAnsi" w:eastAsiaTheme="minorEastAsia" w:hAnsiTheme="minorHAnsi"/>
            <w:noProof/>
            <w:szCs w:val="22"/>
          </w:rPr>
          <w:tab/>
        </w:r>
        <w:r w:rsidR="000B0BD9" w:rsidRPr="00DF60EA">
          <w:rPr>
            <w:rStyle w:val="Hyperlink"/>
            <w:noProof/>
          </w:rPr>
          <w:t>Problem 1  Exploring Relationships between Fish Amounts and Price</w:t>
        </w:r>
        <w:r w:rsidR="000B0BD9">
          <w:rPr>
            <w:noProof/>
            <w:webHidden/>
          </w:rPr>
          <w:tab/>
        </w:r>
        <w:r w:rsidR="000B0BD9">
          <w:rPr>
            <w:noProof/>
            <w:webHidden/>
          </w:rPr>
          <w:fldChar w:fldCharType="begin"/>
        </w:r>
        <w:r w:rsidR="000B0BD9">
          <w:rPr>
            <w:noProof/>
            <w:webHidden/>
          </w:rPr>
          <w:instrText xml:space="preserve"> PAGEREF _Toc60592086 \h </w:instrText>
        </w:r>
        <w:r w:rsidR="000B0BD9">
          <w:rPr>
            <w:noProof/>
            <w:webHidden/>
          </w:rPr>
        </w:r>
        <w:r w:rsidR="000B0BD9">
          <w:rPr>
            <w:noProof/>
            <w:webHidden/>
          </w:rPr>
          <w:fldChar w:fldCharType="separate"/>
        </w:r>
        <w:r w:rsidR="000B0BD9">
          <w:rPr>
            <w:noProof/>
            <w:webHidden/>
          </w:rPr>
          <w:t>8</w:t>
        </w:r>
        <w:r w:rsidR="000B0BD9">
          <w:rPr>
            <w:noProof/>
            <w:webHidden/>
          </w:rPr>
          <w:fldChar w:fldCharType="end"/>
        </w:r>
      </w:hyperlink>
    </w:p>
    <w:p w14:paraId="3A6FAC4B" w14:textId="197F625A" w:rsidR="000B0BD9" w:rsidRDefault="000B5EBB">
      <w:pPr>
        <w:pStyle w:val="TOC3"/>
        <w:tabs>
          <w:tab w:val="left" w:pos="1440"/>
          <w:tab w:val="right" w:leader="dot" w:pos="8630"/>
        </w:tabs>
        <w:rPr>
          <w:rFonts w:asciiTheme="minorHAnsi" w:eastAsiaTheme="minorEastAsia" w:hAnsiTheme="minorHAnsi"/>
          <w:noProof/>
          <w:szCs w:val="22"/>
        </w:rPr>
      </w:pPr>
      <w:hyperlink w:anchor="_Toc60592087" w:history="1">
        <w:r w:rsidR="000B0BD9" w:rsidRPr="00DF60EA">
          <w:rPr>
            <w:rStyle w:val="Hyperlink"/>
            <w:rFonts w:cs="Arial"/>
            <w:noProof/>
          </w:rPr>
          <w:t>3.3.2.</w:t>
        </w:r>
        <w:r w:rsidR="000B0BD9">
          <w:rPr>
            <w:rFonts w:asciiTheme="minorHAnsi" w:eastAsiaTheme="minorEastAsia" w:hAnsiTheme="minorHAnsi"/>
            <w:noProof/>
            <w:szCs w:val="22"/>
          </w:rPr>
          <w:tab/>
        </w:r>
        <w:r w:rsidR="000B0BD9" w:rsidRPr="00DF60EA">
          <w:rPr>
            <w:rStyle w:val="Hyperlink"/>
            <w:noProof/>
          </w:rPr>
          <w:t>Problem 2  Scatter Plot for Paired Time Series (Fish Amount and Price)</w:t>
        </w:r>
        <w:r w:rsidR="000B0BD9">
          <w:rPr>
            <w:noProof/>
            <w:webHidden/>
          </w:rPr>
          <w:tab/>
        </w:r>
        <w:r w:rsidR="000B0BD9">
          <w:rPr>
            <w:noProof/>
            <w:webHidden/>
          </w:rPr>
          <w:fldChar w:fldCharType="begin"/>
        </w:r>
        <w:r w:rsidR="000B0BD9">
          <w:rPr>
            <w:noProof/>
            <w:webHidden/>
          </w:rPr>
          <w:instrText xml:space="preserve"> PAGEREF _Toc60592087 \h </w:instrText>
        </w:r>
        <w:r w:rsidR="000B0BD9">
          <w:rPr>
            <w:noProof/>
            <w:webHidden/>
          </w:rPr>
        </w:r>
        <w:r w:rsidR="000B0BD9">
          <w:rPr>
            <w:noProof/>
            <w:webHidden/>
          </w:rPr>
          <w:fldChar w:fldCharType="separate"/>
        </w:r>
        <w:r w:rsidR="000B0BD9">
          <w:rPr>
            <w:noProof/>
            <w:webHidden/>
          </w:rPr>
          <w:t>10</w:t>
        </w:r>
        <w:r w:rsidR="000B0BD9">
          <w:rPr>
            <w:noProof/>
            <w:webHidden/>
          </w:rPr>
          <w:fldChar w:fldCharType="end"/>
        </w:r>
      </w:hyperlink>
    </w:p>
    <w:p w14:paraId="69319F25" w14:textId="416B6DD9" w:rsidR="000B0BD9" w:rsidRDefault="000B5EBB">
      <w:pPr>
        <w:pStyle w:val="TOC1"/>
        <w:tabs>
          <w:tab w:val="left" w:pos="1440"/>
        </w:tabs>
        <w:rPr>
          <w:rFonts w:asciiTheme="minorHAnsi" w:eastAsiaTheme="minorEastAsia" w:hAnsiTheme="minorHAnsi"/>
          <w:b w:val="0"/>
          <w:bCs w:val="0"/>
          <w:szCs w:val="22"/>
        </w:rPr>
      </w:pPr>
      <w:hyperlink w:anchor="_Toc60592088" w:history="1">
        <w:r w:rsidR="000B0BD9" w:rsidRPr="00DF60EA">
          <w:rPr>
            <w:rStyle w:val="Hyperlink"/>
          </w:rPr>
          <w:t>Chapter 4.</w:t>
        </w:r>
        <w:r w:rsidR="000B0BD9">
          <w:rPr>
            <w:rFonts w:asciiTheme="minorHAnsi" w:eastAsiaTheme="minorEastAsia" w:hAnsiTheme="minorHAnsi"/>
            <w:b w:val="0"/>
            <w:bCs w:val="0"/>
            <w:szCs w:val="22"/>
          </w:rPr>
          <w:tab/>
        </w:r>
        <w:r w:rsidR="000B0BD9" w:rsidRPr="00DF60EA">
          <w:rPr>
            <w:rStyle w:val="Hyperlink"/>
          </w:rPr>
          <w:t>Implementation (Tool Overview)</w:t>
        </w:r>
        <w:r w:rsidR="000B0BD9">
          <w:rPr>
            <w:webHidden/>
          </w:rPr>
          <w:tab/>
        </w:r>
        <w:r w:rsidR="000B0BD9">
          <w:rPr>
            <w:webHidden/>
          </w:rPr>
          <w:fldChar w:fldCharType="begin"/>
        </w:r>
        <w:r w:rsidR="000B0BD9">
          <w:rPr>
            <w:webHidden/>
          </w:rPr>
          <w:instrText xml:space="preserve"> PAGEREF _Toc60592088 \h </w:instrText>
        </w:r>
        <w:r w:rsidR="000B0BD9">
          <w:rPr>
            <w:webHidden/>
          </w:rPr>
        </w:r>
        <w:r w:rsidR="000B0BD9">
          <w:rPr>
            <w:webHidden/>
          </w:rPr>
          <w:fldChar w:fldCharType="separate"/>
        </w:r>
        <w:r w:rsidR="000B0BD9">
          <w:rPr>
            <w:webHidden/>
          </w:rPr>
          <w:t>11</w:t>
        </w:r>
        <w:r w:rsidR="000B0BD9">
          <w:rPr>
            <w:webHidden/>
          </w:rPr>
          <w:fldChar w:fldCharType="end"/>
        </w:r>
      </w:hyperlink>
    </w:p>
    <w:p w14:paraId="2FB34FD8" w14:textId="41030C1C" w:rsidR="000B0BD9" w:rsidRDefault="000B5EBB">
      <w:pPr>
        <w:pStyle w:val="TOC1"/>
        <w:tabs>
          <w:tab w:val="left" w:pos="1440"/>
        </w:tabs>
        <w:rPr>
          <w:rFonts w:asciiTheme="minorHAnsi" w:eastAsiaTheme="minorEastAsia" w:hAnsiTheme="minorHAnsi"/>
          <w:b w:val="0"/>
          <w:bCs w:val="0"/>
          <w:szCs w:val="22"/>
        </w:rPr>
      </w:pPr>
      <w:hyperlink w:anchor="_Toc60592089" w:history="1">
        <w:r w:rsidR="000B0BD9" w:rsidRPr="00DF60EA">
          <w:rPr>
            <w:rStyle w:val="Hyperlink"/>
          </w:rPr>
          <w:t>Chapter 5.</w:t>
        </w:r>
        <w:r w:rsidR="000B0BD9">
          <w:rPr>
            <w:rFonts w:asciiTheme="minorHAnsi" w:eastAsiaTheme="minorEastAsia" w:hAnsiTheme="minorHAnsi"/>
            <w:b w:val="0"/>
            <w:bCs w:val="0"/>
            <w:szCs w:val="22"/>
          </w:rPr>
          <w:tab/>
        </w:r>
        <w:r w:rsidR="000B0BD9" w:rsidRPr="00DF60EA">
          <w:rPr>
            <w:rStyle w:val="Hyperlink"/>
          </w:rPr>
          <w:t>Conclusions and Future Work</w:t>
        </w:r>
        <w:r w:rsidR="000B0BD9">
          <w:rPr>
            <w:webHidden/>
          </w:rPr>
          <w:tab/>
        </w:r>
        <w:r w:rsidR="000B0BD9">
          <w:rPr>
            <w:webHidden/>
          </w:rPr>
          <w:fldChar w:fldCharType="begin"/>
        </w:r>
        <w:r w:rsidR="000B0BD9">
          <w:rPr>
            <w:webHidden/>
          </w:rPr>
          <w:instrText xml:space="preserve"> PAGEREF _Toc60592089 \h </w:instrText>
        </w:r>
        <w:r w:rsidR="000B0BD9">
          <w:rPr>
            <w:webHidden/>
          </w:rPr>
        </w:r>
        <w:r w:rsidR="000B0BD9">
          <w:rPr>
            <w:webHidden/>
          </w:rPr>
          <w:fldChar w:fldCharType="separate"/>
        </w:r>
        <w:r w:rsidR="000B0BD9">
          <w:rPr>
            <w:webHidden/>
          </w:rPr>
          <w:t>12</w:t>
        </w:r>
        <w:r w:rsidR="000B0BD9">
          <w:rPr>
            <w:webHidden/>
          </w:rPr>
          <w:fldChar w:fldCharType="end"/>
        </w:r>
      </w:hyperlink>
    </w:p>
    <w:p w14:paraId="0D0ADF8C" w14:textId="4FA49387" w:rsidR="000B0BD9" w:rsidRDefault="000B5EBB">
      <w:pPr>
        <w:pStyle w:val="TOC1"/>
        <w:tabs>
          <w:tab w:val="left" w:pos="1440"/>
        </w:tabs>
        <w:rPr>
          <w:rFonts w:asciiTheme="minorHAnsi" w:eastAsiaTheme="minorEastAsia" w:hAnsiTheme="minorHAnsi"/>
          <w:b w:val="0"/>
          <w:bCs w:val="0"/>
          <w:szCs w:val="22"/>
        </w:rPr>
      </w:pPr>
      <w:hyperlink w:anchor="_Toc60592090" w:history="1">
        <w:r w:rsidR="000B0BD9" w:rsidRPr="00DF60EA">
          <w:rPr>
            <w:rStyle w:val="Hyperlink"/>
          </w:rPr>
          <w:t>Chapter 6.</w:t>
        </w:r>
        <w:r w:rsidR="000B0BD9">
          <w:rPr>
            <w:rFonts w:asciiTheme="minorHAnsi" w:eastAsiaTheme="minorEastAsia" w:hAnsiTheme="minorHAnsi"/>
            <w:b w:val="0"/>
            <w:bCs w:val="0"/>
            <w:szCs w:val="22"/>
          </w:rPr>
          <w:tab/>
        </w:r>
        <w:r w:rsidR="000B0BD9" w:rsidRPr="00DF60EA">
          <w:rPr>
            <w:rStyle w:val="Hyperlink"/>
          </w:rPr>
          <w:t>References</w:t>
        </w:r>
        <w:r w:rsidR="000B0BD9">
          <w:rPr>
            <w:webHidden/>
          </w:rPr>
          <w:tab/>
        </w:r>
        <w:r w:rsidR="000B0BD9">
          <w:rPr>
            <w:webHidden/>
          </w:rPr>
          <w:fldChar w:fldCharType="begin"/>
        </w:r>
        <w:r w:rsidR="000B0BD9">
          <w:rPr>
            <w:webHidden/>
          </w:rPr>
          <w:instrText xml:space="preserve"> PAGEREF _Toc60592090 \h </w:instrText>
        </w:r>
        <w:r w:rsidR="000B0BD9">
          <w:rPr>
            <w:webHidden/>
          </w:rPr>
        </w:r>
        <w:r w:rsidR="000B0BD9">
          <w:rPr>
            <w:webHidden/>
          </w:rPr>
          <w:fldChar w:fldCharType="separate"/>
        </w:r>
        <w:r w:rsidR="000B0BD9">
          <w:rPr>
            <w:webHidden/>
          </w:rPr>
          <w:t>13</w:t>
        </w:r>
        <w:r w:rsidR="000B0BD9">
          <w:rPr>
            <w:webHidden/>
          </w:rPr>
          <w:fldChar w:fldCharType="end"/>
        </w:r>
      </w:hyperlink>
    </w:p>
    <w:p w14:paraId="752EBBAC" w14:textId="63523C8C" w:rsidR="000B0BD9" w:rsidRDefault="000B5EBB">
      <w:pPr>
        <w:pStyle w:val="TOC1"/>
        <w:rPr>
          <w:rFonts w:asciiTheme="minorHAnsi" w:eastAsiaTheme="minorEastAsia" w:hAnsiTheme="minorHAnsi"/>
          <w:b w:val="0"/>
          <w:bCs w:val="0"/>
          <w:szCs w:val="22"/>
        </w:rPr>
      </w:pPr>
      <w:hyperlink w:anchor="_Toc60592091" w:history="1">
        <w:r w:rsidR="000B0BD9" w:rsidRPr="00DF60EA">
          <w:rPr>
            <w:rStyle w:val="Hyperlink"/>
          </w:rPr>
          <w:t>New References</w:t>
        </w:r>
        <w:r w:rsidR="000B0BD9">
          <w:rPr>
            <w:webHidden/>
          </w:rPr>
          <w:tab/>
        </w:r>
        <w:r w:rsidR="000B0BD9">
          <w:rPr>
            <w:webHidden/>
          </w:rPr>
          <w:fldChar w:fldCharType="begin"/>
        </w:r>
        <w:r w:rsidR="000B0BD9">
          <w:rPr>
            <w:webHidden/>
          </w:rPr>
          <w:instrText xml:space="preserve"> PAGEREF _Toc60592091 \h </w:instrText>
        </w:r>
        <w:r w:rsidR="000B0BD9">
          <w:rPr>
            <w:webHidden/>
          </w:rPr>
        </w:r>
        <w:r w:rsidR="000B0BD9">
          <w:rPr>
            <w:webHidden/>
          </w:rPr>
          <w:fldChar w:fldCharType="separate"/>
        </w:r>
        <w:r w:rsidR="000B0BD9">
          <w:rPr>
            <w:webHidden/>
          </w:rPr>
          <w:t>14</w:t>
        </w:r>
        <w:r w:rsidR="000B0BD9">
          <w:rPr>
            <w:webHidden/>
          </w:rPr>
          <w:fldChar w:fldCharType="end"/>
        </w:r>
      </w:hyperlink>
    </w:p>
    <w:p w14:paraId="1CE2B012" w14:textId="63D9A903" w:rsidR="000B0BD9" w:rsidRDefault="000B5EBB">
      <w:pPr>
        <w:pStyle w:val="TOC1"/>
        <w:rPr>
          <w:rFonts w:asciiTheme="minorHAnsi" w:eastAsiaTheme="minorEastAsia" w:hAnsiTheme="minorHAnsi"/>
          <w:b w:val="0"/>
          <w:bCs w:val="0"/>
          <w:szCs w:val="22"/>
        </w:rPr>
      </w:pPr>
      <w:hyperlink w:anchor="_Toc60592092" w:history="1">
        <w:r w:rsidR="000B0BD9" w:rsidRPr="00DF60EA">
          <w:rPr>
            <w:rStyle w:val="Hyperlink"/>
          </w:rPr>
          <w:t>Appendix A.  An Example of an Appendix</w:t>
        </w:r>
        <w:r w:rsidR="000B0BD9">
          <w:rPr>
            <w:webHidden/>
          </w:rPr>
          <w:tab/>
        </w:r>
        <w:r w:rsidR="000B0BD9">
          <w:rPr>
            <w:webHidden/>
          </w:rPr>
          <w:fldChar w:fldCharType="begin"/>
        </w:r>
        <w:r w:rsidR="000B0BD9">
          <w:rPr>
            <w:webHidden/>
          </w:rPr>
          <w:instrText xml:space="preserve"> PAGEREF _Toc60592092 \h </w:instrText>
        </w:r>
        <w:r w:rsidR="000B0BD9">
          <w:rPr>
            <w:webHidden/>
          </w:rPr>
        </w:r>
        <w:r w:rsidR="000B0BD9">
          <w:rPr>
            <w:webHidden/>
          </w:rPr>
          <w:fldChar w:fldCharType="separate"/>
        </w:r>
        <w:r w:rsidR="000B0BD9">
          <w:rPr>
            <w:webHidden/>
          </w:rPr>
          <w:t>16</w:t>
        </w:r>
        <w:r w:rsidR="000B0BD9">
          <w:rPr>
            <w:webHidden/>
          </w:rPr>
          <w:fldChar w:fldCharType="end"/>
        </w:r>
      </w:hyperlink>
    </w:p>
    <w:p w14:paraId="0E429537" w14:textId="3F895C4F" w:rsidR="00F54916" w:rsidRPr="00F54916" w:rsidRDefault="00E92C0F" w:rsidP="00F54916">
      <w:r>
        <w:fldChar w:fldCharType="end"/>
      </w:r>
    </w:p>
    <w:p w14:paraId="20F8E0D7" w14:textId="77777777" w:rsidR="00751639" w:rsidRPr="00E10BCA" w:rsidRDefault="00751639" w:rsidP="00E10BCA">
      <w:pPr>
        <w:pStyle w:val="Heading1Preliminary"/>
      </w:pPr>
      <w:bookmarkStart w:id="6" w:name="_Toc60592072"/>
      <w:r w:rsidRPr="00E10BCA">
        <w:lastRenderedPageBreak/>
        <w:t>List of Tables</w:t>
      </w:r>
      <w:bookmarkEnd w:id="6"/>
    </w:p>
    <w:p w14:paraId="67B0D2B1" w14:textId="18DB8D31" w:rsidR="00276693" w:rsidRDefault="008E242A" w:rsidP="00276693">
      <w:pPr>
        <w:pStyle w:val="1Para"/>
      </w:pPr>
      <w:r>
        <w:rPr>
          <w:lang w:val="en-US"/>
        </w:rPr>
        <w:fldChar w:fldCharType="begin"/>
      </w:r>
      <w:r>
        <w:instrText xml:space="preserve"> TOC \c "Table" </w:instrText>
      </w:r>
      <w:r>
        <w:rPr>
          <w:lang w:val="en-US"/>
        </w:rPr>
        <w:fldChar w:fldCharType="separate"/>
      </w:r>
      <w:r w:rsidR="005F3C06">
        <w:rPr>
          <w:b/>
          <w:bCs/>
          <w:noProof/>
          <w:lang w:val="en-US"/>
        </w:rPr>
        <w:t>No table of figures entries found.</w:t>
      </w:r>
      <w:r>
        <w:fldChar w:fldCharType="end"/>
      </w:r>
    </w:p>
    <w:p w14:paraId="200A737F" w14:textId="601E7AB1" w:rsidR="005F3C06" w:rsidRPr="005F3C06" w:rsidRDefault="005F3C06" w:rsidP="005F3C06">
      <w:pPr>
        <w:pStyle w:val="1ParaFlushLeft"/>
        <w:rPr>
          <w:highlight w:val="yellow"/>
        </w:rPr>
      </w:pPr>
      <w:r w:rsidRPr="005F3C06">
        <w:rPr>
          <w:highlight w:val="yellow"/>
        </w:rPr>
        <w:t>Use References&gt;Insert Caption to create caption labels and numbers. Right-click on the text above and select Update Field to update this list. See the Thesis Template Instructions for information on creating tables, figures, and captions.</w:t>
      </w:r>
    </w:p>
    <w:p w14:paraId="15B5B926" w14:textId="77777777" w:rsidR="005F3C06" w:rsidRDefault="005F3C06" w:rsidP="005F3C06">
      <w:pPr>
        <w:pStyle w:val="1ParaFlushLeft"/>
        <w:rPr>
          <w:highlight w:val="yellow"/>
        </w:rPr>
      </w:pPr>
      <w:r>
        <w:rPr>
          <w:highlight w:val="yellow"/>
        </w:rPr>
        <w:t xml:space="preserve">Remember to delete this note before submission. </w:t>
      </w:r>
    </w:p>
    <w:p w14:paraId="5B6E05D4" w14:textId="778C94E2" w:rsidR="005F3C06" w:rsidRPr="005F3C06" w:rsidRDefault="005F3C06" w:rsidP="005F3C06">
      <w:pPr>
        <w:pStyle w:val="1ParaFlushLeft"/>
      </w:pPr>
      <w:r w:rsidRPr="005F3C06">
        <w:rPr>
          <w:highlight w:val="yellow"/>
        </w:rPr>
        <w:t>If there are no tables in the document, remove this page.</w:t>
      </w:r>
    </w:p>
    <w:p w14:paraId="058FCE8F" w14:textId="77777777" w:rsidR="00751639" w:rsidRDefault="00751639" w:rsidP="00E10BCA">
      <w:pPr>
        <w:pStyle w:val="Heading1Preliminary"/>
      </w:pPr>
      <w:bookmarkStart w:id="7" w:name="_Toc60592073"/>
      <w:r>
        <w:lastRenderedPageBreak/>
        <w:t>List of Figures</w:t>
      </w:r>
      <w:bookmarkEnd w:id="7"/>
    </w:p>
    <w:p w14:paraId="5D73F0EC" w14:textId="1010237D" w:rsidR="00276693" w:rsidRDefault="00F54916" w:rsidP="00276693">
      <w:pPr>
        <w:pStyle w:val="1Para"/>
      </w:pPr>
      <w:r>
        <w:rPr>
          <w:lang w:val="en-US"/>
        </w:rPr>
        <w:fldChar w:fldCharType="begin"/>
      </w:r>
      <w:r>
        <w:instrText xml:space="preserve"> TOC \c "Figure" </w:instrText>
      </w:r>
      <w:r>
        <w:rPr>
          <w:lang w:val="en-US"/>
        </w:rPr>
        <w:fldChar w:fldCharType="separate"/>
      </w:r>
      <w:r w:rsidR="005F3C06">
        <w:rPr>
          <w:b/>
          <w:bCs/>
          <w:noProof/>
          <w:lang w:val="en-US"/>
        </w:rPr>
        <w:t>No table of figures entries found.</w:t>
      </w:r>
      <w:r>
        <w:fldChar w:fldCharType="end"/>
      </w:r>
    </w:p>
    <w:p w14:paraId="78817CB1" w14:textId="77777777" w:rsidR="005F3C06" w:rsidRPr="005F3C06" w:rsidRDefault="005F3C06" w:rsidP="005F3C06">
      <w:pPr>
        <w:pStyle w:val="1ParaFlushLeft"/>
        <w:rPr>
          <w:highlight w:val="yellow"/>
        </w:rPr>
      </w:pPr>
      <w:r w:rsidRPr="005F3C06">
        <w:rPr>
          <w:highlight w:val="yellow"/>
        </w:rPr>
        <w:t>Use References&gt;Insert Caption to create caption labels and numbers. Right-click on the text above and select Update Field to update this list. See the Thesis Template Instructions for information on creating tables, figures, and captions.</w:t>
      </w:r>
    </w:p>
    <w:p w14:paraId="1A99844F" w14:textId="77777777" w:rsidR="005F3C06" w:rsidRDefault="005F3C06" w:rsidP="005F3C06">
      <w:pPr>
        <w:pStyle w:val="1ParaFlushLeft"/>
        <w:rPr>
          <w:highlight w:val="yellow"/>
        </w:rPr>
      </w:pPr>
      <w:r>
        <w:rPr>
          <w:highlight w:val="yellow"/>
        </w:rPr>
        <w:t xml:space="preserve">Remember to delete this note before submission. </w:t>
      </w:r>
    </w:p>
    <w:p w14:paraId="0E757915" w14:textId="43AEE023" w:rsidR="005F3C06" w:rsidRPr="005F3C06" w:rsidRDefault="005F3C06" w:rsidP="005F3C06">
      <w:pPr>
        <w:pStyle w:val="1ParaFlushLeft"/>
      </w:pPr>
      <w:r w:rsidRPr="005F3C06">
        <w:rPr>
          <w:highlight w:val="yellow"/>
        </w:rPr>
        <w:t>If there a</w:t>
      </w:r>
      <w:r w:rsidR="00DD056B">
        <w:rPr>
          <w:highlight w:val="yellow"/>
        </w:rPr>
        <w:t>re no figures</w:t>
      </w:r>
      <w:r w:rsidRPr="005F3C06">
        <w:rPr>
          <w:highlight w:val="yellow"/>
        </w:rPr>
        <w:t xml:space="preserve"> in the document, remove this page.</w:t>
      </w:r>
    </w:p>
    <w:p w14:paraId="449CDAE5" w14:textId="77777777" w:rsidR="005F3C06" w:rsidRPr="00276693" w:rsidRDefault="005F3C06" w:rsidP="00276693">
      <w:pPr>
        <w:pStyle w:val="1Para"/>
      </w:pPr>
    </w:p>
    <w:p w14:paraId="43EE6F4B" w14:textId="77777777" w:rsidR="00751639" w:rsidRDefault="00751639" w:rsidP="00E10BCA">
      <w:pPr>
        <w:pStyle w:val="Heading1Preliminary"/>
      </w:pPr>
      <w:bookmarkStart w:id="8" w:name="_Toc60592074"/>
      <w:r>
        <w:lastRenderedPageBreak/>
        <w:t>List of Acronyms</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6830"/>
      </w:tblGrid>
      <w:tr w:rsidR="00646F8D" w14:paraId="009D5E5C" w14:textId="77777777" w:rsidTr="00572D69">
        <w:tc>
          <w:tcPr>
            <w:tcW w:w="1800" w:type="dxa"/>
          </w:tcPr>
          <w:p w14:paraId="2D3056C1" w14:textId="77777777" w:rsidR="00646F8D" w:rsidRDefault="00646F8D" w:rsidP="007352F3">
            <w:pPr>
              <w:pStyle w:val="1ParaNoSpace"/>
            </w:pPr>
            <w:r>
              <w:t>SFU</w:t>
            </w:r>
          </w:p>
        </w:tc>
        <w:tc>
          <w:tcPr>
            <w:tcW w:w="6830" w:type="dxa"/>
          </w:tcPr>
          <w:p w14:paraId="327D0108" w14:textId="77777777" w:rsidR="00646F8D" w:rsidRDefault="00646F8D" w:rsidP="007352F3">
            <w:pPr>
              <w:pStyle w:val="1ParaNoSpace"/>
            </w:pPr>
            <w:r>
              <w:t>Simon Fraser University</w:t>
            </w:r>
          </w:p>
        </w:tc>
      </w:tr>
      <w:tr w:rsidR="00646F8D" w14:paraId="7AFAF102" w14:textId="77777777" w:rsidTr="00572D69">
        <w:tc>
          <w:tcPr>
            <w:tcW w:w="1800" w:type="dxa"/>
          </w:tcPr>
          <w:p w14:paraId="3039A9B8" w14:textId="77777777" w:rsidR="00646F8D" w:rsidRDefault="00646F8D" w:rsidP="007352F3">
            <w:pPr>
              <w:pStyle w:val="1ParaNoSpace"/>
            </w:pPr>
            <w:r>
              <w:t>LAC</w:t>
            </w:r>
          </w:p>
        </w:tc>
        <w:tc>
          <w:tcPr>
            <w:tcW w:w="6830" w:type="dxa"/>
          </w:tcPr>
          <w:p w14:paraId="2F30B776" w14:textId="77777777" w:rsidR="00646F8D" w:rsidRDefault="00646F8D" w:rsidP="007352F3">
            <w:pPr>
              <w:pStyle w:val="1ParaNoSpace"/>
            </w:pPr>
            <w:r>
              <w:t>Library and Archives Canada</w:t>
            </w:r>
          </w:p>
        </w:tc>
      </w:tr>
      <w:tr w:rsidR="00646F8D" w14:paraId="6B4CDB59" w14:textId="77777777" w:rsidTr="00572D69">
        <w:tc>
          <w:tcPr>
            <w:tcW w:w="1800" w:type="dxa"/>
          </w:tcPr>
          <w:p w14:paraId="07FCD8B2" w14:textId="3DF52697" w:rsidR="00646F8D" w:rsidRDefault="00646F8D" w:rsidP="007352F3">
            <w:pPr>
              <w:pStyle w:val="1ParaNoSpace"/>
            </w:pPr>
          </w:p>
        </w:tc>
        <w:tc>
          <w:tcPr>
            <w:tcW w:w="6830" w:type="dxa"/>
          </w:tcPr>
          <w:p w14:paraId="0A11E362" w14:textId="68FD58F3" w:rsidR="00646F8D" w:rsidRPr="00910A03" w:rsidRDefault="00910A03" w:rsidP="007352F3">
            <w:pPr>
              <w:pStyle w:val="1ParaNoSpace"/>
            </w:pPr>
            <w:r w:rsidRPr="00910A03">
              <w:t>This is an optional page and can be removed if not used.</w:t>
            </w:r>
          </w:p>
        </w:tc>
      </w:tr>
      <w:tr w:rsidR="00646F8D" w14:paraId="0A367E66" w14:textId="77777777" w:rsidTr="00572D69">
        <w:tc>
          <w:tcPr>
            <w:tcW w:w="1800" w:type="dxa"/>
          </w:tcPr>
          <w:p w14:paraId="3147FC10" w14:textId="77777777" w:rsidR="00646F8D" w:rsidRDefault="00646F8D" w:rsidP="007352F3">
            <w:pPr>
              <w:pStyle w:val="1ParaNoSpace"/>
            </w:pPr>
          </w:p>
        </w:tc>
        <w:tc>
          <w:tcPr>
            <w:tcW w:w="6830" w:type="dxa"/>
          </w:tcPr>
          <w:p w14:paraId="319DB506" w14:textId="5A4A4CE6" w:rsidR="00646F8D" w:rsidRPr="00910A03" w:rsidRDefault="00910A03" w:rsidP="007352F3">
            <w:pPr>
              <w:pStyle w:val="1ParaNoSpace"/>
            </w:pPr>
            <w:r w:rsidRPr="00910A03">
              <w:t>Use one table row for each item to allow sorting using Word’s table tools.</w:t>
            </w:r>
          </w:p>
        </w:tc>
      </w:tr>
      <w:tr w:rsidR="00646F8D" w14:paraId="3DB9B19A" w14:textId="77777777" w:rsidTr="00572D69">
        <w:tc>
          <w:tcPr>
            <w:tcW w:w="1800" w:type="dxa"/>
          </w:tcPr>
          <w:p w14:paraId="679BD303" w14:textId="77777777" w:rsidR="00646F8D" w:rsidRDefault="00646F8D" w:rsidP="007352F3">
            <w:pPr>
              <w:pStyle w:val="1ParaNoSpace"/>
            </w:pPr>
          </w:p>
        </w:tc>
        <w:tc>
          <w:tcPr>
            <w:tcW w:w="6830" w:type="dxa"/>
          </w:tcPr>
          <w:p w14:paraId="5FFB10A0" w14:textId="17F9E019" w:rsidR="00646F8D" w:rsidRPr="00910A03" w:rsidRDefault="007D079E" w:rsidP="007352F3">
            <w:pPr>
              <w:pStyle w:val="1ParaNoSpace"/>
            </w:pPr>
            <w:r>
              <w:t>Apply the style</w:t>
            </w:r>
            <w:r w:rsidR="00910A03" w:rsidRPr="00910A03">
              <w:t xml:space="preserve"> </w:t>
            </w:r>
            <w:r w:rsidR="00910A03" w:rsidRPr="00910A03">
              <w:rPr>
                <w:b/>
              </w:rPr>
              <w:t>1_Para_NoSpace</w:t>
            </w:r>
            <w:r>
              <w:t xml:space="preserve"> to table rows as shown here.</w:t>
            </w:r>
          </w:p>
        </w:tc>
      </w:tr>
      <w:tr w:rsidR="00646F8D" w14:paraId="23BC6C54" w14:textId="77777777" w:rsidTr="00572D69">
        <w:tc>
          <w:tcPr>
            <w:tcW w:w="1800" w:type="dxa"/>
          </w:tcPr>
          <w:p w14:paraId="17DF34DE" w14:textId="77777777" w:rsidR="00646F8D" w:rsidRDefault="00646F8D" w:rsidP="007352F3">
            <w:pPr>
              <w:pStyle w:val="1ParaNoSpace"/>
            </w:pPr>
          </w:p>
        </w:tc>
        <w:tc>
          <w:tcPr>
            <w:tcW w:w="6830" w:type="dxa"/>
          </w:tcPr>
          <w:p w14:paraId="68FBECE8" w14:textId="77777777" w:rsidR="00646F8D" w:rsidRDefault="00646F8D" w:rsidP="007352F3">
            <w:pPr>
              <w:pStyle w:val="1ParaNoSpace"/>
            </w:pPr>
          </w:p>
        </w:tc>
      </w:tr>
      <w:tr w:rsidR="00646F8D" w14:paraId="0C40577B" w14:textId="77777777" w:rsidTr="00572D69">
        <w:tc>
          <w:tcPr>
            <w:tcW w:w="1800" w:type="dxa"/>
          </w:tcPr>
          <w:p w14:paraId="0E94A983" w14:textId="77777777" w:rsidR="00646F8D" w:rsidRDefault="00646F8D" w:rsidP="007352F3">
            <w:pPr>
              <w:pStyle w:val="1ParaNoSpace"/>
            </w:pPr>
          </w:p>
        </w:tc>
        <w:tc>
          <w:tcPr>
            <w:tcW w:w="6830" w:type="dxa"/>
          </w:tcPr>
          <w:p w14:paraId="7837B5A4" w14:textId="77777777" w:rsidR="00646F8D" w:rsidRDefault="00646F8D" w:rsidP="007352F3">
            <w:pPr>
              <w:pStyle w:val="1ParaNoSpace"/>
            </w:pPr>
          </w:p>
        </w:tc>
      </w:tr>
    </w:tbl>
    <w:p w14:paraId="1B68C9C0" w14:textId="77777777" w:rsidR="00276693" w:rsidRPr="00276693" w:rsidRDefault="00276693" w:rsidP="00276693">
      <w:pPr>
        <w:pStyle w:val="1Para"/>
      </w:pPr>
    </w:p>
    <w:p w14:paraId="1E1089D8" w14:textId="77777777" w:rsidR="00751639" w:rsidRDefault="00751639" w:rsidP="00E10BCA">
      <w:pPr>
        <w:pStyle w:val="Heading1Preliminary"/>
      </w:pPr>
      <w:bookmarkStart w:id="9" w:name="_Toc60592075"/>
      <w:r>
        <w:lastRenderedPageBreak/>
        <w:t>Glossary</w:t>
      </w:r>
      <w:bookmarkEnd w:id="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5"/>
        <w:gridCol w:w="5845"/>
      </w:tblGrid>
      <w:tr w:rsidR="00646F8D" w14:paraId="101F922A" w14:textId="77777777" w:rsidTr="00646F8D">
        <w:tc>
          <w:tcPr>
            <w:tcW w:w="2785" w:type="dxa"/>
          </w:tcPr>
          <w:p w14:paraId="7B84D4B1" w14:textId="0FF2DCF6" w:rsidR="00646F8D" w:rsidRDefault="009642AF" w:rsidP="00910A03">
            <w:pPr>
              <w:pStyle w:val="1ParaNoSpace"/>
            </w:pPr>
            <w:r>
              <w:t>Thesis</w:t>
            </w:r>
          </w:p>
        </w:tc>
        <w:tc>
          <w:tcPr>
            <w:tcW w:w="5845" w:type="dxa"/>
          </w:tcPr>
          <w:p w14:paraId="31E09778" w14:textId="5949C699" w:rsidR="00646F8D" w:rsidRDefault="009642AF" w:rsidP="00910A03">
            <w:pPr>
              <w:pStyle w:val="1ParaNoSpace"/>
            </w:pPr>
            <w:r>
              <w:t>An ext</w:t>
            </w:r>
            <w:r w:rsidR="007D079E">
              <w:t xml:space="preserve">ended research paper that is </w:t>
            </w:r>
            <w:r>
              <w:t>part of the final exam process for a graduate degree</w:t>
            </w:r>
            <w:r w:rsidR="00485631">
              <w:t>. The document may also be classified as a project or collection of extended essays.</w:t>
            </w:r>
          </w:p>
        </w:tc>
      </w:tr>
      <w:tr w:rsidR="00646F8D" w14:paraId="53B0D3D9" w14:textId="77777777" w:rsidTr="00646F8D">
        <w:tc>
          <w:tcPr>
            <w:tcW w:w="2785" w:type="dxa"/>
          </w:tcPr>
          <w:p w14:paraId="2637183F" w14:textId="30F5D137" w:rsidR="00646F8D" w:rsidRDefault="00910A03" w:rsidP="00910A03">
            <w:pPr>
              <w:pStyle w:val="1ParaNoSpace"/>
            </w:pPr>
            <w:r>
              <w:t xml:space="preserve">Glossary </w:t>
            </w:r>
          </w:p>
        </w:tc>
        <w:tc>
          <w:tcPr>
            <w:tcW w:w="5845" w:type="dxa"/>
          </w:tcPr>
          <w:p w14:paraId="2AA9EB33" w14:textId="07F6246E" w:rsidR="00646F8D" w:rsidRDefault="00910A03" w:rsidP="00910A03">
            <w:pPr>
              <w:pStyle w:val="1ParaNoSpace"/>
            </w:pPr>
            <w:r>
              <w:t>An alphabetical list of key terms</w:t>
            </w:r>
          </w:p>
        </w:tc>
      </w:tr>
      <w:tr w:rsidR="00910A03" w14:paraId="5F3134AF" w14:textId="77777777" w:rsidTr="00646F8D">
        <w:tc>
          <w:tcPr>
            <w:tcW w:w="2785" w:type="dxa"/>
          </w:tcPr>
          <w:p w14:paraId="41BC213F" w14:textId="272B530A" w:rsidR="00910A03" w:rsidRDefault="00910A03" w:rsidP="00910A03">
            <w:pPr>
              <w:pStyle w:val="1ParaNoSpace"/>
            </w:pPr>
          </w:p>
        </w:tc>
        <w:tc>
          <w:tcPr>
            <w:tcW w:w="5845" w:type="dxa"/>
          </w:tcPr>
          <w:p w14:paraId="69543990" w14:textId="767E8DEF" w:rsidR="00910A03" w:rsidRPr="00910A03" w:rsidRDefault="00910A03" w:rsidP="00910A03">
            <w:pPr>
              <w:pStyle w:val="1ParaNoSpace"/>
            </w:pPr>
            <w:r w:rsidRPr="00910A03">
              <w:t>This is an optional page and can be removed if not used.</w:t>
            </w:r>
          </w:p>
        </w:tc>
      </w:tr>
      <w:tr w:rsidR="00910A03" w14:paraId="26E64E1F" w14:textId="77777777" w:rsidTr="00646F8D">
        <w:tc>
          <w:tcPr>
            <w:tcW w:w="2785" w:type="dxa"/>
          </w:tcPr>
          <w:p w14:paraId="4845FFFB" w14:textId="77777777" w:rsidR="00910A03" w:rsidRDefault="00910A03" w:rsidP="00910A03">
            <w:pPr>
              <w:pStyle w:val="1ParaNoSpace"/>
            </w:pPr>
          </w:p>
        </w:tc>
        <w:tc>
          <w:tcPr>
            <w:tcW w:w="5845" w:type="dxa"/>
          </w:tcPr>
          <w:p w14:paraId="407A178D" w14:textId="701805AE" w:rsidR="00910A03" w:rsidRPr="00910A03" w:rsidRDefault="00910A03" w:rsidP="00910A03">
            <w:pPr>
              <w:pStyle w:val="1ParaNoSpace"/>
            </w:pPr>
            <w:r w:rsidRPr="00910A03">
              <w:t>Use one table row for each item to allow sorting using Word’s table tools.</w:t>
            </w:r>
          </w:p>
        </w:tc>
      </w:tr>
      <w:tr w:rsidR="00910A03" w14:paraId="5D80347E" w14:textId="77777777" w:rsidTr="00646F8D">
        <w:tc>
          <w:tcPr>
            <w:tcW w:w="2785" w:type="dxa"/>
          </w:tcPr>
          <w:p w14:paraId="6C4FC331" w14:textId="77777777" w:rsidR="00910A03" w:rsidRDefault="00910A03" w:rsidP="00910A03">
            <w:pPr>
              <w:pStyle w:val="1ParaNoSpace"/>
            </w:pPr>
          </w:p>
        </w:tc>
        <w:tc>
          <w:tcPr>
            <w:tcW w:w="5845" w:type="dxa"/>
          </w:tcPr>
          <w:p w14:paraId="4B001707" w14:textId="54A0309B" w:rsidR="00910A03" w:rsidRPr="00910A03" w:rsidRDefault="00910A03" w:rsidP="007D079E">
            <w:pPr>
              <w:pStyle w:val="1ParaNoSpace"/>
            </w:pPr>
            <w:r w:rsidRPr="00910A03">
              <w:t xml:space="preserve">Apply the style </w:t>
            </w:r>
            <w:r w:rsidRPr="00910A03">
              <w:rPr>
                <w:b/>
              </w:rPr>
              <w:t>1_Para_NoSpace</w:t>
            </w:r>
            <w:r>
              <w:t xml:space="preserve"> </w:t>
            </w:r>
            <w:r w:rsidR="007D079E">
              <w:t>to table rows as shown here.</w:t>
            </w:r>
          </w:p>
        </w:tc>
      </w:tr>
      <w:tr w:rsidR="00910A03" w14:paraId="21432FA4" w14:textId="77777777" w:rsidTr="00646F8D">
        <w:tc>
          <w:tcPr>
            <w:tcW w:w="2785" w:type="dxa"/>
          </w:tcPr>
          <w:p w14:paraId="1A6AB485" w14:textId="77777777" w:rsidR="00910A03" w:rsidRDefault="00910A03" w:rsidP="00910A03">
            <w:pPr>
              <w:pStyle w:val="1ParaNoSpace"/>
            </w:pPr>
          </w:p>
        </w:tc>
        <w:tc>
          <w:tcPr>
            <w:tcW w:w="5845" w:type="dxa"/>
          </w:tcPr>
          <w:p w14:paraId="0A9C17A1" w14:textId="77777777" w:rsidR="00910A03" w:rsidRDefault="00910A03" w:rsidP="00910A03">
            <w:pPr>
              <w:pStyle w:val="1ParaNoSpace"/>
            </w:pPr>
          </w:p>
        </w:tc>
      </w:tr>
    </w:tbl>
    <w:p w14:paraId="2D862DD5" w14:textId="43C6734B" w:rsidR="00A542EF" w:rsidRDefault="00CC28A7" w:rsidP="00DB02CC">
      <w:pPr>
        <w:pStyle w:val="Heading1Preliminary"/>
      </w:pPr>
      <w:bookmarkStart w:id="10" w:name="_Toc60592076"/>
      <w:r>
        <w:lastRenderedPageBreak/>
        <w:t>Preface/Executive Summary/Image</w:t>
      </w:r>
      <w:bookmarkEnd w:id="10"/>
    </w:p>
    <w:p w14:paraId="1333C2D7" w14:textId="080E1499" w:rsidR="00CC28A7" w:rsidRDefault="009642AF" w:rsidP="00276693">
      <w:pPr>
        <w:pStyle w:val="1Para"/>
      </w:pPr>
      <w:r>
        <w:t>This page can be used for a Preface, Executive Summary, or introductory image. This is an optional page and can be deleted if not used.</w:t>
      </w:r>
      <w:r w:rsidR="00C16759">
        <w:t xml:space="preserve"> </w:t>
      </w:r>
    </w:p>
    <w:p w14:paraId="73A47AF6" w14:textId="41F305FC" w:rsidR="00C16759" w:rsidRDefault="00C16759" w:rsidP="00276693">
      <w:pPr>
        <w:pStyle w:val="1Para"/>
      </w:pPr>
      <w:r>
        <w:t>To hide the heading at the top of this page – e.g., if using an introductory image – select the text and change the text colour to white.</w:t>
      </w:r>
    </w:p>
    <w:p w14:paraId="754C8CCF" w14:textId="055E589D" w:rsidR="009642AF" w:rsidRPr="00910A03" w:rsidRDefault="002842B4" w:rsidP="00276693">
      <w:pPr>
        <w:pStyle w:val="1Para"/>
      </w:pPr>
      <w:r>
        <w:rPr>
          <w:highlight w:val="yellow"/>
        </w:rPr>
        <w:t>D</w:t>
      </w:r>
      <w:r w:rsidR="00514EC2" w:rsidRPr="002842B4">
        <w:rPr>
          <w:highlight w:val="yellow"/>
        </w:rPr>
        <w:t>o not</w:t>
      </w:r>
      <w:r w:rsidR="009642AF" w:rsidRPr="002842B4">
        <w:rPr>
          <w:highlight w:val="yellow"/>
        </w:rPr>
        <w:t xml:space="preserve"> delete the </w:t>
      </w:r>
      <w:r w:rsidR="00910A03" w:rsidRPr="002842B4">
        <w:rPr>
          <w:highlight w:val="yellow"/>
        </w:rPr>
        <w:t>section break</w:t>
      </w:r>
      <w:r w:rsidR="009642AF" w:rsidRPr="002842B4">
        <w:rPr>
          <w:highlight w:val="yellow"/>
        </w:rPr>
        <w:t xml:space="preserve"> that follows this paragraph.</w:t>
      </w:r>
      <w:r w:rsidR="00910A03" w:rsidRPr="002842B4">
        <w:rPr>
          <w:highlight w:val="yellow"/>
        </w:rPr>
        <w:t xml:space="preserve"> If the section break is not visible, turn on non-printing characters using the </w:t>
      </w:r>
      <w:r w:rsidR="00514EC2" w:rsidRPr="002842B4">
        <w:rPr>
          <w:highlight w:val="yellow"/>
        </w:rPr>
        <w:t>Show/Hide icon (</w:t>
      </w:r>
      <w:r w:rsidR="00514EC2" w:rsidRPr="002842B4">
        <w:rPr>
          <w:rFonts w:cs="Arial"/>
          <w:highlight w:val="yellow"/>
        </w:rPr>
        <w:t>¶</w:t>
      </w:r>
      <w:r w:rsidR="00514EC2" w:rsidRPr="002842B4">
        <w:rPr>
          <w:highlight w:val="yellow"/>
        </w:rPr>
        <w:t>) on the Home ribbon.</w:t>
      </w:r>
    </w:p>
    <w:p w14:paraId="0F990FC3" w14:textId="77777777" w:rsidR="00A542EF" w:rsidRDefault="00A542EF" w:rsidP="00276693">
      <w:pPr>
        <w:pStyle w:val="1Para"/>
      </w:pPr>
    </w:p>
    <w:p w14:paraId="7DFE54F9" w14:textId="77777777" w:rsidR="00A542EF" w:rsidRDefault="00A542EF" w:rsidP="00276693">
      <w:pPr>
        <w:pStyle w:val="1Para"/>
        <w:sectPr w:rsidR="00A542EF" w:rsidSect="00B31456">
          <w:footerReference w:type="default" r:id="rId10"/>
          <w:pgSz w:w="12240" w:h="15840"/>
          <w:pgMar w:top="1440" w:right="1800" w:bottom="1440" w:left="1800" w:header="720" w:footer="720" w:gutter="0"/>
          <w:pgNumType w:fmt="lowerRoman"/>
          <w:cols w:space="720"/>
          <w:titlePg/>
          <w:docGrid w:linePitch="360"/>
        </w:sectPr>
      </w:pPr>
    </w:p>
    <w:p w14:paraId="00989F9D" w14:textId="5588D0D0" w:rsidR="00486A07" w:rsidRDefault="00F01811" w:rsidP="000122CB">
      <w:pPr>
        <w:pStyle w:val="Heading1"/>
      </w:pPr>
      <w:bookmarkStart w:id="11" w:name="_Toc60592077"/>
      <w:r>
        <w:lastRenderedPageBreak/>
        <w:t>Introduction</w:t>
      </w:r>
      <w:bookmarkEnd w:id="11"/>
    </w:p>
    <w:p w14:paraId="6AFE4DB8" w14:textId="77777777" w:rsidR="006B3698" w:rsidRPr="006B3698" w:rsidRDefault="006B3698" w:rsidP="006B3698">
      <w:pPr>
        <w:pStyle w:val="1Para"/>
        <w:rPr>
          <w:rFonts w:ascii="Times New Roman" w:hAnsi="Times New Roman" w:cs="Times New Roman"/>
          <w:sz w:val="24"/>
          <w:szCs w:val="24"/>
        </w:rPr>
      </w:pPr>
      <w:r w:rsidRPr="006B3698">
        <w:t>Main motivation for my research is to help users to make their work faster and more productive. I’m working on a software development company right now and sometimes we have requests not only for giving access to raw table data but for data processing, analysis and making some reports.</w:t>
      </w:r>
    </w:p>
    <w:p w14:paraId="38F86D2D" w14:textId="77777777" w:rsidR="006B3698" w:rsidRPr="006B3698" w:rsidRDefault="006B3698" w:rsidP="006B3698">
      <w:pPr>
        <w:pStyle w:val="1Para"/>
        <w:rPr>
          <w:rFonts w:ascii="Times New Roman" w:hAnsi="Times New Roman" w:cs="Times New Roman"/>
          <w:sz w:val="24"/>
          <w:szCs w:val="24"/>
        </w:rPr>
      </w:pPr>
      <w:r w:rsidRPr="006B3698">
        <w:t>Of course, digging into raw data might give you results that you expect, but it usually takes a lot of time if you have a big amount of data or are not very familiar with computer software. </w:t>
      </w:r>
    </w:p>
    <w:p w14:paraId="2D812F64" w14:textId="7E7EF281" w:rsidR="006B3698" w:rsidRPr="006B3698" w:rsidRDefault="006B3698" w:rsidP="006B3698">
      <w:pPr>
        <w:pStyle w:val="1Para"/>
        <w:rPr>
          <w:rFonts w:ascii="Times New Roman" w:hAnsi="Times New Roman" w:cs="Times New Roman"/>
          <w:sz w:val="24"/>
          <w:szCs w:val="24"/>
        </w:rPr>
      </w:pPr>
      <w:r w:rsidRPr="006B3698">
        <w:t>Visual data representation plays a very important role in data analysis. It can condense huge amounts of data into several plots and labels, giving you information about trends, it</w:t>
      </w:r>
      <w:r w:rsidR="00927976">
        <w:t xml:space="preserve"> i</w:t>
      </w:r>
      <w:r w:rsidRPr="006B3698">
        <w:t>s easier to compare pictures than data rows for sure.</w:t>
      </w:r>
    </w:p>
    <w:p w14:paraId="5C26F98E" w14:textId="4CBDD723" w:rsidR="006B3698" w:rsidRDefault="006B3698" w:rsidP="00916D02">
      <w:pPr>
        <w:pStyle w:val="1Para"/>
        <w:rPr>
          <w:lang w:val="en-US"/>
        </w:rPr>
      </w:pPr>
      <w:r w:rsidRPr="006B3698">
        <w:t xml:space="preserve">My research will help people who are domain experts but not very familiar with data analysis tools. The tool can help fishery management with regulation of fishery catching in certain Canadian </w:t>
      </w:r>
      <w:proofErr w:type="gramStart"/>
      <w:r w:rsidRPr="006B3698">
        <w:t>provinces, and</w:t>
      </w:r>
      <w:proofErr w:type="gramEnd"/>
      <w:r w:rsidRPr="006B3698">
        <w:t xml:space="preserve"> will help to decide which policies or fishing quotas for specific fish types should be applied.</w:t>
      </w:r>
    </w:p>
    <w:p w14:paraId="60F8F412" w14:textId="49B84775" w:rsidR="00364877" w:rsidRDefault="00364877" w:rsidP="006B3698">
      <w:pPr>
        <w:pStyle w:val="1Para"/>
        <w:rPr>
          <w:lang w:val="en-US"/>
        </w:rPr>
      </w:pPr>
    </w:p>
    <w:p w14:paraId="3D9A2314" w14:textId="394DF28A" w:rsidR="00364877" w:rsidRDefault="00364877" w:rsidP="006B3698">
      <w:pPr>
        <w:pStyle w:val="1Para"/>
        <w:rPr>
          <w:lang w:val="en-US"/>
        </w:rPr>
      </w:pPr>
    </w:p>
    <w:p w14:paraId="7E5E79FC" w14:textId="14336308" w:rsidR="00364877" w:rsidRDefault="00364877" w:rsidP="006B3698">
      <w:pPr>
        <w:pStyle w:val="1Para"/>
        <w:rPr>
          <w:lang w:val="en-US"/>
        </w:rPr>
      </w:pPr>
    </w:p>
    <w:p w14:paraId="126AF85C" w14:textId="624EE782" w:rsidR="00364877" w:rsidRDefault="00364877" w:rsidP="006B3698">
      <w:pPr>
        <w:pStyle w:val="1Para"/>
        <w:rPr>
          <w:lang w:val="en-US"/>
        </w:rPr>
      </w:pPr>
    </w:p>
    <w:p w14:paraId="0814568C" w14:textId="4810C0C3" w:rsidR="00364877" w:rsidRDefault="00364877" w:rsidP="006B3698">
      <w:pPr>
        <w:pStyle w:val="1Para"/>
        <w:rPr>
          <w:lang w:val="en-US"/>
        </w:rPr>
      </w:pPr>
    </w:p>
    <w:p w14:paraId="45BFD647" w14:textId="7B3D52CE" w:rsidR="00364877" w:rsidRDefault="00364877" w:rsidP="006B3698">
      <w:pPr>
        <w:pStyle w:val="1Para"/>
        <w:rPr>
          <w:lang w:val="en-US"/>
        </w:rPr>
      </w:pPr>
    </w:p>
    <w:p w14:paraId="6A894439" w14:textId="5CEA610E" w:rsidR="00364877" w:rsidRDefault="00364877" w:rsidP="00364877">
      <w:pPr>
        <w:pStyle w:val="Heading1"/>
      </w:pPr>
      <w:bookmarkStart w:id="12" w:name="_Toc60592078"/>
      <w:r>
        <w:lastRenderedPageBreak/>
        <w:t xml:space="preserve">Related </w:t>
      </w:r>
      <w:r w:rsidR="00916D02">
        <w:t>W</w:t>
      </w:r>
      <w:r>
        <w:t>ork</w:t>
      </w:r>
      <w:bookmarkEnd w:id="12"/>
    </w:p>
    <w:p w14:paraId="78F30758" w14:textId="1A1A2F1A" w:rsidR="00916D02" w:rsidRPr="00916D02" w:rsidRDefault="00916D02" w:rsidP="00916D02">
      <w:pPr>
        <w:pStyle w:val="Heading2"/>
      </w:pPr>
      <w:bookmarkStart w:id="13" w:name="_Toc60592079"/>
      <w:r>
        <w:t>Role of the Fishery Visualization</w:t>
      </w:r>
      <w:bookmarkEnd w:id="13"/>
    </w:p>
    <w:p w14:paraId="31172E09" w14:textId="57BD03C9" w:rsidR="00916D02" w:rsidRDefault="00916D02" w:rsidP="00916D02">
      <w:pPr>
        <w:pStyle w:val="1Para"/>
      </w:pPr>
      <w:r w:rsidRPr="00916D02">
        <w:t>Visualization is a very important tool for decision support in fisheries</w:t>
      </w:r>
      <w:r>
        <w:t xml:space="preserve"> </w:t>
      </w:r>
      <w:r w:rsidRPr="00916D02">
        <w:t>information systems.</w:t>
      </w:r>
      <w:r>
        <w:t xml:space="preserve"> It can give a person, who is working with fishery information more insights about data. It usually saves time for making correct decisions about business logic of the fishing company, because it is easier to see trends, outliers etc. while using charts and interactive diagrams rather than just looking through a </w:t>
      </w:r>
      <w:r w:rsidR="00927976">
        <w:t>spreadsheet</w:t>
      </w:r>
      <w:r>
        <w:t>, which may be located even in different files.</w:t>
      </w:r>
    </w:p>
    <w:p w14:paraId="45C49E34" w14:textId="798DB668" w:rsidR="00916D02" w:rsidRPr="00916D02" w:rsidRDefault="00916D02" w:rsidP="00916D02">
      <w:pPr>
        <w:pStyle w:val="1Para"/>
        <w:rPr>
          <w:rFonts w:ascii="Times New Roman" w:hAnsi="Times New Roman" w:cs="Times New Roman"/>
          <w:sz w:val="24"/>
          <w:szCs w:val="24"/>
        </w:rPr>
      </w:pPr>
      <w:r w:rsidRPr="00916D02">
        <w:t xml:space="preserve"> There are different groups of users in the fishery domain. Papers, discussed in this chapter are oriented mostly for fishery management, but written in a way that it is not easy to understand completely if you are not a data analyst or/and experienced computer user. </w:t>
      </w:r>
    </w:p>
    <w:p w14:paraId="7460A57C" w14:textId="77777777" w:rsidR="00916D02" w:rsidRDefault="00916D02" w:rsidP="00916D02">
      <w:pPr>
        <w:pStyle w:val="1Para"/>
        <w:rPr>
          <w:lang w:val="en-US"/>
        </w:rPr>
      </w:pPr>
      <w:r w:rsidRPr="00DC20B3">
        <w:t>Main goal of the work is to create a tool which will be easily accessible for both types of users: data scientists and fishery management which are making decisions based on conclusions of the data presented in a tool. </w:t>
      </w:r>
    </w:p>
    <w:p w14:paraId="3950CCFD" w14:textId="33F0879B" w:rsidR="00916D02" w:rsidRPr="00916D02" w:rsidRDefault="00534398" w:rsidP="00534398">
      <w:pPr>
        <w:pStyle w:val="Heading2"/>
        <w:rPr>
          <w:rFonts w:ascii="Times New Roman" w:hAnsi="Times New Roman" w:cs="Times New Roman"/>
          <w:sz w:val="24"/>
          <w:szCs w:val="24"/>
        </w:rPr>
      </w:pPr>
      <w:bookmarkStart w:id="14" w:name="_Toc60592080"/>
      <w:r>
        <w:t>Marine Environmental Management</w:t>
      </w:r>
      <w:bookmarkEnd w:id="14"/>
    </w:p>
    <w:p w14:paraId="6BD4DD80" w14:textId="0C522088" w:rsidR="00916D02" w:rsidRDefault="00916D02" w:rsidP="00916D02">
      <w:pPr>
        <w:pStyle w:val="1Para"/>
      </w:pPr>
      <w:r w:rsidRPr="00916D02">
        <w:t>FishCAM2000 (FC) [1] is a computer-based integrated information system for fisheries management and marine environmental monitoring</w:t>
      </w:r>
      <w:r w:rsidR="00534398">
        <w:t xml:space="preserve">. </w:t>
      </w:r>
      <w:r w:rsidR="00534398" w:rsidRPr="00916D02">
        <w:t>It illustrates a visualization of the fishery activity over the same spatial area of interest for a special type of fish etc.</w:t>
      </w:r>
      <w:r w:rsidR="00534398">
        <w:t xml:space="preserve"> </w:t>
      </w:r>
      <w:r w:rsidRPr="00916D02">
        <w:t xml:space="preserve">It has a simple and </w:t>
      </w:r>
      <w:proofErr w:type="gramStart"/>
      <w:r w:rsidRPr="00916D02">
        <w:t>user friendly</w:t>
      </w:r>
      <w:proofErr w:type="gramEnd"/>
      <w:r w:rsidRPr="00916D02">
        <w:t xml:space="preserve"> interface implemented in Windows Forms. Figure 2.1</w:t>
      </w:r>
      <w:r w:rsidR="004836F1">
        <w:t>.1</w:t>
      </w:r>
      <w:r w:rsidRPr="00916D02">
        <w:t xml:space="preserve"> below shows output after user passes 7 screens of settings of the query wizard. It looks like there are too many steps for a user to get a result, but it was a requirement for the tool to be as generic as possible. Good point is that it presents complex geo data on the map instead of the data table which is a huge time saving for users to understand the query output.</w:t>
      </w:r>
    </w:p>
    <w:p w14:paraId="70627D2A" w14:textId="398EF0BD" w:rsidR="00534398" w:rsidRDefault="00534398" w:rsidP="00916D02">
      <w:pPr>
        <w:pStyle w:val="1Para"/>
        <w:rPr>
          <w:rFonts w:ascii="Times New Roman" w:hAnsi="Times New Roman" w:cs="Times New Roman"/>
          <w:sz w:val="24"/>
          <w:szCs w:val="24"/>
        </w:rPr>
      </w:pPr>
      <w:r w:rsidRPr="00534398">
        <w:rPr>
          <w:rFonts w:ascii="Times New Roman" w:hAnsi="Times New Roman" w:cs="Times New Roman"/>
          <w:noProof/>
          <w:sz w:val="24"/>
          <w:szCs w:val="24"/>
        </w:rPr>
        <w:lastRenderedPageBreak/>
        <w:drawing>
          <wp:inline distT="0" distB="0" distL="0" distR="0" wp14:anchorId="6D59798D" wp14:editId="2B74C3F9">
            <wp:extent cx="5486400" cy="4121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121150"/>
                    </a:xfrm>
                    <a:prstGeom prst="rect">
                      <a:avLst/>
                    </a:prstGeom>
                    <a:noFill/>
                    <a:ln>
                      <a:noFill/>
                    </a:ln>
                  </pic:spPr>
                </pic:pic>
              </a:graphicData>
            </a:graphic>
          </wp:inline>
        </w:drawing>
      </w:r>
    </w:p>
    <w:p w14:paraId="3BB64EDD" w14:textId="32C35CC8" w:rsidR="00534398" w:rsidRPr="00534398" w:rsidRDefault="00534398" w:rsidP="00534398">
      <w:pPr>
        <w:pStyle w:val="1Para"/>
        <w:jc w:val="center"/>
        <w:rPr>
          <w:rFonts w:cs="Arial"/>
        </w:rPr>
      </w:pPr>
      <w:r w:rsidRPr="00534398">
        <w:rPr>
          <w:rFonts w:cs="Arial"/>
        </w:rPr>
        <w:t>Figure 2.1</w:t>
      </w:r>
      <w:r w:rsidR="004836F1">
        <w:rPr>
          <w:rFonts w:cs="Arial"/>
        </w:rPr>
        <w:t>.1</w:t>
      </w:r>
      <w:r w:rsidRPr="00534398">
        <w:rPr>
          <w:rFonts w:cs="Arial"/>
        </w:rPr>
        <w:t xml:space="preserve"> [1]</w:t>
      </w:r>
    </w:p>
    <w:p w14:paraId="6F507912" w14:textId="0E3A68C9" w:rsidR="00916D02" w:rsidRPr="00916D02" w:rsidRDefault="00916D02" w:rsidP="00916D02">
      <w:pPr>
        <w:pStyle w:val="1Para"/>
        <w:rPr>
          <w:rFonts w:ascii="Times New Roman" w:hAnsi="Times New Roman" w:cs="Times New Roman"/>
          <w:sz w:val="24"/>
          <w:szCs w:val="24"/>
        </w:rPr>
      </w:pPr>
      <w:r w:rsidRPr="00916D02">
        <w:t xml:space="preserve">Next work </w:t>
      </w:r>
      <w:r w:rsidR="00534398">
        <w:t>which is</w:t>
      </w:r>
      <w:r w:rsidRPr="00916D02">
        <w:t xml:space="preserve"> to mention is a tool which gets and analyzes data which is directly coming from vessels [2]. It is also geographical data and the amount of fish </w:t>
      </w:r>
      <w:r w:rsidR="00534398">
        <w:t>caught</w:t>
      </w:r>
      <w:r w:rsidRPr="00916D02">
        <w:t xml:space="preserve"> by a particular vessel in a certain region. </w:t>
      </w:r>
      <w:r w:rsidR="004836F1">
        <w:t>A</w:t>
      </w:r>
      <w:r w:rsidRPr="00916D02">
        <w:t xml:space="preserve">uthors show not only geographical spread of fish, but they also have year-to-year comparison charts </w:t>
      </w:r>
      <w:r w:rsidR="004836F1">
        <w:t>(Figure 2.2.2</w:t>
      </w:r>
      <w:r w:rsidRPr="00916D02">
        <w:t xml:space="preserve">). </w:t>
      </w:r>
    </w:p>
    <w:p w14:paraId="7D419F45" w14:textId="33E4671F" w:rsidR="00916D02" w:rsidRPr="00916D02" w:rsidRDefault="00916D02" w:rsidP="00534398">
      <w:pPr>
        <w:pStyle w:val="1Para"/>
        <w:jc w:val="center"/>
        <w:rPr>
          <w:rFonts w:ascii="Times New Roman" w:hAnsi="Times New Roman" w:cs="Times New Roman"/>
          <w:sz w:val="24"/>
          <w:szCs w:val="24"/>
        </w:rPr>
      </w:pPr>
      <w:r w:rsidRPr="00916D02">
        <w:rPr>
          <w:noProof/>
          <w:bdr w:val="none" w:sz="0" w:space="0" w:color="auto" w:frame="1"/>
        </w:rPr>
        <w:lastRenderedPageBreak/>
        <w:drawing>
          <wp:inline distT="0" distB="0" distL="0" distR="0" wp14:anchorId="0EF47940" wp14:editId="7D475066">
            <wp:extent cx="35814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1400" cy="2409825"/>
                    </a:xfrm>
                    <a:prstGeom prst="rect">
                      <a:avLst/>
                    </a:prstGeom>
                    <a:noFill/>
                    <a:ln>
                      <a:noFill/>
                    </a:ln>
                  </pic:spPr>
                </pic:pic>
              </a:graphicData>
            </a:graphic>
          </wp:inline>
        </w:drawing>
      </w:r>
    </w:p>
    <w:p w14:paraId="56EB8939" w14:textId="36ABF540" w:rsidR="00916D02" w:rsidRPr="00534398" w:rsidRDefault="00534398" w:rsidP="00534398">
      <w:pPr>
        <w:pStyle w:val="1Para"/>
        <w:jc w:val="center"/>
        <w:rPr>
          <w:rFonts w:cs="Arial"/>
        </w:rPr>
      </w:pPr>
      <w:r w:rsidRPr="00534398">
        <w:rPr>
          <w:rFonts w:cs="Arial"/>
        </w:rPr>
        <w:t>Figure 2.2</w:t>
      </w:r>
      <w:r w:rsidR="004836F1">
        <w:rPr>
          <w:rFonts w:cs="Arial"/>
        </w:rPr>
        <w:t>.2</w:t>
      </w:r>
      <w:r w:rsidRPr="00534398">
        <w:rPr>
          <w:rFonts w:cs="Arial"/>
        </w:rPr>
        <w:t xml:space="preserve"> [2]</w:t>
      </w:r>
    </w:p>
    <w:p w14:paraId="3D1E3DC3" w14:textId="1075FBE7" w:rsidR="00916D02" w:rsidRPr="00916D02" w:rsidRDefault="00916D02" w:rsidP="004836F1">
      <w:pPr>
        <w:pStyle w:val="1Para"/>
        <w:rPr>
          <w:rFonts w:ascii="Times New Roman" w:hAnsi="Times New Roman" w:cs="Times New Roman"/>
          <w:sz w:val="24"/>
          <w:szCs w:val="24"/>
        </w:rPr>
      </w:pPr>
      <w:r w:rsidRPr="00916D02">
        <w:t xml:space="preserve">Whereas the works we have discussed so far focussed on the visualization of </w:t>
      </w:r>
      <w:r w:rsidR="004836F1">
        <w:t>geographical</w:t>
      </w:r>
      <w:r w:rsidRPr="00916D02">
        <w:t xml:space="preserve"> and </w:t>
      </w:r>
      <w:r w:rsidR="004836F1">
        <w:t>vessel related data</w:t>
      </w:r>
      <w:r w:rsidRPr="00916D02">
        <w:t>, the work of da Silva, Charles Fulcher [6] allows the investigation of land-sea connections. It shows to the reader human impact on the sea from land and vice versa. The maps show the connection between vessels and ports and also</w:t>
      </w:r>
      <w:r w:rsidR="00534398">
        <w:t xml:space="preserve"> </w:t>
      </w:r>
      <w:r w:rsidRPr="00916D02">
        <w:t xml:space="preserve">depict the distribution of gear types used in different regions etc. All that is done with descriptive labels, lines and appropriate legends which any person can be easily understood. </w:t>
      </w:r>
    </w:p>
    <w:p w14:paraId="4C34433F" w14:textId="7200E7B7" w:rsidR="00916D02" w:rsidRDefault="00916D02" w:rsidP="00916D02">
      <w:pPr>
        <w:pStyle w:val="1Para"/>
        <w:rPr>
          <w:color w:val="212121"/>
          <w:shd w:val="clear" w:color="auto" w:fill="FFFFFF"/>
        </w:rPr>
      </w:pPr>
      <w:r w:rsidRPr="00916D02">
        <w:rPr>
          <w:color w:val="212121"/>
          <w:shd w:val="clear" w:color="auto" w:fill="FFFFFF"/>
        </w:rPr>
        <w:t xml:space="preserve">The work of </w:t>
      </w:r>
      <w:proofErr w:type="spellStart"/>
      <w:r w:rsidRPr="00916D02">
        <w:rPr>
          <w:color w:val="212121"/>
          <w:shd w:val="clear" w:color="auto" w:fill="FFFFFF"/>
        </w:rPr>
        <w:t>Barris</w:t>
      </w:r>
      <w:proofErr w:type="spellEnd"/>
      <w:r w:rsidRPr="00916D02">
        <w:rPr>
          <w:color w:val="212121"/>
          <w:shd w:val="clear" w:color="auto" w:fill="FFFFFF"/>
        </w:rPr>
        <w:t xml:space="preserve"> about the state of the salmon [7] provides a good basis for a platform to support analysis and interaction for fishery data through visualization. It uses DFO data related to salmon in BC rivers and the author discussed and tried to produce visualizations for questions that marine experts asked him to solve.</w:t>
      </w:r>
      <w:r w:rsidR="004836F1">
        <w:rPr>
          <w:color w:val="212121"/>
          <w:shd w:val="clear" w:color="auto" w:fill="FFFFFF"/>
        </w:rPr>
        <w:t xml:space="preserve"> In particular, in his work he says that all data sources for DFO are decentralized and there is practically no interface which allows user to analyze data. </w:t>
      </w:r>
      <w:proofErr w:type="gramStart"/>
      <w:r w:rsidR="004836F1">
        <w:rPr>
          <w:color w:val="212121"/>
          <w:shd w:val="clear" w:color="auto" w:fill="FFFFFF"/>
        </w:rPr>
        <w:t>So</w:t>
      </w:r>
      <w:proofErr w:type="gramEnd"/>
      <w:r w:rsidR="004836F1">
        <w:rPr>
          <w:color w:val="212121"/>
          <w:shd w:val="clear" w:color="auto" w:fill="FFFFFF"/>
        </w:rPr>
        <w:t xml:space="preserve"> he combined several data sources and produced visualizations which answers questions about the state of salmon in Canadian rivers.</w:t>
      </w:r>
    </w:p>
    <w:p w14:paraId="27C65656" w14:textId="7EEAE8A5" w:rsidR="005759ED" w:rsidRDefault="005759ED" w:rsidP="00916D02">
      <w:pPr>
        <w:pStyle w:val="1Para"/>
        <w:rPr>
          <w:color w:val="212121"/>
          <w:shd w:val="clear" w:color="auto" w:fill="FFFFFF"/>
        </w:rPr>
      </w:pPr>
    </w:p>
    <w:p w14:paraId="14EC061E" w14:textId="77777777" w:rsidR="005759ED" w:rsidRDefault="005759ED" w:rsidP="00916D02">
      <w:pPr>
        <w:pStyle w:val="1Para"/>
        <w:rPr>
          <w:color w:val="212121"/>
          <w:shd w:val="clear" w:color="auto" w:fill="FFFFFF"/>
        </w:rPr>
      </w:pPr>
    </w:p>
    <w:p w14:paraId="2AD537C8" w14:textId="63ECC45E" w:rsidR="005759ED" w:rsidRPr="00916D02" w:rsidRDefault="005759ED" w:rsidP="005759ED">
      <w:pPr>
        <w:pStyle w:val="Heading2"/>
      </w:pPr>
      <w:bookmarkStart w:id="15" w:name="_Toc60592081"/>
      <w:r>
        <w:lastRenderedPageBreak/>
        <w:t>Approaches to Visualization</w:t>
      </w:r>
      <w:bookmarkEnd w:id="15"/>
    </w:p>
    <w:p w14:paraId="5B63C66F" w14:textId="77777777" w:rsidR="00916D02" w:rsidRPr="00916D02" w:rsidRDefault="00916D02" w:rsidP="00916D02">
      <w:pPr>
        <w:pStyle w:val="1Para"/>
        <w:rPr>
          <w:rFonts w:ascii="Times New Roman" w:hAnsi="Times New Roman" w:cs="Times New Roman"/>
          <w:sz w:val="24"/>
          <w:szCs w:val="24"/>
        </w:rPr>
      </w:pPr>
      <w:r w:rsidRPr="00916D02">
        <w:rPr>
          <w:color w:val="212121"/>
          <w:shd w:val="clear" w:color="auto" w:fill="FFFFFF"/>
        </w:rPr>
        <w:t>The paper with time series prediction on stocks [5] mostly shows the difference between prediction algorithms, but the visualization part requires special attention. Authors used distinct color coding to show results, there is no extra information on the chart which distracts or confuses readers.</w:t>
      </w:r>
    </w:p>
    <w:p w14:paraId="1DC074A8" w14:textId="7F690DD8" w:rsidR="00916D02" w:rsidRPr="00916D02" w:rsidRDefault="00916D02" w:rsidP="005759ED">
      <w:pPr>
        <w:pStyle w:val="1Para"/>
        <w:jc w:val="center"/>
        <w:rPr>
          <w:rFonts w:ascii="Times New Roman" w:hAnsi="Times New Roman" w:cs="Times New Roman"/>
          <w:sz w:val="24"/>
          <w:szCs w:val="24"/>
        </w:rPr>
      </w:pPr>
      <w:r w:rsidRPr="00916D02">
        <w:rPr>
          <w:noProof/>
          <w:color w:val="212121"/>
          <w:bdr w:val="none" w:sz="0" w:space="0" w:color="auto" w:frame="1"/>
          <w:shd w:val="clear" w:color="auto" w:fill="FFFFFF"/>
        </w:rPr>
        <w:drawing>
          <wp:inline distT="0" distB="0" distL="0" distR="0" wp14:anchorId="53DC5082" wp14:editId="14B1ADE6">
            <wp:extent cx="4562475" cy="2781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2475" cy="2781300"/>
                    </a:xfrm>
                    <a:prstGeom prst="rect">
                      <a:avLst/>
                    </a:prstGeom>
                    <a:noFill/>
                    <a:ln>
                      <a:noFill/>
                    </a:ln>
                  </pic:spPr>
                </pic:pic>
              </a:graphicData>
            </a:graphic>
          </wp:inline>
        </w:drawing>
      </w:r>
    </w:p>
    <w:p w14:paraId="1620D28C" w14:textId="025BD3E2" w:rsidR="00916D02" w:rsidRPr="005759ED" w:rsidRDefault="005759ED" w:rsidP="005759ED">
      <w:pPr>
        <w:pStyle w:val="1Para"/>
        <w:jc w:val="center"/>
        <w:rPr>
          <w:rFonts w:cs="Arial"/>
          <w:sz w:val="24"/>
          <w:szCs w:val="24"/>
        </w:rPr>
      </w:pPr>
      <w:r w:rsidRPr="005759ED">
        <w:rPr>
          <w:rFonts w:cs="Arial"/>
          <w:sz w:val="24"/>
          <w:szCs w:val="24"/>
        </w:rPr>
        <w:t>Figure 2.3.1</w:t>
      </w:r>
    </w:p>
    <w:p w14:paraId="0439FAE3" w14:textId="78A6BE17" w:rsidR="00916D02" w:rsidRDefault="00916D02" w:rsidP="00916D02">
      <w:pPr>
        <w:pStyle w:val="1Para"/>
        <w:rPr>
          <w:color w:val="212121"/>
          <w:shd w:val="clear" w:color="auto" w:fill="FFFFFF"/>
        </w:rPr>
      </w:pPr>
      <w:proofErr w:type="spellStart"/>
      <w:r w:rsidRPr="00916D02">
        <w:rPr>
          <w:color w:val="212121"/>
          <w:shd w:val="clear" w:color="auto" w:fill="FFFFFF"/>
        </w:rPr>
        <w:t>IDMVis</w:t>
      </w:r>
      <w:proofErr w:type="spellEnd"/>
      <w:r w:rsidRPr="00916D02">
        <w:rPr>
          <w:color w:val="212121"/>
          <w:shd w:val="clear" w:color="auto" w:fill="FFFFFF"/>
        </w:rPr>
        <w:t xml:space="preserve"> [8]: a visualization tool for a patient with diabetes which shows multidimensional interrelated data during the day. </w:t>
      </w:r>
      <w:proofErr w:type="spellStart"/>
      <w:r w:rsidRPr="00916D02">
        <w:rPr>
          <w:color w:val="212121"/>
          <w:shd w:val="clear" w:color="auto" w:fill="FFFFFF"/>
        </w:rPr>
        <w:t>IDMVis</w:t>
      </w:r>
      <w:proofErr w:type="spellEnd"/>
      <w:r w:rsidRPr="00916D02">
        <w:rPr>
          <w:color w:val="212121"/>
          <w:shd w:val="clear" w:color="auto" w:fill="FFFFFF"/>
        </w:rPr>
        <w:t xml:space="preserve"> includes a novel technique for folding and aligning records by dual sentinel events and scaling the intermediate timeline. It was designed to help doctors to track the state of important parameters of patients and to detect anomalies. After that it can be used as a decision support tool for treatment of diabetes. Design decisions were evaluated by six clinicians.</w:t>
      </w:r>
    </w:p>
    <w:p w14:paraId="2FD766A7" w14:textId="691387D8" w:rsidR="005759ED" w:rsidRPr="00916D02" w:rsidRDefault="005759ED" w:rsidP="00916D02">
      <w:pPr>
        <w:pStyle w:val="1Para"/>
        <w:rPr>
          <w:rFonts w:ascii="Times New Roman" w:hAnsi="Times New Roman" w:cs="Times New Roman"/>
          <w:sz w:val="24"/>
          <w:szCs w:val="24"/>
        </w:rPr>
      </w:pPr>
      <w:r>
        <w:rPr>
          <w:color w:val="212121"/>
          <w:shd w:val="clear" w:color="auto" w:fill="FFFFFF"/>
        </w:rPr>
        <w:t xml:space="preserve">Papers discussed in this subsection are mostly explaining one visualization technique, but Sofia </w:t>
      </w:r>
      <w:proofErr w:type="spellStart"/>
      <w:r>
        <w:rPr>
          <w:color w:val="212121"/>
          <w:shd w:val="clear" w:color="auto" w:fill="FFFFFF"/>
        </w:rPr>
        <w:t>Semikina</w:t>
      </w:r>
      <w:proofErr w:type="spellEnd"/>
      <w:r>
        <w:rPr>
          <w:color w:val="212121"/>
          <w:shd w:val="clear" w:color="auto" w:fill="FFFFFF"/>
        </w:rPr>
        <w:t xml:space="preserve"> in her thesis work </w:t>
      </w:r>
      <w:r>
        <w:t xml:space="preserve">Stress Data Visualization compares methods of visualizing the same data in various </w:t>
      </w:r>
      <w:proofErr w:type="gramStart"/>
      <w:r>
        <w:t>amount</w:t>
      </w:r>
      <w:proofErr w:type="gramEnd"/>
      <w:r>
        <w:t xml:space="preserve"> of charts and diagrams of different types. She uses bar charts, line </w:t>
      </w:r>
      <w:r w:rsidR="00C10319">
        <w:t>charts</w:t>
      </w:r>
      <w:r>
        <w:t>, pie charts, spiral charts</w:t>
      </w:r>
      <w:r w:rsidR="00C10319">
        <w:t>.</w:t>
      </w:r>
      <w:r w:rsidR="00E22473">
        <w:t xml:space="preserve"> </w:t>
      </w:r>
      <w:r w:rsidR="00C10319">
        <w:t>There is also user study involved in her work which shows in the end which visualization particular users understand better.</w:t>
      </w:r>
    </w:p>
    <w:p w14:paraId="71C3D089" w14:textId="04F0DFFB" w:rsidR="00916D02" w:rsidRDefault="00C10319" w:rsidP="00C10319">
      <w:pPr>
        <w:pStyle w:val="Heading1"/>
      </w:pPr>
      <w:bookmarkStart w:id="16" w:name="_Toc60592082"/>
      <w:r>
        <w:lastRenderedPageBreak/>
        <w:t>Design and Use Cases</w:t>
      </w:r>
      <w:bookmarkEnd w:id="16"/>
    </w:p>
    <w:p w14:paraId="680858B9" w14:textId="6D785DC1" w:rsidR="00C65B84" w:rsidRPr="00C65B84" w:rsidRDefault="00C65B84" w:rsidP="00C65B84">
      <w:pPr>
        <w:pStyle w:val="Heading2"/>
      </w:pPr>
      <w:bookmarkStart w:id="17" w:name="_Toc60592083"/>
      <w:commentRangeStart w:id="18"/>
      <w:r>
        <w:t>Importance of Fishery Visualization</w:t>
      </w:r>
      <w:commentRangeEnd w:id="18"/>
      <w:r w:rsidR="00D80D46">
        <w:rPr>
          <w:rStyle w:val="CommentReference"/>
          <w:rFonts w:eastAsiaTheme="minorHAnsi" w:cstheme="minorBidi"/>
          <w:b w:val="0"/>
          <w:color w:val="auto"/>
          <w:lang w:val="en-US"/>
        </w:rPr>
        <w:commentReference w:id="18"/>
      </w:r>
      <w:bookmarkEnd w:id="17"/>
    </w:p>
    <w:p w14:paraId="79E200E8" w14:textId="77777777" w:rsidR="00C10319" w:rsidRPr="00C10319" w:rsidRDefault="00C10319" w:rsidP="00507C0A">
      <w:pPr>
        <w:spacing w:after="0"/>
        <w:ind w:firstLine="720"/>
        <w:rPr>
          <w:rFonts w:ascii="Times New Roman" w:eastAsia="Times New Roman" w:hAnsi="Times New Roman" w:cs="Times New Roman"/>
          <w:sz w:val="24"/>
          <w:szCs w:val="24"/>
        </w:rPr>
      </w:pPr>
      <w:r w:rsidRPr="00C10319">
        <w:rPr>
          <w:rFonts w:eastAsia="Times New Roman" w:cs="Arial"/>
          <w:color w:val="000000"/>
        </w:rPr>
        <w:t xml:space="preserve">Ability to see yearly </w:t>
      </w:r>
      <w:commentRangeStart w:id="19"/>
      <w:r w:rsidRPr="00C10319">
        <w:rPr>
          <w:rFonts w:eastAsia="Times New Roman" w:cs="Arial"/>
          <w:color w:val="000000"/>
        </w:rPr>
        <w:t xml:space="preserve">correlation </w:t>
      </w:r>
      <w:commentRangeEnd w:id="19"/>
      <w:r w:rsidR="008D397D">
        <w:rPr>
          <w:rStyle w:val="CommentReference"/>
        </w:rPr>
        <w:commentReference w:id="19"/>
      </w:r>
      <w:r w:rsidRPr="00C10319">
        <w:rPr>
          <w:rFonts w:eastAsia="Times New Roman" w:cs="Arial"/>
          <w:color w:val="000000"/>
        </w:rPr>
        <w:t xml:space="preserve">is an important question for </w:t>
      </w:r>
      <w:commentRangeStart w:id="20"/>
      <w:r w:rsidRPr="00C10319">
        <w:rPr>
          <w:rFonts w:eastAsia="Times New Roman" w:cs="Arial"/>
          <w:color w:val="000000"/>
        </w:rPr>
        <w:t xml:space="preserve">marine scientists, biologists and businesses </w:t>
      </w:r>
      <w:commentRangeEnd w:id="20"/>
      <w:r w:rsidR="008D397D">
        <w:rPr>
          <w:rStyle w:val="CommentReference"/>
        </w:rPr>
        <w:commentReference w:id="20"/>
      </w:r>
      <w:r w:rsidRPr="00C10319">
        <w:rPr>
          <w:rFonts w:eastAsia="Times New Roman" w:cs="Arial"/>
          <w:color w:val="000000"/>
        </w:rPr>
        <w:t>which relay on a specific fish type.</w:t>
      </w:r>
    </w:p>
    <w:p w14:paraId="6E49BD83" w14:textId="210C39C9" w:rsidR="00C10319" w:rsidRDefault="00C10319" w:rsidP="00507C0A">
      <w:pPr>
        <w:spacing w:after="0"/>
        <w:ind w:firstLine="720"/>
        <w:rPr>
          <w:rFonts w:eastAsia="Times New Roman" w:cs="Arial"/>
          <w:color w:val="000000"/>
        </w:rPr>
      </w:pPr>
      <w:r w:rsidRPr="00C10319">
        <w:rPr>
          <w:rFonts w:eastAsia="Times New Roman" w:cs="Arial"/>
          <w:color w:val="000000"/>
        </w:rPr>
        <w:t>According to the articles</w:t>
      </w:r>
      <w:r w:rsidR="00507C0A">
        <w:rPr>
          <w:rFonts w:eastAsia="Times New Roman" w:cs="Arial"/>
          <w:color w:val="000000"/>
        </w:rPr>
        <w:t xml:space="preserve"> and papers</w:t>
      </w:r>
      <w:r w:rsidRPr="00C10319">
        <w:rPr>
          <w:rFonts w:eastAsia="Times New Roman" w:cs="Arial"/>
          <w:color w:val="000000"/>
        </w:rPr>
        <w:t xml:space="preserve"> below people are more and more concerned about </w:t>
      </w:r>
      <w:commentRangeStart w:id="21"/>
      <w:r w:rsidRPr="00C10319">
        <w:rPr>
          <w:rFonts w:eastAsia="Times New Roman" w:cs="Arial"/>
          <w:color w:val="000000"/>
        </w:rPr>
        <w:t xml:space="preserve">the state </w:t>
      </w:r>
      <w:commentRangeEnd w:id="21"/>
      <w:r w:rsidR="002D1AC8">
        <w:rPr>
          <w:rStyle w:val="CommentReference"/>
        </w:rPr>
        <w:commentReference w:id="21"/>
      </w:r>
      <w:r w:rsidRPr="00C10319">
        <w:rPr>
          <w:rFonts w:eastAsia="Times New Roman" w:cs="Arial"/>
          <w:color w:val="000000"/>
        </w:rPr>
        <w:t>of the fish in the world ocean.</w:t>
      </w:r>
    </w:p>
    <w:p w14:paraId="6D1189BE" w14:textId="615C1853" w:rsidR="00507C0A" w:rsidRDefault="00507C0A" w:rsidP="00507C0A">
      <w:pPr>
        <w:spacing w:after="0"/>
        <w:ind w:firstLine="720"/>
        <w:rPr>
          <w:rFonts w:eastAsia="Times New Roman" w:cs="Arial"/>
          <w:color w:val="000000"/>
        </w:rPr>
      </w:pPr>
    </w:p>
    <w:p w14:paraId="251E250F" w14:textId="3245E2FB" w:rsidR="00D97021" w:rsidRDefault="00D97021" w:rsidP="00507C0A">
      <w:pPr>
        <w:spacing w:after="0"/>
        <w:ind w:firstLine="720"/>
        <w:rPr>
          <w:rFonts w:eastAsia="Times New Roman" w:cs="Arial"/>
          <w:color w:val="000000"/>
        </w:rPr>
      </w:pPr>
      <w:r w:rsidRPr="00D97021">
        <w:rPr>
          <w:rFonts w:eastAsia="Times New Roman" w:cs="Arial"/>
          <w:color w:val="000000"/>
        </w:rPr>
        <w:t>Fish population monitoring</w:t>
      </w:r>
    </w:p>
    <w:p w14:paraId="3E2193B8" w14:textId="4594D056" w:rsidR="00D97021" w:rsidRDefault="000B5EBB" w:rsidP="0016722A">
      <w:pPr>
        <w:spacing w:after="0"/>
      </w:pPr>
      <w:hyperlink r:id="rId18" w:history="1">
        <w:r w:rsidR="0016722A" w:rsidRPr="009553F2">
          <w:rPr>
            <w:rStyle w:val="Hyperlink"/>
            <w:lang w:val="uk-UA"/>
          </w:rPr>
          <w:t>https://www.ontario.ca/page/methods-monitoring-fish-populations</w:t>
        </w:r>
      </w:hyperlink>
    </w:p>
    <w:p w14:paraId="746EE0D2" w14:textId="77777777" w:rsidR="00D97021" w:rsidRPr="00D97021" w:rsidRDefault="00D97021" w:rsidP="00D97021">
      <w:pPr>
        <w:spacing w:after="0"/>
        <w:ind w:firstLine="720"/>
        <w:rPr>
          <w:rFonts w:eastAsia="Times New Roman" w:cs="Arial"/>
          <w:color w:val="000000"/>
        </w:rPr>
      </w:pPr>
      <w:r w:rsidRPr="00D97021">
        <w:rPr>
          <w:rFonts w:eastAsia="Times New Roman" w:cs="Arial"/>
          <w:color w:val="000000"/>
        </w:rPr>
        <w:t xml:space="preserve">Reporting on the status of aquatic resources and how they are changing over time and understanding the impacts of </w:t>
      </w:r>
      <w:proofErr w:type="gramStart"/>
      <w:r w:rsidRPr="00D97021">
        <w:rPr>
          <w:rFonts w:eastAsia="Times New Roman" w:cs="Arial"/>
          <w:color w:val="000000"/>
        </w:rPr>
        <w:t>large scale</w:t>
      </w:r>
      <w:proofErr w:type="gramEnd"/>
      <w:r w:rsidRPr="00D97021">
        <w:rPr>
          <w:rFonts w:eastAsia="Times New Roman" w:cs="Arial"/>
          <w:color w:val="000000"/>
        </w:rPr>
        <w:t xml:space="preserve"> disturbance and human activities on aquatic resources are among the most important processes for assessing the state of ecosystems.</w:t>
      </w:r>
    </w:p>
    <w:p w14:paraId="3FC170DC" w14:textId="388FB36B" w:rsidR="00D97021" w:rsidRDefault="00D97021" w:rsidP="00D97021">
      <w:pPr>
        <w:spacing w:after="0"/>
        <w:ind w:firstLine="720"/>
        <w:rPr>
          <w:rFonts w:eastAsia="Times New Roman" w:cs="Arial"/>
          <w:color w:val="000000"/>
        </w:rPr>
      </w:pPr>
      <w:r w:rsidRPr="00D97021">
        <w:rPr>
          <w:rFonts w:eastAsia="Times New Roman" w:cs="Arial"/>
          <w:color w:val="000000"/>
        </w:rPr>
        <w:t>To display the human influence on an ecosystem or a certain type of fish, data on the amount of catch of this species by region, the number of the species in comparison with previous years, data from the SARA and COSEWIC organization about species at risk etc. can be useful.</w:t>
      </w:r>
    </w:p>
    <w:p w14:paraId="7BE2D0AF" w14:textId="77777777" w:rsidR="0016722A" w:rsidRDefault="0016722A" w:rsidP="00D97021">
      <w:pPr>
        <w:spacing w:after="0"/>
        <w:ind w:firstLine="720"/>
        <w:rPr>
          <w:rFonts w:eastAsia="Times New Roman" w:cs="Arial"/>
          <w:color w:val="000000"/>
        </w:rPr>
      </w:pPr>
    </w:p>
    <w:p w14:paraId="3E732F4B" w14:textId="77777777" w:rsidR="0016722A" w:rsidRPr="0016722A" w:rsidRDefault="000B5EBB" w:rsidP="0016722A">
      <w:pPr>
        <w:rPr>
          <w:rFonts w:asciiTheme="minorHAnsi" w:hAnsiTheme="minorHAnsi"/>
        </w:rPr>
      </w:pPr>
      <w:hyperlink r:id="rId19" w:history="1">
        <w:r w:rsidR="0016722A">
          <w:rPr>
            <w:rStyle w:val="Hyperlink"/>
          </w:rPr>
          <w:t>https</w:t>
        </w:r>
        <w:r w:rsidR="0016722A" w:rsidRPr="0016722A">
          <w:rPr>
            <w:rStyle w:val="Hyperlink"/>
          </w:rPr>
          <w:t>://</w:t>
        </w:r>
        <w:r w:rsidR="0016722A">
          <w:rPr>
            <w:rStyle w:val="Hyperlink"/>
          </w:rPr>
          <w:t>waves</w:t>
        </w:r>
        <w:r w:rsidR="0016722A" w:rsidRPr="0016722A">
          <w:rPr>
            <w:rStyle w:val="Hyperlink"/>
          </w:rPr>
          <w:t>-</w:t>
        </w:r>
        <w:r w:rsidR="0016722A">
          <w:rPr>
            <w:rStyle w:val="Hyperlink"/>
          </w:rPr>
          <w:t>vagues</w:t>
        </w:r>
        <w:r w:rsidR="0016722A" w:rsidRPr="0016722A">
          <w:rPr>
            <w:rStyle w:val="Hyperlink"/>
          </w:rPr>
          <w:t>.</w:t>
        </w:r>
        <w:r w:rsidR="0016722A">
          <w:rPr>
            <w:rStyle w:val="Hyperlink"/>
          </w:rPr>
          <w:t>dfo</w:t>
        </w:r>
        <w:r w:rsidR="0016722A" w:rsidRPr="0016722A">
          <w:rPr>
            <w:rStyle w:val="Hyperlink"/>
          </w:rPr>
          <w:t>-</w:t>
        </w:r>
        <w:r w:rsidR="0016722A">
          <w:rPr>
            <w:rStyle w:val="Hyperlink"/>
          </w:rPr>
          <w:t>mpo</w:t>
        </w:r>
        <w:r w:rsidR="0016722A" w:rsidRPr="0016722A">
          <w:rPr>
            <w:rStyle w:val="Hyperlink"/>
          </w:rPr>
          <w:t>.</w:t>
        </w:r>
        <w:r w:rsidR="0016722A">
          <w:rPr>
            <w:rStyle w:val="Hyperlink"/>
          </w:rPr>
          <w:t>gc</w:t>
        </w:r>
        <w:r w:rsidR="0016722A" w:rsidRPr="0016722A">
          <w:rPr>
            <w:rStyle w:val="Hyperlink"/>
          </w:rPr>
          <w:t>.</w:t>
        </w:r>
        <w:r w:rsidR="0016722A">
          <w:rPr>
            <w:rStyle w:val="Hyperlink"/>
          </w:rPr>
          <w:t>ca</w:t>
        </w:r>
        <w:r w:rsidR="0016722A" w:rsidRPr="0016722A">
          <w:rPr>
            <w:rStyle w:val="Hyperlink"/>
          </w:rPr>
          <w:t>/</w:t>
        </w:r>
        <w:r w:rsidR="0016722A">
          <w:rPr>
            <w:rStyle w:val="Hyperlink"/>
          </w:rPr>
          <w:t>Library</w:t>
        </w:r>
        <w:r w:rsidR="0016722A" w:rsidRPr="0016722A">
          <w:rPr>
            <w:rStyle w:val="Hyperlink"/>
          </w:rPr>
          <w:t>/40622745.</w:t>
        </w:r>
        <w:r w:rsidR="0016722A">
          <w:rPr>
            <w:rStyle w:val="Hyperlink"/>
          </w:rPr>
          <w:t>pdf</w:t>
        </w:r>
      </w:hyperlink>
    </w:p>
    <w:p w14:paraId="6C82CBA6" w14:textId="03463C9B" w:rsidR="0016722A" w:rsidRPr="00D97021" w:rsidRDefault="0016722A" w:rsidP="00D97021">
      <w:pPr>
        <w:spacing w:after="0"/>
        <w:ind w:firstLine="720"/>
        <w:rPr>
          <w:rFonts w:eastAsia="Times New Roman" w:cs="Arial"/>
          <w:color w:val="000000"/>
        </w:rPr>
      </w:pPr>
      <w:r w:rsidRPr="0016722A">
        <w:rPr>
          <w:rFonts w:eastAsia="Times New Roman" w:cs="Arial"/>
          <w:color w:val="000000"/>
        </w:rPr>
        <w:t xml:space="preserve">The 1993 Report on the status of groundfish stocks in the Canadian Northwest Atlantic reported </w:t>
      </w:r>
      <w:r>
        <w:rPr>
          <w:rFonts w:eastAsia="Times New Roman" w:cs="Arial"/>
          <w:color w:val="000000"/>
        </w:rPr>
        <w:t>cod</w:t>
      </w:r>
      <w:r w:rsidRPr="0016722A">
        <w:rPr>
          <w:rFonts w:eastAsia="Times New Roman" w:cs="Arial"/>
          <w:color w:val="000000"/>
        </w:rPr>
        <w:t xml:space="preserve"> catch data. Used multiplicative analyzes of catch-at-age from research surveys and the commercial fishery and on average fishing mortalities from preliminary SPA. Based on these data, it was concluded that fishing mortality (page 17) and that there has been a gradua</w:t>
      </w:r>
      <w:r>
        <w:rPr>
          <w:rFonts w:eastAsia="Times New Roman" w:cs="Arial"/>
          <w:color w:val="000000"/>
        </w:rPr>
        <w:t>l</w:t>
      </w:r>
      <w:r w:rsidRPr="0016722A">
        <w:rPr>
          <w:rFonts w:eastAsia="Times New Roman" w:cs="Arial"/>
          <w:color w:val="000000"/>
        </w:rPr>
        <w:t xml:space="preserve"> decline in stock size through the second half of the 1980s.</w:t>
      </w:r>
    </w:p>
    <w:p w14:paraId="671E706E" w14:textId="2ED31257" w:rsidR="00507C0A" w:rsidRDefault="0016722A" w:rsidP="00507C0A">
      <w:pPr>
        <w:spacing w:after="0" w:line="240" w:lineRule="auto"/>
        <w:ind w:firstLine="720"/>
        <w:rPr>
          <w:rFonts w:eastAsia="Times New Roman" w:cs="Arial"/>
          <w:color w:val="000000"/>
        </w:rPr>
      </w:pPr>
      <w:r>
        <w:rPr>
          <w:noProof/>
        </w:rPr>
        <w:lastRenderedPageBreak/>
        <w:drawing>
          <wp:inline distT="0" distB="0" distL="0" distR="0" wp14:anchorId="79B2FCAF" wp14:editId="578F168E">
            <wp:extent cx="5486400" cy="3350260"/>
            <wp:effectExtent l="0" t="0" r="0" b="2540"/>
            <wp:docPr id="5" name="Picture 5"/>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stretch>
                      <a:fillRect/>
                    </a:stretch>
                  </pic:blipFill>
                  <pic:spPr>
                    <a:xfrm>
                      <a:off x="0" y="0"/>
                      <a:ext cx="5486400" cy="3350260"/>
                    </a:xfrm>
                    <a:prstGeom prst="rect">
                      <a:avLst/>
                    </a:prstGeom>
                  </pic:spPr>
                </pic:pic>
              </a:graphicData>
            </a:graphic>
          </wp:inline>
        </w:drawing>
      </w:r>
    </w:p>
    <w:p w14:paraId="72734D73" w14:textId="73456506" w:rsidR="0016722A" w:rsidRDefault="0016722A" w:rsidP="0016722A">
      <w:pPr>
        <w:spacing w:after="0" w:line="240" w:lineRule="auto"/>
        <w:ind w:firstLine="720"/>
        <w:jc w:val="center"/>
        <w:rPr>
          <w:rFonts w:eastAsia="Times New Roman" w:cs="Arial"/>
          <w:color w:val="000000"/>
        </w:rPr>
      </w:pPr>
      <w:r>
        <w:rPr>
          <w:rFonts w:eastAsia="Times New Roman" w:cs="Arial"/>
          <w:color w:val="000000"/>
        </w:rPr>
        <w:t>Figure 3.1.1</w:t>
      </w:r>
    </w:p>
    <w:p w14:paraId="48417AC2" w14:textId="77777777" w:rsidR="0016722A" w:rsidRPr="00D97021" w:rsidRDefault="0016722A" w:rsidP="0016722A">
      <w:pPr>
        <w:spacing w:after="0" w:line="240" w:lineRule="auto"/>
        <w:ind w:firstLine="720"/>
        <w:jc w:val="center"/>
        <w:rPr>
          <w:rFonts w:eastAsia="Times New Roman" w:cs="Arial"/>
          <w:color w:val="000000"/>
        </w:rPr>
      </w:pPr>
    </w:p>
    <w:p w14:paraId="56806D6E" w14:textId="7BB95AAE" w:rsidR="0016722A" w:rsidRDefault="0016722A" w:rsidP="0016722A">
      <w:pPr>
        <w:spacing w:after="0"/>
        <w:ind w:firstLine="720"/>
        <w:rPr>
          <w:rFonts w:eastAsia="Times New Roman" w:cs="Arial"/>
          <w:color w:val="000000"/>
        </w:rPr>
      </w:pPr>
      <w:r w:rsidRPr="0016722A">
        <w:rPr>
          <w:rFonts w:eastAsia="Times New Roman" w:cs="Arial"/>
          <w:color w:val="000000"/>
        </w:rPr>
        <w:t xml:space="preserve">In the same report, data on the amount of COD catches from 1960 to 1994 </w:t>
      </w:r>
      <w:r>
        <w:rPr>
          <w:rFonts w:eastAsia="Times New Roman" w:cs="Arial"/>
          <w:color w:val="000000"/>
        </w:rPr>
        <w:t>was</w:t>
      </w:r>
      <w:r w:rsidRPr="0016722A">
        <w:rPr>
          <w:rFonts w:eastAsia="Times New Roman" w:cs="Arial"/>
          <w:color w:val="000000"/>
        </w:rPr>
        <w:t xml:space="preserve"> provided and compared with data on the population of different age groups of this species, fish mortality, recruitment, supply and demand, etc. for the same period of time.</w:t>
      </w:r>
    </w:p>
    <w:p w14:paraId="10D8CF3B" w14:textId="77777777" w:rsidR="0016722A" w:rsidRDefault="0016722A" w:rsidP="0016722A">
      <w:pPr>
        <w:spacing w:after="0" w:line="240" w:lineRule="auto"/>
        <w:ind w:firstLine="720"/>
        <w:rPr>
          <w:rFonts w:eastAsia="Times New Roman" w:cs="Arial"/>
          <w:color w:val="000000"/>
        </w:rPr>
      </w:pPr>
    </w:p>
    <w:p w14:paraId="3510F1EF" w14:textId="77777777" w:rsidR="0016722A" w:rsidRDefault="000B5EBB" w:rsidP="0016722A">
      <w:pPr>
        <w:jc w:val="both"/>
        <w:rPr>
          <w:rFonts w:asciiTheme="minorHAnsi" w:hAnsiTheme="minorHAnsi"/>
          <w:lang w:val="uk-UA"/>
        </w:rPr>
      </w:pPr>
      <w:hyperlink r:id="rId21" w:history="1">
        <w:r w:rsidR="0016722A">
          <w:rPr>
            <w:rStyle w:val="Hyperlink"/>
          </w:rPr>
          <w:t>https</w:t>
        </w:r>
        <w:r w:rsidR="0016722A">
          <w:rPr>
            <w:rStyle w:val="Hyperlink"/>
            <w:lang w:val="uk-UA"/>
          </w:rPr>
          <w:t>://</w:t>
        </w:r>
        <w:r w:rsidR="0016722A">
          <w:rPr>
            <w:rStyle w:val="Hyperlink"/>
          </w:rPr>
          <w:t>waves</w:t>
        </w:r>
        <w:r w:rsidR="0016722A">
          <w:rPr>
            <w:rStyle w:val="Hyperlink"/>
            <w:lang w:val="uk-UA"/>
          </w:rPr>
          <w:t>-</w:t>
        </w:r>
        <w:proofErr w:type="spellStart"/>
        <w:r w:rsidR="0016722A">
          <w:rPr>
            <w:rStyle w:val="Hyperlink"/>
          </w:rPr>
          <w:t>vagues</w:t>
        </w:r>
        <w:proofErr w:type="spellEnd"/>
        <w:r w:rsidR="0016722A">
          <w:rPr>
            <w:rStyle w:val="Hyperlink"/>
            <w:lang w:val="uk-UA"/>
          </w:rPr>
          <w:t>.</w:t>
        </w:r>
        <w:proofErr w:type="spellStart"/>
        <w:r w:rsidR="0016722A">
          <w:rPr>
            <w:rStyle w:val="Hyperlink"/>
          </w:rPr>
          <w:t>dfo</w:t>
        </w:r>
        <w:proofErr w:type="spellEnd"/>
        <w:r w:rsidR="0016722A">
          <w:rPr>
            <w:rStyle w:val="Hyperlink"/>
            <w:lang w:val="uk-UA"/>
          </w:rPr>
          <w:t>-</w:t>
        </w:r>
        <w:proofErr w:type="spellStart"/>
        <w:r w:rsidR="0016722A">
          <w:rPr>
            <w:rStyle w:val="Hyperlink"/>
          </w:rPr>
          <w:t>mpo</w:t>
        </w:r>
        <w:proofErr w:type="spellEnd"/>
        <w:r w:rsidR="0016722A">
          <w:rPr>
            <w:rStyle w:val="Hyperlink"/>
            <w:lang w:val="uk-UA"/>
          </w:rPr>
          <w:t>.</w:t>
        </w:r>
        <w:proofErr w:type="spellStart"/>
        <w:r w:rsidR="0016722A">
          <w:rPr>
            <w:rStyle w:val="Hyperlink"/>
          </w:rPr>
          <w:t>gc</w:t>
        </w:r>
        <w:proofErr w:type="spellEnd"/>
        <w:r w:rsidR="0016722A">
          <w:rPr>
            <w:rStyle w:val="Hyperlink"/>
            <w:lang w:val="uk-UA"/>
          </w:rPr>
          <w:t>.</w:t>
        </w:r>
        <w:r w:rsidR="0016722A">
          <w:rPr>
            <w:rStyle w:val="Hyperlink"/>
          </w:rPr>
          <w:t>ca</w:t>
        </w:r>
        <w:r w:rsidR="0016722A">
          <w:rPr>
            <w:rStyle w:val="Hyperlink"/>
            <w:lang w:val="uk-UA"/>
          </w:rPr>
          <w:t>/</w:t>
        </w:r>
        <w:r w:rsidR="0016722A">
          <w:rPr>
            <w:rStyle w:val="Hyperlink"/>
          </w:rPr>
          <w:t>Library</w:t>
        </w:r>
        <w:r w:rsidR="0016722A">
          <w:rPr>
            <w:rStyle w:val="Hyperlink"/>
            <w:lang w:val="uk-UA"/>
          </w:rPr>
          <w:t>/331887.</w:t>
        </w:r>
        <w:r w:rsidR="0016722A">
          <w:rPr>
            <w:rStyle w:val="Hyperlink"/>
          </w:rPr>
          <w:t>pdf</w:t>
        </w:r>
      </w:hyperlink>
    </w:p>
    <w:p w14:paraId="34CA35AA" w14:textId="1E02BF56" w:rsidR="0016722A" w:rsidRDefault="0016722A" w:rsidP="0016722A">
      <w:pPr>
        <w:spacing w:after="0"/>
        <w:ind w:firstLine="720"/>
        <w:rPr>
          <w:rFonts w:eastAsia="Times New Roman" w:cs="Arial"/>
          <w:color w:val="000000"/>
          <w:lang w:val="uk-UA"/>
        </w:rPr>
      </w:pPr>
      <w:r w:rsidRPr="0016722A">
        <w:rPr>
          <w:rFonts w:eastAsia="Times New Roman" w:cs="Arial"/>
          <w:color w:val="000000"/>
          <w:lang w:val="uk-UA"/>
        </w:rPr>
        <w:t>The Stock Status Report for 2004 year provided abundance data for Northern Abalone for each year (see Figure</w:t>
      </w:r>
      <w:r>
        <w:rPr>
          <w:rFonts w:eastAsia="Times New Roman" w:cs="Arial"/>
          <w:color w:val="000000"/>
        </w:rPr>
        <w:t xml:space="preserve"> 3.1.2</w:t>
      </w:r>
      <w:r w:rsidRPr="0016722A">
        <w:rPr>
          <w:rFonts w:eastAsia="Times New Roman" w:cs="Arial"/>
          <w:color w:val="000000"/>
          <w:lang w:val="uk-UA"/>
        </w:rPr>
        <w:t>). This figure shows that since 1998 the abundance of this species has fallen below the permissible short-term recovery objective</w:t>
      </w:r>
      <w:r>
        <w:rPr>
          <w:rFonts w:eastAsia="Times New Roman" w:cs="Arial"/>
          <w:color w:val="000000"/>
        </w:rPr>
        <w:t xml:space="preserve"> line</w:t>
      </w:r>
      <w:r w:rsidRPr="0016722A">
        <w:rPr>
          <w:rFonts w:eastAsia="Times New Roman" w:cs="Arial"/>
          <w:color w:val="000000"/>
          <w:lang w:val="uk-UA"/>
        </w:rPr>
        <w:t>.</w:t>
      </w:r>
    </w:p>
    <w:p w14:paraId="6A72FD77" w14:textId="10AFB18D" w:rsidR="0016722A" w:rsidRDefault="0016722A" w:rsidP="0016722A">
      <w:pPr>
        <w:spacing w:after="0"/>
        <w:ind w:firstLine="720"/>
        <w:rPr>
          <w:rFonts w:eastAsia="Times New Roman" w:cs="Arial"/>
          <w:color w:val="000000"/>
          <w:lang w:val="uk-UA"/>
        </w:rPr>
      </w:pPr>
      <w:r>
        <w:rPr>
          <w:noProof/>
        </w:rPr>
        <w:lastRenderedPageBreak/>
        <w:drawing>
          <wp:inline distT="0" distB="0" distL="0" distR="0" wp14:anchorId="30CC2C8C" wp14:editId="23D5B700">
            <wp:extent cx="4550410" cy="2827655"/>
            <wp:effectExtent l="0" t="0" r="2540" b="0"/>
            <wp:docPr id="7" name="Picture 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stretch>
                      <a:fillRect/>
                    </a:stretch>
                  </pic:blipFill>
                  <pic:spPr>
                    <a:xfrm>
                      <a:off x="0" y="0"/>
                      <a:ext cx="4550410" cy="2827655"/>
                    </a:xfrm>
                    <a:prstGeom prst="rect">
                      <a:avLst/>
                    </a:prstGeom>
                  </pic:spPr>
                </pic:pic>
              </a:graphicData>
            </a:graphic>
          </wp:inline>
        </w:drawing>
      </w:r>
    </w:p>
    <w:p w14:paraId="3F3B2645" w14:textId="33B27F55" w:rsidR="0016722A" w:rsidRDefault="0016722A" w:rsidP="0016722A">
      <w:pPr>
        <w:spacing w:after="0"/>
        <w:ind w:firstLine="720"/>
        <w:jc w:val="center"/>
        <w:rPr>
          <w:rFonts w:eastAsia="Times New Roman" w:cs="Arial"/>
          <w:color w:val="000000"/>
        </w:rPr>
      </w:pPr>
      <w:r>
        <w:rPr>
          <w:rFonts w:eastAsia="Times New Roman" w:cs="Arial"/>
          <w:color w:val="000000"/>
        </w:rPr>
        <w:t>Figure 3.1.2</w:t>
      </w:r>
    </w:p>
    <w:p w14:paraId="61CBB901" w14:textId="5F854ABE" w:rsidR="003C0EF0" w:rsidRDefault="003C0EF0" w:rsidP="0016722A">
      <w:pPr>
        <w:spacing w:after="0"/>
        <w:ind w:firstLine="720"/>
        <w:jc w:val="center"/>
        <w:rPr>
          <w:rFonts w:eastAsia="Times New Roman" w:cs="Arial"/>
          <w:color w:val="000000"/>
        </w:rPr>
      </w:pPr>
    </w:p>
    <w:p w14:paraId="754731F7" w14:textId="77777777" w:rsidR="001D584F" w:rsidRPr="004D67AC" w:rsidRDefault="001D584F" w:rsidP="001D584F">
      <w:pPr>
        <w:ind w:firstLine="720"/>
        <w:jc w:val="both"/>
        <w:rPr>
          <w:rFonts w:asciiTheme="minorHAnsi" w:hAnsiTheme="minorHAnsi"/>
          <w:rPrChange w:id="22" w:author="Vladymyr Kozyr" w:date="2021-01-10T22:00:00Z">
            <w:rPr>
              <w:rFonts w:asciiTheme="minorHAnsi" w:hAnsiTheme="minorHAnsi"/>
              <w:lang w:val="ru-RU"/>
            </w:rPr>
          </w:rPrChange>
        </w:rPr>
      </w:pPr>
      <w:r>
        <w:t>Scottish publications</w:t>
      </w:r>
    </w:p>
    <w:p w14:paraId="1791486C" w14:textId="3EA01660" w:rsidR="003C0EF0" w:rsidRDefault="000B5EBB" w:rsidP="003C0EF0">
      <w:pPr>
        <w:spacing w:after="0"/>
        <w:ind w:firstLine="720"/>
      </w:pPr>
      <w:hyperlink r:id="rId23" w:history="1">
        <w:r w:rsidR="001D584F">
          <w:rPr>
            <w:rStyle w:val="Hyperlink"/>
          </w:rPr>
          <w:t>https://www.gov.scot/publications/scottish-sea-fisheries-statistics-2019/</w:t>
        </w:r>
      </w:hyperlink>
    </w:p>
    <w:p w14:paraId="1E872CC8" w14:textId="6E189BBB" w:rsidR="001D584F" w:rsidRPr="001D584F" w:rsidRDefault="001D584F" w:rsidP="003C0EF0">
      <w:pPr>
        <w:spacing w:after="0"/>
        <w:ind w:firstLine="720"/>
        <w:rPr>
          <w:rFonts w:eastAsia="Times New Roman" w:cs="Arial"/>
          <w:color w:val="000000"/>
        </w:rPr>
      </w:pPr>
      <w:r w:rsidRPr="001D584F">
        <w:rPr>
          <w:rFonts w:eastAsia="Times New Roman" w:cs="Arial"/>
          <w:color w:val="000000"/>
        </w:rPr>
        <w:t>More recent annual environmental reports also show this kind of data. For example, Scottish Sea Fisheries Statistics for 2019 from the Cabinet Secretary for Rural Economy and Tourism provides both summary data and more detailed statistics by region. From the information related to this topic, the following can be distinguished:</w:t>
      </w:r>
    </w:p>
    <w:p w14:paraId="0748748B" w14:textId="5D6B8020" w:rsidR="001D584F" w:rsidRPr="001D584F" w:rsidRDefault="001D584F" w:rsidP="001D584F">
      <w:pPr>
        <w:pStyle w:val="ListParagraph"/>
        <w:numPr>
          <w:ilvl w:val="0"/>
          <w:numId w:val="4"/>
        </w:numPr>
        <w:spacing w:before="0" w:after="160" w:line="256" w:lineRule="auto"/>
        <w:rPr>
          <w:rFonts w:ascii="Arial" w:hAnsi="Arial" w:cs="Arial"/>
          <w:rPrChange w:id="23" w:author="Vladymyr Kozyr" w:date="2021-01-10T21:58:00Z">
            <w:rPr>
              <w:rFonts w:asciiTheme="minorHAnsi" w:hAnsiTheme="minorHAnsi"/>
            </w:rPr>
          </w:rPrChange>
        </w:rPr>
      </w:pPr>
      <w:del w:id="24" w:author="Vladymyr Kozyr" w:date="2021-01-10T22:00:00Z">
        <w:r w:rsidRPr="000B5EBB" w:rsidDel="004D67AC">
          <w:rPr>
            <w:rFonts w:ascii="Arial" w:hAnsi="Arial" w:cs="Arial"/>
            <w:color w:val="000000" w:themeColor="text1"/>
            <w:rPrChange w:id="25" w:author="Vladymyr Kozyr [2]" w:date="2021-01-31T14:43:00Z">
              <w:rPr/>
            </w:rPrChange>
          </w:rPr>
          <w:delText>t</w:delText>
        </w:r>
      </w:del>
      <w:ins w:id="26" w:author="Vladymyr Kozyr [2]" w:date="2021-01-31T14:42:00Z">
        <w:r w:rsidR="000B5EBB" w:rsidRPr="000B5EBB">
          <w:rPr>
            <w:rFonts w:ascii="Arial" w:hAnsi="Arial" w:cs="Arial"/>
            <w:color w:val="000000" w:themeColor="text1"/>
            <w:rPrChange w:id="27" w:author="Vladymyr Kozyr [2]" w:date="2021-01-31T14:43:00Z">
              <w:rPr>
                <w:rFonts w:ascii="Arial" w:hAnsi="Arial" w:cs="Arial"/>
              </w:rPr>
            </w:rPrChange>
          </w:rPr>
          <w:t>T</w:t>
        </w:r>
      </w:ins>
      <w:ins w:id="28" w:author="Vladymyr Kozyr" w:date="2021-01-10T22:00:00Z">
        <w:del w:id="29" w:author="Vladymyr Kozyr [2]" w:date="2021-01-31T14:42:00Z">
          <w:r w:rsidR="004D67AC" w:rsidRPr="000B5EBB" w:rsidDel="000B5EBB">
            <w:rPr>
              <w:rFonts w:ascii="Arial" w:hAnsi="Arial" w:cs="Arial"/>
              <w:color w:val="000000" w:themeColor="text1"/>
              <w:rPrChange w:id="30" w:author="Vladymyr Kozyr [2]" w:date="2021-01-31T14:43:00Z">
                <w:rPr>
                  <w:rFonts w:ascii="Arial" w:hAnsi="Arial" w:cs="Arial"/>
                </w:rPr>
              </w:rPrChange>
            </w:rPr>
            <w:delText>T</w:delText>
          </w:r>
        </w:del>
      </w:ins>
      <w:r w:rsidRPr="000B5EBB">
        <w:rPr>
          <w:rFonts w:ascii="Arial" w:hAnsi="Arial" w:cs="Arial"/>
          <w:color w:val="000000" w:themeColor="text1"/>
          <w:rPrChange w:id="31" w:author="Vladymyr Kozyr [2]" w:date="2021-01-31T14:43:00Z">
            <w:rPr/>
          </w:rPrChange>
        </w:rPr>
        <w:t>o</w:t>
      </w:r>
      <w:r w:rsidRPr="001D584F">
        <w:rPr>
          <w:rFonts w:ascii="Arial" w:hAnsi="Arial" w:cs="Arial"/>
          <w:rPrChange w:id="32" w:author="Vladymyr Kozyr" w:date="2021-01-10T21:58:00Z">
            <w:rPr/>
          </w:rPrChange>
        </w:rPr>
        <w:t>tal amount of caught fish (tonnage) and profit</w:t>
      </w:r>
    </w:p>
    <w:p w14:paraId="01AB9B31" w14:textId="42953CB7" w:rsidR="001D584F" w:rsidRPr="001D584F" w:rsidRDefault="001D584F">
      <w:pPr>
        <w:jc w:val="center"/>
        <w:rPr>
          <w:rFonts w:cs="Arial"/>
          <w:lang w:val="ru-RU"/>
        </w:rPr>
        <w:pPrChange w:id="33" w:author="Vladymyr Kozyr" w:date="2021-01-10T22:00:00Z">
          <w:pPr>
            <w:jc w:val="both"/>
          </w:pPr>
        </w:pPrChange>
      </w:pPr>
      <w:r w:rsidRPr="001D584F">
        <w:rPr>
          <w:rFonts w:cs="Arial"/>
          <w:noProof/>
        </w:rPr>
        <w:drawing>
          <wp:inline distT="0" distB="0" distL="0" distR="0" wp14:anchorId="19D5A343" wp14:editId="4AA8A380">
            <wp:extent cx="5057775" cy="2381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7775" cy="2381250"/>
                    </a:xfrm>
                    <a:prstGeom prst="rect">
                      <a:avLst/>
                    </a:prstGeom>
                    <a:noFill/>
                    <a:ln>
                      <a:noFill/>
                    </a:ln>
                  </pic:spPr>
                </pic:pic>
              </a:graphicData>
            </a:graphic>
          </wp:inline>
        </w:drawing>
      </w:r>
    </w:p>
    <w:p w14:paraId="2F6D5E19" w14:textId="77777777" w:rsidR="001D584F" w:rsidRPr="001D584F" w:rsidRDefault="001D584F" w:rsidP="001D584F">
      <w:pPr>
        <w:pStyle w:val="ListParagraph"/>
        <w:numPr>
          <w:ilvl w:val="0"/>
          <w:numId w:val="5"/>
        </w:numPr>
        <w:spacing w:before="0" w:after="160" w:line="256" w:lineRule="auto"/>
        <w:rPr>
          <w:rFonts w:ascii="Arial" w:hAnsi="Arial" w:cs="Arial"/>
          <w:rPrChange w:id="34" w:author="Vladymyr Kozyr" w:date="2021-01-10T21:58:00Z">
            <w:rPr/>
          </w:rPrChange>
        </w:rPr>
      </w:pPr>
      <w:r w:rsidRPr="001D584F">
        <w:rPr>
          <w:rFonts w:ascii="Arial" w:hAnsi="Arial" w:cs="Arial"/>
          <w:rPrChange w:id="35" w:author="Vladymyr Kozyr" w:date="2021-01-10T21:58:00Z">
            <w:rPr/>
          </w:rPrChange>
        </w:rPr>
        <w:t>Percentage of Scottish vessels’ landings by species type in 2019</w:t>
      </w:r>
    </w:p>
    <w:p w14:paraId="11BFC0E0" w14:textId="27AC1107" w:rsidR="001D584F" w:rsidRPr="001D584F" w:rsidRDefault="001D584F">
      <w:pPr>
        <w:ind w:left="360"/>
        <w:jc w:val="center"/>
        <w:rPr>
          <w:rFonts w:cs="Arial"/>
        </w:rPr>
        <w:pPrChange w:id="36" w:author="Vladymyr Kozyr" w:date="2021-01-10T22:00:00Z">
          <w:pPr>
            <w:ind w:left="360"/>
            <w:jc w:val="both"/>
          </w:pPr>
        </w:pPrChange>
      </w:pPr>
      <w:r w:rsidRPr="001D584F">
        <w:rPr>
          <w:rFonts w:cs="Arial"/>
          <w:noProof/>
        </w:rPr>
        <w:lastRenderedPageBreak/>
        <w:drawing>
          <wp:inline distT="0" distB="0" distL="0" distR="0" wp14:anchorId="33E4F258" wp14:editId="4423ACE1">
            <wp:extent cx="2990850" cy="1076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0850" cy="1076325"/>
                    </a:xfrm>
                    <a:prstGeom prst="rect">
                      <a:avLst/>
                    </a:prstGeom>
                    <a:noFill/>
                    <a:ln>
                      <a:noFill/>
                    </a:ln>
                  </pic:spPr>
                </pic:pic>
              </a:graphicData>
            </a:graphic>
          </wp:inline>
        </w:drawing>
      </w:r>
    </w:p>
    <w:p w14:paraId="0457090D" w14:textId="53FDD2A0" w:rsidR="001D584F" w:rsidRDefault="001D584F" w:rsidP="004D67AC">
      <w:pPr>
        <w:pStyle w:val="ListParagraph"/>
        <w:numPr>
          <w:ilvl w:val="0"/>
          <w:numId w:val="5"/>
        </w:numPr>
        <w:spacing w:before="0" w:after="160" w:line="256" w:lineRule="auto"/>
        <w:jc w:val="left"/>
        <w:rPr>
          <w:ins w:id="37" w:author="Vladymyr Kozyr" w:date="2021-01-10T22:01:00Z"/>
          <w:rFonts w:ascii="Arial" w:hAnsi="Arial" w:cs="Arial"/>
        </w:rPr>
      </w:pPr>
      <w:r w:rsidRPr="001D584F">
        <w:rPr>
          <w:rFonts w:ascii="Arial" w:hAnsi="Arial" w:cs="Arial"/>
          <w:rPrChange w:id="38" w:author="Vladymyr Kozyr" w:date="2021-01-10T21:58:00Z">
            <w:rPr/>
          </w:rPrChange>
        </w:rPr>
        <w:t>Change in total tonnage and value of landings by Scottish vessels between</w:t>
      </w:r>
      <w:ins w:id="39" w:author="Vladymyr Kozyr" w:date="2021-01-10T22:00:00Z">
        <w:r w:rsidR="004D67AC">
          <w:rPr>
            <w:rFonts w:ascii="Arial" w:hAnsi="Arial" w:cs="Arial"/>
          </w:rPr>
          <w:t xml:space="preserve"> 2018 and</w:t>
        </w:r>
      </w:ins>
      <w:r w:rsidRPr="001D584F">
        <w:rPr>
          <w:rFonts w:ascii="Arial" w:hAnsi="Arial" w:cs="Arial"/>
          <w:rPrChange w:id="40" w:author="Vladymyr Kozyr" w:date="2021-01-10T21:58:00Z">
            <w:rPr/>
          </w:rPrChange>
        </w:rPr>
        <w:t xml:space="preserve"> 2019</w:t>
      </w:r>
      <w:del w:id="41" w:author="Vladymyr Kozyr" w:date="2021-01-10T22:01:00Z">
        <w:r w:rsidRPr="001D584F" w:rsidDel="004D67AC">
          <w:rPr>
            <w:rFonts w:ascii="Arial" w:hAnsi="Arial" w:cs="Arial"/>
            <w:rPrChange w:id="42" w:author="Vladymyr Kozyr" w:date="2021-01-10T21:58:00Z">
              <w:rPr/>
            </w:rPrChange>
          </w:rPr>
          <w:delText xml:space="preserve"> and 2018</w:delText>
        </w:r>
        <w:r w:rsidRPr="001D584F" w:rsidDel="004D67AC">
          <w:rPr>
            <w:rFonts w:ascii="Arial" w:hAnsi="Arial" w:cs="Arial"/>
            <w:noProof/>
            <w:rPrChange w:id="43" w:author="Vladymyr Kozyr" w:date="2021-01-10T21:58:00Z">
              <w:rPr>
                <w:noProof/>
              </w:rPr>
            </w:rPrChange>
          </w:rPr>
          <w:drawing>
            <wp:inline distT="0" distB="0" distL="0" distR="0" wp14:anchorId="7131EBDD" wp14:editId="54B58D62">
              <wp:extent cx="4391025" cy="4267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1025" cy="4267200"/>
                      </a:xfrm>
                      <a:prstGeom prst="rect">
                        <a:avLst/>
                      </a:prstGeom>
                      <a:noFill/>
                      <a:ln>
                        <a:noFill/>
                      </a:ln>
                    </pic:spPr>
                  </pic:pic>
                </a:graphicData>
              </a:graphic>
            </wp:inline>
          </w:drawing>
        </w:r>
      </w:del>
    </w:p>
    <w:p w14:paraId="4B861ECA" w14:textId="02113BA9" w:rsidR="004D67AC" w:rsidRPr="001D584F" w:rsidRDefault="004D67AC">
      <w:pPr>
        <w:pStyle w:val="ListParagraph"/>
        <w:spacing w:before="0" w:after="160" w:line="256" w:lineRule="auto"/>
        <w:jc w:val="center"/>
        <w:rPr>
          <w:rFonts w:ascii="Arial" w:hAnsi="Arial" w:cs="Arial"/>
          <w:rPrChange w:id="44" w:author="Vladymyr Kozyr" w:date="2021-01-10T21:58:00Z">
            <w:rPr/>
          </w:rPrChange>
        </w:rPr>
        <w:pPrChange w:id="45" w:author="Vladymyr Kozyr" w:date="2021-01-10T22:01:00Z">
          <w:pPr>
            <w:pStyle w:val="ListParagraph"/>
            <w:numPr>
              <w:numId w:val="5"/>
            </w:numPr>
            <w:spacing w:before="0" w:after="160" w:line="256" w:lineRule="auto"/>
            <w:ind w:hanging="360"/>
          </w:pPr>
        </w:pPrChange>
      </w:pPr>
      <w:ins w:id="46" w:author="Vladymyr Kozyr" w:date="2021-01-10T22:01:00Z">
        <w:r w:rsidRPr="001D584F">
          <w:rPr>
            <w:rFonts w:ascii="Arial" w:hAnsi="Arial" w:cs="Arial"/>
            <w:noProof/>
            <w:rPrChange w:id="47" w:author="Vladymyr Kozyr" w:date="2021-01-10T21:58:00Z">
              <w:rPr>
                <w:noProof/>
              </w:rPr>
            </w:rPrChange>
          </w:rPr>
          <w:drawing>
            <wp:inline distT="0" distB="0" distL="0" distR="0" wp14:anchorId="6A2A6768" wp14:editId="77CDF6A5">
              <wp:extent cx="4391025" cy="4267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1025" cy="4267200"/>
                      </a:xfrm>
                      <a:prstGeom prst="rect">
                        <a:avLst/>
                      </a:prstGeom>
                      <a:noFill/>
                      <a:ln>
                        <a:noFill/>
                      </a:ln>
                    </pic:spPr>
                  </pic:pic>
                </a:graphicData>
              </a:graphic>
            </wp:inline>
          </w:drawing>
        </w:r>
      </w:ins>
    </w:p>
    <w:p w14:paraId="1A02E9A1" w14:textId="77777777" w:rsidR="001D584F" w:rsidRPr="001D584F" w:rsidRDefault="001D584F" w:rsidP="001D584F">
      <w:pPr>
        <w:pStyle w:val="ListParagraph"/>
        <w:numPr>
          <w:ilvl w:val="0"/>
          <w:numId w:val="5"/>
        </w:numPr>
        <w:spacing w:before="0" w:after="160" w:line="256" w:lineRule="auto"/>
        <w:rPr>
          <w:rFonts w:ascii="Arial" w:hAnsi="Arial" w:cs="Arial"/>
          <w:rPrChange w:id="48" w:author="Vladymyr Kozyr" w:date="2021-01-10T21:58:00Z">
            <w:rPr/>
          </w:rPrChange>
        </w:rPr>
      </w:pPr>
      <w:r w:rsidRPr="001D584F">
        <w:rPr>
          <w:rFonts w:ascii="Arial" w:hAnsi="Arial" w:cs="Arial"/>
          <w:rPrChange w:id="49" w:author="Vladymyr Kozyr" w:date="2021-01-10T21:58:00Z">
            <w:rPr/>
          </w:rPrChange>
        </w:rPr>
        <w:t>Tonnage of landings by Scottish vessels by species type 2010 to 2019</w:t>
      </w:r>
    </w:p>
    <w:p w14:paraId="7CC977E9" w14:textId="4C84C58C" w:rsidR="001D584F" w:rsidRPr="001D584F" w:rsidRDefault="001D584F">
      <w:pPr>
        <w:ind w:left="360"/>
        <w:jc w:val="center"/>
        <w:rPr>
          <w:rFonts w:cs="Arial"/>
        </w:rPr>
        <w:pPrChange w:id="50" w:author="Vladymyr Kozyr" w:date="2021-01-10T22:01:00Z">
          <w:pPr>
            <w:ind w:left="360"/>
            <w:jc w:val="both"/>
          </w:pPr>
        </w:pPrChange>
      </w:pPr>
      <w:r w:rsidRPr="001D584F">
        <w:rPr>
          <w:rFonts w:cs="Arial"/>
          <w:noProof/>
        </w:rPr>
        <w:drawing>
          <wp:inline distT="0" distB="0" distL="0" distR="0" wp14:anchorId="23326B95" wp14:editId="222DA7A2">
            <wp:extent cx="3124200" cy="1485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4200" cy="1485900"/>
                    </a:xfrm>
                    <a:prstGeom prst="rect">
                      <a:avLst/>
                    </a:prstGeom>
                    <a:noFill/>
                    <a:ln>
                      <a:noFill/>
                    </a:ln>
                  </pic:spPr>
                </pic:pic>
              </a:graphicData>
            </a:graphic>
          </wp:inline>
        </w:drawing>
      </w:r>
    </w:p>
    <w:p w14:paraId="580A2F36" w14:textId="77777777" w:rsidR="001D584F" w:rsidRPr="001D584F" w:rsidRDefault="001D584F" w:rsidP="001D584F">
      <w:pPr>
        <w:pStyle w:val="ListParagraph"/>
        <w:numPr>
          <w:ilvl w:val="0"/>
          <w:numId w:val="5"/>
        </w:numPr>
        <w:spacing w:before="0" w:after="160" w:line="256" w:lineRule="auto"/>
        <w:rPr>
          <w:rFonts w:ascii="Arial" w:hAnsi="Arial" w:cs="Arial"/>
          <w:rPrChange w:id="51" w:author="Vladymyr Kozyr" w:date="2021-01-10T21:58:00Z">
            <w:rPr/>
          </w:rPrChange>
        </w:rPr>
      </w:pPr>
      <w:r w:rsidRPr="001D584F">
        <w:rPr>
          <w:rFonts w:ascii="Arial" w:hAnsi="Arial" w:cs="Arial"/>
          <w:rPrChange w:id="52" w:author="Vladymyr Kozyr" w:date="2021-01-10T21:58:00Z">
            <w:rPr/>
          </w:rPrChange>
        </w:rPr>
        <w:t>Real terms value of landings by Scottish vessels by species type 2010 to 2019</w:t>
      </w:r>
    </w:p>
    <w:p w14:paraId="19C21757" w14:textId="28DB421E" w:rsidR="001D584F" w:rsidRPr="001D584F" w:rsidRDefault="001D584F">
      <w:pPr>
        <w:ind w:left="360"/>
        <w:jc w:val="center"/>
        <w:rPr>
          <w:rFonts w:cs="Arial"/>
        </w:rPr>
        <w:pPrChange w:id="53" w:author="Vladymyr Kozyr" w:date="2021-01-10T22:01:00Z">
          <w:pPr>
            <w:ind w:left="360"/>
            <w:jc w:val="both"/>
          </w:pPr>
        </w:pPrChange>
      </w:pPr>
      <w:r w:rsidRPr="001D584F">
        <w:rPr>
          <w:rFonts w:cs="Arial"/>
          <w:noProof/>
        </w:rPr>
        <w:lastRenderedPageBreak/>
        <w:drawing>
          <wp:inline distT="0" distB="0" distL="0" distR="0" wp14:anchorId="6055F4FD" wp14:editId="161E70D4">
            <wp:extent cx="2733675" cy="1543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3675" cy="1543050"/>
                    </a:xfrm>
                    <a:prstGeom prst="rect">
                      <a:avLst/>
                    </a:prstGeom>
                    <a:noFill/>
                    <a:ln>
                      <a:noFill/>
                    </a:ln>
                  </pic:spPr>
                </pic:pic>
              </a:graphicData>
            </a:graphic>
          </wp:inline>
        </w:drawing>
      </w:r>
    </w:p>
    <w:p w14:paraId="46062D96" w14:textId="77777777" w:rsidR="001D584F" w:rsidRPr="001D584F" w:rsidRDefault="001D584F" w:rsidP="001D584F">
      <w:pPr>
        <w:pStyle w:val="ListParagraph"/>
        <w:numPr>
          <w:ilvl w:val="0"/>
          <w:numId w:val="5"/>
        </w:numPr>
        <w:spacing w:before="0" w:after="160" w:line="256" w:lineRule="auto"/>
        <w:rPr>
          <w:rFonts w:ascii="Arial" w:hAnsi="Arial" w:cs="Arial"/>
          <w:rPrChange w:id="54" w:author="Vladymyr Kozyr" w:date="2021-01-10T21:58:00Z">
            <w:rPr/>
          </w:rPrChange>
        </w:rPr>
      </w:pPr>
      <w:r w:rsidRPr="001D584F">
        <w:rPr>
          <w:rFonts w:ascii="Arial" w:hAnsi="Arial" w:cs="Arial"/>
          <w:rPrChange w:id="55" w:author="Vladymyr Kozyr" w:date="2021-01-10T21:58:00Z">
            <w:rPr/>
          </w:rPrChange>
        </w:rPr>
        <w:t>Trend in tonnage of key species (value of £20 million or over) landed by Scottish vessels 2010 to 2019</w:t>
      </w:r>
    </w:p>
    <w:p w14:paraId="760FAA2E" w14:textId="4B0404BB" w:rsidR="001D584F" w:rsidRPr="001D584F" w:rsidRDefault="001D584F">
      <w:pPr>
        <w:ind w:left="360"/>
        <w:jc w:val="center"/>
        <w:rPr>
          <w:rFonts w:cs="Arial"/>
        </w:rPr>
        <w:pPrChange w:id="56" w:author="Vladymyr Kozyr" w:date="2021-01-10T22:01:00Z">
          <w:pPr>
            <w:ind w:left="360"/>
            <w:jc w:val="both"/>
          </w:pPr>
        </w:pPrChange>
      </w:pPr>
      <w:r w:rsidRPr="001D584F">
        <w:rPr>
          <w:rFonts w:cs="Arial"/>
          <w:noProof/>
        </w:rPr>
        <w:drawing>
          <wp:inline distT="0" distB="0" distL="0" distR="0" wp14:anchorId="5CA48126" wp14:editId="129DCE67">
            <wp:extent cx="4086225" cy="2409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6225" cy="2409825"/>
                    </a:xfrm>
                    <a:prstGeom prst="rect">
                      <a:avLst/>
                    </a:prstGeom>
                    <a:noFill/>
                    <a:ln>
                      <a:noFill/>
                    </a:ln>
                  </pic:spPr>
                </pic:pic>
              </a:graphicData>
            </a:graphic>
          </wp:inline>
        </w:drawing>
      </w:r>
    </w:p>
    <w:p w14:paraId="5200ACFB" w14:textId="77777777" w:rsidR="001D584F" w:rsidRPr="001D584F" w:rsidRDefault="001D584F" w:rsidP="001D584F">
      <w:pPr>
        <w:pStyle w:val="ListParagraph"/>
        <w:numPr>
          <w:ilvl w:val="0"/>
          <w:numId w:val="5"/>
        </w:numPr>
        <w:spacing w:before="0" w:after="160" w:line="256" w:lineRule="auto"/>
        <w:rPr>
          <w:rFonts w:ascii="Arial" w:hAnsi="Arial" w:cs="Arial"/>
          <w:rPrChange w:id="57" w:author="Vladymyr Kozyr" w:date="2021-01-10T21:58:00Z">
            <w:rPr/>
          </w:rPrChange>
        </w:rPr>
      </w:pPr>
      <w:r w:rsidRPr="001D584F">
        <w:rPr>
          <w:rFonts w:ascii="Arial" w:hAnsi="Arial" w:cs="Arial"/>
          <w:rPrChange w:id="58" w:author="Vladymyr Kozyr" w:date="2021-01-10T21:58:00Z">
            <w:rPr/>
          </w:rPrChange>
        </w:rPr>
        <w:t>Trend in real value of key species (value of £20 million or over) landed by Scottish vessels 2010 to 2019</w:t>
      </w:r>
    </w:p>
    <w:p w14:paraId="7EF90633" w14:textId="33BFCD27" w:rsidR="001D584F" w:rsidRPr="001D584F" w:rsidRDefault="001D584F">
      <w:pPr>
        <w:ind w:left="360"/>
        <w:jc w:val="center"/>
        <w:rPr>
          <w:rFonts w:cs="Arial"/>
        </w:rPr>
        <w:pPrChange w:id="59" w:author="Vladymyr Kozyr" w:date="2021-01-10T22:01:00Z">
          <w:pPr>
            <w:ind w:left="360"/>
            <w:jc w:val="both"/>
          </w:pPr>
        </w:pPrChange>
      </w:pPr>
      <w:r w:rsidRPr="001D584F">
        <w:rPr>
          <w:rFonts w:cs="Arial"/>
          <w:noProof/>
        </w:rPr>
        <w:drawing>
          <wp:inline distT="0" distB="0" distL="0" distR="0" wp14:anchorId="2DFB7695" wp14:editId="58FB1775">
            <wp:extent cx="3371850" cy="1962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71850" cy="1962150"/>
                    </a:xfrm>
                    <a:prstGeom prst="rect">
                      <a:avLst/>
                    </a:prstGeom>
                    <a:noFill/>
                    <a:ln>
                      <a:noFill/>
                    </a:ln>
                  </pic:spPr>
                </pic:pic>
              </a:graphicData>
            </a:graphic>
          </wp:inline>
        </w:drawing>
      </w:r>
    </w:p>
    <w:p w14:paraId="326FDDBF" w14:textId="77777777" w:rsidR="001D584F" w:rsidRPr="001D584F" w:rsidRDefault="001D584F" w:rsidP="001D584F">
      <w:pPr>
        <w:pStyle w:val="ListParagraph"/>
        <w:numPr>
          <w:ilvl w:val="0"/>
          <w:numId w:val="5"/>
        </w:numPr>
        <w:spacing w:before="0" w:after="160" w:line="256" w:lineRule="auto"/>
        <w:rPr>
          <w:rFonts w:ascii="Arial" w:hAnsi="Arial" w:cs="Arial"/>
          <w:rPrChange w:id="60" w:author="Vladymyr Kozyr" w:date="2021-01-10T21:58:00Z">
            <w:rPr/>
          </w:rPrChange>
        </w:rPr>
      </w:pPr>
      <w:r w:rsidRPr="001D584F">
        <w:rPr>
          <w:rFonts w:ascii="Arial" w:hAnsi="Arial" w:cs="Arial"/>
          <w:rPrChange w:id="61" w:author="Vladymyr Kozyr" w:date="2021-01-10T21:58:00Z">
            <w:rPr/>
          </w:rPrChange>
        </w:rPr>
        <w:t xml:space="preserve">Real terms price per </w:t>
      </w:r>
      <w:proofErr w:type="spellStart"/>
      <w:r w:rsidRPr="001D584F">
        <w:rPr>
          <w:rFonts w:ascii="Arial" w:hAnsi="Arial" w:cs="Arial"/>
          <w:rPrChange w:id="62" w:author="Vladymyr Kozyr" w:date="2021-01-10T21:58:00Z">
            <w:rPr/>
          </w:rPrChange>
        </w:rPr>
        <w:t>tonne</w:t>
      </w:r>
      <w:proofErr w:type="spellEnd"/>
      <w:r w:rsidRPr="001D584F">
        <w:rPr>
          <w:rFonts w:ascii="Arial" w:hAnsi="Arial" w:cs="Arial"/>
          <w:rPrChange w:id="63" w:author="Vladymyr Kozyr" w:date="2021-01-10T21:58:00Z">
            <w:rPr/>
          </w:rPrChange>
        </w:rPr>
        <w:t xml:space="preserve"> for key species (value of £20 million or over landed by Scottish vessels) 2018 and 2019</w:t>
      </w:r>
    </w:p>
    <w:p w14:paraId="089AAEC0" w14:textId="6D566EFE" w:rsidR="001D584F" w:rsidRPr="001D584F" w:rsidRDefault="001D584F">
      <w:pPr>
        <w:pStyle w:val="ListParagraph"/>
        <w:jc w:val="center"/>
        <w:rPr>
          <w:rFonts w:ascii="Arial" w:hAnsi="Arial" w:cs="Arial"/>
          <w:rPrChange w:id="64" w:author="Vladymyr Kozyr" w:date="2021-01-10T21:58:00Z">
            <w:rPr/>
          </w:rPrChange>
        </w:rPr>
        <w:pPrChange w:id="65" w:author="Vladymyr Kozyr" w:date="2021-01-10T22:01:00Z">
          <w:pPr>
            <w:pStyle w:val="ListParagraph"/>
          </w:pPr>
        </w:pPrChange>
      </w:pPr>
      <w:r w:rsidRPr="001D584F">
        <w:rPr>
          <w:rFonts w:ascii="Arial" w:hAnsi="Arial" w:cs="Arial"/>
          <w:noProof/>
          <w:rPrChange w:id="66" w:author="Vladymyr Kozyr" w:date="2021-01-10T21:58:00Z">
            <w:rPr>
              <w:noProof/>
            </w:rPr>
          </w:rPrChange>
        </w:rPr>
        <w:lastRenderedPageBreak/>
        <w:drawing>
          <wp:inline distT="0" distB="0" distL="0" distR="0" wp14:anchorId="2300FB90" wp14:editId="349FB102">
            <wp:extent cx="3724275" cy="2219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24275" cy="2219325"/>
                    </a:xfrm>
                    <a:prstGeom prst="rect">
                      <a:avLst/>
                    </a:prstGeom>
                    <a:noFill/>
                    <a:ln>
                      <a:noFill/>
                    </a:ln>
                  </pic:spPr>
                </pic:pic>
              </a:graphicData>
            </a:graphic>
          </wp:inline>
        </w:drawing>
      </w:r>
    </w:p>
    <w:p w14:paraId="312E9E5E" w14:textId="77777777" w:rsidR="001D584F" w:rsidRPr="001D584F" w:rsidRDefault="001D584F" w:rsidP="001D584F">
      <w:pPr>
        <w:pStyle w:val="ListParagraph"/>
        <w:numPr>
          <w:ilvl w:val="0"/>
          <w:numId w:val="5"/>
        </w:numPr>
        <w:spacing w:before="0" w:after="160" w:line="256" w:lineRule="auto"/>
        <w:rPr>
          <w:rFonts w:ascii="Arial" w:hAnsi="Arial" w:cs="Arial"/>
          <w:rPrChange w:id="67" w:author="Vladymyr Kozyr" w:date="2021-01-10T21:58:00Z">
            <w:rPr/>
          </w:rPrChange>
        </w:rPr>
      </w:pPr>
      <w:r w:rsidRPr="001D584F">
        <w:rPr>
          <w:rFonts w:ascii="Arial" w:hAnsi="Arial" w:cs="Arial"/>
          <w:rPrChange w:id="68" w:author="Vladymyr Kozyr" w:date="2021-01-10T21:58:00Z">
            <w:rPr/>
          </w:rPrChange>
        </w:rPr>
        <w:t xml:space="preserve">Percentage quota uptakes of key commercial stocks by vessels in Scottish Producer </w:t>
      </w:r>
      <w:proofErr w:type="spellStart"/>
      <w:r w:rsidRPr="001D584F">
        <w:rPr>
          <w:rFonts w:ascii="Arial" w:hAnsi="Arial" w:cs="Arial"/>
          <w:rPrChange w:id="69" w:author="Vladymyr Kozyr" w:date="2021-01-10T21:58:00Z">
            <w:rPr/>
          </w:rPrChange>
        </w:rPr>
        <w:t>Organisations</w:t>
      </w:r>
      <w:proofErr w:type="spellEnd"/>
      <w:r w:rsidRPr="001D584F">
        <w:rPr>
          <w:rFonts w:ascii="Arial" w:hAnsi="Arial" w:cs="Arial"/>
          <w:rPrChange w:id="70" w:author="Vladymyr Kozyr" w:date="2021-01-10T21:58:00Z">
            <w:rPr/>
          </w:rPrChange>
        </w:rPr>
        <w:t xml:space="preserve"> in 2019</w:t>
      </w:r>
    </w:p>
    <w:p w14:paraId="647E52D7" w14:textId="42C67CE6" w:rsidR="001D584F" w:rsidRPr="001D584F" w:rsidRDefault="001D584F">
      <w:pPr>
        <w:pStyle w:val="ListParagraph"/>
        <w:jc w:val="center"/>
        <w:rPr>
          <w:rFonts w:ascii="Arial" w:hAnsi="Arial" w:cs="Arial"/>
          <w:rPrChange w:id="71" w:author="Vladymyr Kozyr" w:date="2021-01-10T21:58:00Z">
            <w:rPr/>
          </w:rPrChange>
        </w:rPr>
        <w:pPrChange w:id="72" w:author="Vladymyr Kozyr" w:date="2021-01-10T22:01:00Z">
          <w:pPr>
            <w:pStyle w:val="ListParagraph"/>
          </w:pPr>
        </w:pPrChange>
      </w:pPr>
      <w:r w:rsidRPr="001D584F">
        <w:rPr>
          <w:rFonts w:ascii="Arial" w:hAnsi="Arial" w:cs="Arial"/>
          <w:noProof/>
          <w:rPrChange w:id="73" w:author="Vladymyr Kozyr" w:date="2021-01-10T21:58:00Z">
            <w:rPr>
              <w:noProof/>
            </w:rPr>
          </w:rPrChange>
        </w:rPr>
        <w:drawing>
          <wp:inline distT="0" distB="0" distL="0" distR="0" wp14:anchorId="77BF7716" wp14:editId="47C3EF77">
            <wp:extent cx="4048125" cy="2333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48125" cy="2333625"/>
                    </a:xfrm>
                    <a:prstGeom prst="rect">
                      <a:avLst/>
                    </a:prstGeom>
                    <a:noFill/>
                    <a:ln>
                      <a:noFill/>
                    </a:ln>
                  </pic:spPr>
                </pic:pic>
              </a:graphicData>
            </a:graphic>
          </wp:inline>
        </w:drawing>
      </w:r>
    </w:p>
    <w:p w14:paraId="5D3CE203" w14:textId="05F98105" w:rsidR="001D584F" w:rsidRPr="004D67AC" w:rsidDel="004D67AC" w:rsidRDefault="001D584F" w:rsidP="001D584F">
      <w:pPr>
        <w:jc w:val="both"/>
        <w:rPr>
          <w:del w:id="74" w:author="Vladymyr Kozyr" w:date="2021-01-10T22:01:00Z"/>
          <w:rFonts w:cs="Arial"/>
          <w:lang w:val="ru-RU"/>
        </w:rPr>
      </w:pPr>
      <w:del w:id="75" w:author="Vladymyr Kozyr" w:date="2021-01-10T22:01:00Z">
        <w:r w:rsidRPr="001D584F" w:rsidDel="004D67AC">
          <w:rPr>
            <w:rFonts w:cs="Arial"/>
            <w:lang w:val="ru-RU"/>
          </w:rPr>
          <w:delText xml:space="preserve">Этот очет является хорошим примером визуализации данных для оценки как и экологической, так и экономической стороны проблемы. </w:delText>
        </w:r>
      </w:del>
    </w:p>
    <w:p w14:paraId="411B38F7" w14:textId="78A4F53E" w:rsidR="001D584F" w:rsidRDefault="004D67AC" w:rsidP="004D67AC">
      <w:pPr>
        <w:spacing w:after="0"/>
        <w:ind w:firstLine="720"/>
        <w:rPr>
          <w:ins w:id="76" w:author="Vladymyr Kozyr" w:date="2021-01-10T22:02:00Z"/>
          <w:rFonts w:eastAsia="Times New Roman" w:cs="Arial"/>
          <w:color w:val="000000"/>
        </w:rPr>
      </w:pPr>
      <w:ins w:id="77" w:author="Vladymyr Kozyr" w:date="2021-01-10T22:02:00Z">
        <w:r w:rsidRPr="004D67AC">
          <w:rPr>
            <w:rFonts w:eastAsia="Times New Roman" w:cs="Arial"/>
            <w:color w:val="000000"/>
            <w:rPrChange w:id="78" w:author="Vladymyr Kozyr" w:date="2021-01-10T22:02:00Z">
              <w:rPr>
                <w:rFonts w:eastAsia="Times New Roman" w:cs="Arial"/>
                <w:color w:val="000000"/>
                <w:lang w:val="ru-RU"/>
              </w:rPr>
            </w:rPrChange>
          </w:rPr>
          <w:t>This report is a good example of data visualization to assess both the environmental and economic side of a problem.</w:t>
        </w:r>
      </w:ins>
    </w:p>
    <w:p w14:paraId="6B613432" w14:textId="77777777" w:rsidR="004D67AC" w:rsidRDefault="004D67AC" w:rsidP="004D67AC">
      <w:pPr>
        <w:spacing w:after="0"/>
        <w:ind w:firstLine="720"/>
        <w:rPr>
          <w:ins w:id="79" w:author="Vladymyr Kozyr" w:date="2021-01-10T22:02:00Z"/>
          <w:rFonts w:eastAsia="Times New Roman" w:cs="Arial"/>
          <w:color w:val="000000"/>
        </w:rPr>
      </w:pPr>
    </w:p>
    <w:p w14:paraId="6D8A7592" w14:textId="4F49352A" w:rsidR="004D67AC" w:rsidRPr="004D67AC" w:rsidRDefault="004D67AC" w:rsidP="004D67AC">
      <w:pPr>
        <w:jc w:val="both"/>
        <w:rPr>
          <w:ins w:id="80" w:author="Vladymyr Kozyr" w:date="2021-01-10T22:02:00Z"/>
          <w:rFonts w:asciiTheme="minorHAnsi" w:hAnsiTheme="minorHAnsi"/>
          <w:rPrChange w:id="81" w:author="Vladymyr Kozyr" w:date="2021-01-10T22:02:00Z">
            <w:rPr>
              <w:ins w:id="82" w:author="Vladymyr Kozyr" w:date="2021-01-10T22:02:00Z"/>
              <w:rFonts w:asciiTheme="minorHAnsi" w:hAnsiTheme="minorHAnsi"/>
              <w:lang w:val="ru-RU"/>
            </w:rPr>
          </w:rPrChange>
        </w:rPr>
      </w:pPr>
      <w:ins w:id="83" w:author="Vladymyr Kozyr" w:date="2021-01-10T22:02:00Z">
        <w:r>
          <w:t>English Reports</w:t>
        </w:r>
      </w:ins>
    </w:p>
    <w:p w14:paraId="73CD5EA4" w14:textId="77777777" w:rsidR="004D67AC" w:rsidRDefault="004D67AC" w:rsidP="004D67AC">
      <w:pPr>
        <w:jc w:val="both"/>
        <w:rPr>
          <w:ins w:id="84" w:author="Vladymyr Kozyr" w:date="2021-01-10T22:02:00Z"/>
        </w:rPr>
      </w:pPr>
      <w:ins w:id="85" w:author="Vladymyr Kozyr" w:date="2021-01-10T22:02:00Z">
        <w:r>
          <w:fldChar w:fldCharType="begin"/>
        </w:r>
        <w:r>
          <w:instrText xml:space="preserve"> HYPERLINK "https://assets.publishing.service.gov.uk/government/uploads/system/uploads/attachment_data/file/920679/UK_Sea_Fisheries_Statistics_2019_-_access_checked-002.pdf" </w:instrText>
        </w:r>
        <w:r>
          <w:fldChar w:fldCharType="separate"/>
        </w:r>
        <w:r>
          <w:rPr>
            <w:rStyle w:val="Hyperlink"/>
          </w:rPr>
          <w:t>https://assets.publishing.service.gov.uk/government/uploads/system/uploads/attachment_data/file/920679/UK_Sea_Fisheries_Statistics_2019_-_access_checked-002.pdf</w:t>
        </w:r>
        <w:r>
          <w:fldChar w:fldCharType="end"/>
        </w:r>
      </w:ins>
    </w:p>
    <w:p w14:paraId="6F0CEEF8" w14:textId="77777777" w:rsidR="004D67AC" w:rsidRPr="004D67AC" w:rsidRDefault="004D67AC" w:rsidP="004D67AC">
      <w:pPr>
        <w:spacing w:after="0"/>
        <w:ind w:firstLine="720"/>
        <w:rPr>
          <w:ins w:id="86" w:author="Vladymyr Kozyr" w:date="2021-01-10T22:03:00Z"/>
          <w:rPrChange w:id="87" w:author="Vladymyr Kozyr" w:date="2021-01-10T22:03:00Z">
            <w:rPr>
              <w:ins w:id="88" w:author="Vladymyr Kozyr" w:date="2021-01-10T22:03:00Z"/>
              <w:lang w:val="ru-RU"/>
            </w:rPr>
          </w:rPrChange>
        </w:rPr>
      </w:pPr>
      <w:ins w:id="89" w:author="Vladymyr Kozyr" w:date="2021-01-10T22:03:00Z">
        <w:r w:rsidRPr="004D67AC">
          <w:rPr>
            <w:rPrChange w:id="90" w:author="Vladymyr Kozyr" w:date="2021-01-10T22:03:00Z">
              <w:rPr>
                <w:lang w:val="ru-RU"/>
              </w:rPr>
            </w:rPrChange>
          </w:rPr>
          <w:t>The reports described above were made in different periods of time, however, you can see that the data provided is very similar and differ only in the way they are visualized. From this we can conclude that these data are and will remain relevant for a long time.</w:t>
        </w:r>
      </w:ins>
    </w:p>
    <w:p w14:paraId="5E3886F8" w14:textId="67207143" w:rsidR="004D67AC" w:rsidRPr="004D67AC" w:rsidRDefault="004D67AC" w:rsidP="004D67AC">
      <w:pPr>
        <w:spacing w:after="0"/>
        <w:ind w:firstLine="720"/>
        <w:rPr>
          <w:ins w:id="91" w:author="Vladymyr Kozyr" w:date="2021-01-10T22:03:00Z"/>
          <w:rPrChange w:id="92" w:author="Vladymyr Kozyr" w:date="2021-01-10T22:03:00Z">
            <w:rPr>
              <w:ins w:id="93" w:author="Vladymyr Kozyr" w:date="2021-01-10T22:03:00Z"/>
              <w:lang w:val="ru-RU"/>
            </w:rPr>
          </w:rPrChange>
        </w:rPr>
      </w:pPr>
      <w:ins w:id="94" w:author="Vladymyr Kozyr" w:date="2021-01-10T22:05:00Z">
        <w:r>
          <w:t>List o</w:t>
        </w:r>
      </w:ins>
      <w:ins w:id="95" w:author="Vladymyr Kozyr" w:date="2021-01-10T22:03:00Z">
        <w:r w:rsidRPr="004D67AC">
          <w:rPr>
            <w:rPrChange w:id="96" w:author="Vladymyr Kozyr" w:date="2021-01-10T22:03:00Z">
              <w:rPr>
                <w:lang w:val="ru-RU"/>
              </w:rPr>
            </w:rPrChange>
          </w:rPr>
          <w:t xml:space="preserve">f the </w:t>
        </w:r>
      </w:ins>
      <w:ins w:id="97" w:author="Vladymyr Kozyr" w:date="2021-01-10T22:04:00Z">
        <w:r>
          <w:t>disadvantages</w:t>
        </w:r>
      </w:ins>
      <w:ins w:id="98" w:author="Vladymyr Kozyr" w:date="2021-01-10T22:03:00Z">
        <w:r w:rsidRPr="004D67AC">
          <w:rPr>
            <w:rPrChange w:id="99" w:author="Vladymyr Kozyr" w:date="2021-01-10T22:03:00Z">
              <w:rPr>
                <w:lang w:val="ru-RU"/>
              </w:rPr>
            </w:rPrChange>
          </w:rPr>
          <w:t xml:space="preserve"> that unite all the works examined above:</w:t>
        </w:r>
      </w:ins>
    </w:p>
    <w:p w14:paraId="399EC112" w14:textId="1B3D7639" w:rsidR="004D67AC" w:rsidRPr="004D67AC" w:rsidRDefault="004D67AC" w:rsidP="004D67AC">
      <w:pPr>
        <w:spacing w:after="0"/>
        <w:ind w:firstLine="720"/>
        <w:rPr>
          <w:ins w:id="100" w:author="Vladymyr Kozyr" w:date="2021-01-10T22:03:00Z"/>
          <w:rPrChange w:id="101" w:author="Vladymyr Kozyr" w:date="2021-01-10T22:03:00Z">
            <w:rPr>
              <w:ins w:id="102" w:author="Vladymyr Kozyr" w:date="2021-01-10T22:03:00Z"/>
              <w:lang w:val="ru-RU"/>
            </w:rPr>
          </w:rPrChange>
        </w:rPr>
      </w:pPr>
      <w:ins w:id="103" w:author="Vladymyr Kozyr" w:date="2021-01-10T22:03:00Z">
        <w:r w:rsidRPr="004D67AC">
          <w:rPr>
            <w:rPrChange w:id="104" w:author="Vladymyr Kozyr" w:date="2021-01-10T22:03:00Z">
              <w:rPr>
                <w:lang w:val="ru-RU"/>
              </w:rPr>
            </w:rPrChange>
          </w:rPr>
          <w:lastRenderedPageBreak/>
          <w:t xml:space="preserve">- Some data is provided only in tables, which greatly </w:t>
        </w:r>
      </w:ins>
      <w:ins w:id="105" w:author="Vladymyr Kozyr" w:date="2021-01-10T22:06:00Z">
        <w:r w:rsidRPr="004D67AC">
          <w:t>sophisticate</w:t>
        </w:r>
        <w:r>
          <w:t>s</w:t>
        </w:r>
        <w:r w:rsidRPr="004D67AC">
          <w:rPr>
            <w:rPrChange w:id="106" w:author="Vladymyr Kozyr" w:date="2021-01-10T22:06:00Z">
              <w:rPr>
                <w:lang w:val="ru-RU"/>
              </w:rPr>
            </w:rPrChange>
          </w:rPr>
          <w:t xml:space="preserve"> </w:t>
        </w:r>
      </w:ins>
      <w:ins w:id="107" w:author="Vladymyr Kozyr" w:date="2021-01-10T22:03:00Z">
        <w:r w:rsidRPr="004D67AC">
          <w:rPr>
            <w:rPrChange w:id="108" w:author="Vladymyr Kozyr" w:date="2021-01-10T22:03:00Z">
              <w:rPr>
                <w:lang w:val="ru-RU"/>
              </w:rPr>
            </w:rPrChange>
          </w:rPr>
          <w:t>the ability to visually evaluate the information.</w:t>
        </w:r>
      </w:ins>
    </w:p>
    <w:p w14:paraId="6A55C1D7" w14:textId="1FED1990" w:rsidR="004D67AC" w:rsidRDefault="004D67AC" w:rsidP="004D67AC">
      <w:pPr>
        <w:spacing w:after="0"/>
        <w:ind w:firstLine="720"/>
        <w:rPr>
          <w:ins w:id="109" w:author="Vladymyr Kozyr" w:date="2021-01-10T22:07:00Z"/>
        </w:rPr>
      </w:pPr>
      <w:ins w:id="110" w:author="Vladymyr Kozyr" w:date="2021-01-10T22:03:00Z">
        <w:r w:rsidRPr="004D67AC">
          <w:rPr>
            <w:rPrChange w:id="111" w:author="Vladymyr Kozyr" w:date="2021-01-10T22:03:00Z">
              <w:rPr>
                <w:lang w:val="ru-RU"/>
              </w:rPr>
            </w:rPrChange>
          </w:rPr>
          <w:t>- Some captions are missing on the charts, which also complicates the perception of the displayed information.</w:t>
        </w:r>
      </w:ins>
    </w:p>
    <w:p w14:paraId="65FA6D45" w14:textId="1EE2D229" w:rsidR="004D67AC" w:rsidRDefault="004D67AC" w:rsidP="004D67AC">
      <w:pPr>
        <w:spacing w:after="0"/>
        <w:ind w:firstLine="720"/>
        <w:rPr>
          <w:ins w:id="112" w:author="Vladymyr Kozyr" w:date="2021-01-10T22:07:00Z"/>
        </w:rPr>
      </w:pPr>
      <w:ins w:id="113" w:author="Vladymyr Kozyr" w:date="2021-01-10T22:07:00Z">
        <w:r>
          <w:t>- All visualizations are presented as static images, to use interactions involved.</w:t>
        </w:r>
      </w:ins>
    </w:p>
    <w:p w14:paraId="7EA52238" w14:textId="201EA872" w:rsidR="004D67AC" w:rsidRDefault="004D67AC" w:rsidP="004D67AC">
      <w:pPr>
        <w:spacing w:after="0"/>
        <w:ind w:firstLine="720"/>
        <w:rPr>
          <w:ins w:id="114" w:author="Vladymyr Kozyr" w:date="2021-01-10T22:07:00Z"/>
        </w:rPr>
      </w:pPr>
    </w:p>
    <w:p w14:paraId="5330D8AE" w14:textId="3BE7371C" w:rsidR="004D67AC" w:rsidRPr="004D67AC" w:rsidRDefault="004D67AC" w:rsidP="004D67AC">
      <w:pPr>
        <w:spacing w:after="0"/>
        <w:ind w:firstLine="720"/>
        <w:rPr>
          <w:rFonts w:eastAsia="Times New Roman" w:cs="Arial"/>
          <w:b/>
          <w:bCs/>
          <w:color w:val="000000"/>
          <w:rPrChange w:id="115" w:author="Vladymyr Kozyr" w:date="2021-01-10T22:08:00Z">
            <w:rPr>
              <w:rFonts w:eastAsia="Times New Roman" w:cs="Arial"/>
              <w:color w:val="000000"/>
              <w:lang w:val="ru-RU"/>
            </w:rPr>
          </w:rPrChange>
        </w:rPr>
      </w:pPr>
      <w:ins w:id="116" w:author="Vladymyr Kozyr" w:date="2021-01-10T22:07:00Z">
        <w:r w:rsidRPr="004D67AC">
          <w:rPr>
            <w:b/>
            <w:bCs/>
            <w:rPrChange w:id="117" w:author="Vladymyr Kozyr" w:date="2021-01-10T22:08:00Z">
              <w:rPr/>
            </w:rPrChange>
          </w:rPr>
          <w:t>Maybe mo</w:t>
        </w:r>
      </w:ins>
      <w:ins w:id="118" w:author="Vladymyr Kozyr" w:date="2021-01-10T22:08:00Z">
        <w:r w:rsidRPr="004D67AC">
          <w:rPr>
            <w:b/>
            <w:bCs/>
            <w:rPrChange w:id="119" w:author="Vladymyr Kozyr" w:date="2021-01-10T22:08:00Z">
              <w:rPr/>
            </w:rPrChange>
          </w:rPr>
          <w:t>ve the following text into chapter 3.5 as conclusion paragraph of section 3?</w:t>
        </w:r>
      </w:ins>
    </w:p>
    <w:p w14:paraId="11D9A4EA" w14:textId="1270A11B" w:rsidR="00275DA3" w:rsidRPr="004D67AC" w:rsidRDefault="00275DA3" w:rsidP="0016722A">
      <w:pPr>
        <w:spacing w:after="0"/>
        <w:ind w:firstLine="720"/>
        <w:jc w:val="center"/>
        <w:rPr>
          <w:rFonts w:eastAsia="Times New Roman" w:cs="Arial"/>
          <w:color w:val="000000"/>
          <w:rPrChange w:id="120" w:author="Vladymyr Kozyr" w:date="2021-01-10T22:03:00Z">
            <w:rPr>
              <w:rFonts w:eastAsia="Times New Roman" w:cs="Arial"/>
              <w:color w:val="000000"/>
              <w:lang w:val="ru-RU"/>
            </w:rPr>
          </w:rPrChange>
        </w:rPr>
      </w:pPr>
    </w:p>
    <w:p w14:paraId="05E13BB0" w14:textId="6A1CDBB1" w:rsidR="00781FF1" w:rsidRPr="0016722A" w:rsidRDefault="00781FF1" w:rsidP="00781FF1">
      <w:pPr>
        <w:spacing w:after="0"/>
        <w:rPr>
          <w:rFonts w:eastAsia="Times New Roman" w:cs="Arial"/>
          <w:color w:val="000000"/>
        </w:rPr>
      </w:pPr>
      <w:r>
        <w:rPr>
          <w:rFonts w:eastAsia="Times New Roman" w:cs="Arial"/>
          <w:color w:val="000000"/>
        </w:rPr>
        <w:t>It’s also worth mentioning problems on which marine scientist are eager to work on.</w:t>
      </w:r>
    </w:p>
    <w:p w14:paraId="567CD04C" w14:textId="77777777" w:rsidR="00507C0A" w:rsidRDefault="00507C0A" w:rsidP="00507C0A">
      <w:pPr>
        <w:pStyle w:val="1Para"/>
        <w:rPr>
          <w:lang w:val="en-US"/>
        </w:rPr>
      </w:pPr>
      <w:commentRangeStart w:id="121"/>
      <w:r>
        <w:rPr>
          <w:lang w:val="en-US"/>
        </w:rPr>
        <w:t>Ecological:</w:t>
      </w:r>
      <w:commentRangeEnd w:id="121"/>
      <w:r>
        <w:rPr>
          <w:rStyle w:val="CommentReference"/>
          <w:lang w:val="en-US"/>
        </w:rPr>
        <w:commentReference w:id="121"/>
      </w:r>
    </w:p>
    <w:p w14:paraId="0D4FDBD7" w14:textId="77777777" w:rsidR="00507C0A" w:rsidRPr="007A2436" w:rsidRDefault="00507C0A" w:rsidP="00507C0A">
      <w:pPr>
        <w:pStyle w:val="1Para"/>
        <w:rPr>
          <w:lang w:val="en-US"/>
        </w:rPr>
      </w:pPr>
      <w:r>
        <w:rPr>
          <w:lang w:val="en-US"/>
        </w:rPr>
        <w:t>1)</w:t>
      </w:r>
      <w:r w:rsidRPr="007A2436">
        <w:rPr>
          <w:lang w:val="en-US"/>
        </w:rPr>
        <w:t xml:space="preserve"> </w:t>
      </w:r>
      <w:commentRangeStart w:id="122"/>
      <w:r w:rsidRPr="007A2436">
        <w:rPr>
          <w:lang w:val="en-US"/>
        </w:rPr>
        <w:t>determin</w:t>
      </w:r>
      <w:r>
        <w:rPr>
          <w:lang w:val="en-US"/>
        </w:rPr>
        <w:t>ing</w:t>
      </w:r>
      <w:r w:rsidRPr="007A2436">
        <w:rPr>
          <w:lang w:val="en-US"/>
        </w:rPr>
        <w:t xml:space="preserve"> the optimal amount of catch for each type of fish to reduce environmental damage in a particular region</w:t>
      </w:r>
      <w:commentRangeEnd w:id="122"/>
      <w:r>
        <w:rPr>
          <w:rStyle w:val="CommentReference"/>
          <w:lang w:val="en-US"/>
        </w:rPr>
        <w:commentReference w:id="122"/>
      </w:r>
    </w:p>
    <w:p w14:paraId="4BB16D9E" w14:textId="77777777" w:rsidR="00507C0A" w:rsidRPr="007A2436" w:rsidRDefault="00507C0A" w:rsidP="00507C0A">
      <w:pPr>
        <w:pStyle w:val="1Para"/>
        <w:rPr>
          <w:lang w:val="en-US"/>
        </w:rPr>
      </w:pPr>
      <w:r>
        <w:rPr>
          <w:lang w:val="en-US"/>
        </w:rPr>
        <w:t>2)</w:t>
      </w:r>
      <w:r w:rsidRPr="007A2436">
        <w:rPr>
          <w:lang w:val="en-US"/>
        </w:rPr>
        <w:t xml:space="preserve"> </w:t>
      </w:r>
      <w:r>
        <w:rPr>
          <w:lang w:val="en-US"/>
        </w:rPr>
        <w:t xml:space="preserve">understanding </w:t>
      </w:r>
      <w:r w:rsidRPr="007A2436">
        <w:rPr>
          <w:lang w:val="en-US"/>
        </w:rPr>
        <w:t>how the fish catch affects the ecosystem and other species</w:t>
      </w:r>
    </w:p>
    <w:p w14:paraId="70C72E2C" w14:textId="77777777" w:rsidR="00507C0A" w:rsidRPr="007A2436" w:rsidRDefault="00507C0A" w:rsidP="00507C0A">
      <w:pPr>
        <w:pStyle w:val="1Para"/>
        <w:rPr>
          <w:lang w:val="en-US"/>
        </w:rPr>
      </w:pPr>
      <w:r>
        <w:rPr>
          <w:lang w:val="en-US"/>
        </w:rPr>
        <w:t>3)</w:t>
      </w:r>
      <w:r w:rsidRPr="007A2436">
        <w:rPr>
          <w:lang w:val="en-US"/>
        </w:rPr>
        <w:t xml:space="preserve"> </w:t>
      </w:r>
      <w:r>
        <w:rPr>
          <w:lang w:val="en-US"/>
        </w:rPr>
        <w:t>seeing</w:t>
      </w:r>
      <w:r w:rsidRPr="007A2436">
        <w:rPr>
          <w:lang w:val="en-US"/>
        </w:rPr>
        <w:t xml:space="preserve"> what species of fish and other animals are on the </w:t>
      </w:r>
      <w:r>
        <w:rPr>
          <w:lang w:val="en-US"/>
        </w:rPr>
        <w:t>edge</w:t>
      </w:r>
      <w:r w:rsidRPr="007A2436">
        <w:rPr>
          <w:lang w:val="en-US"/>
        </w:rPr>
        <w:t xml:space="preserve"> of extinction</w:t>
      </w:r>
    </w:p>
    <w:p w14:paraId="24433DC8" w14:textId="77777777" w:rsidR="00507C0A" w:rsidRPr="007A2436" w:rsidRDefault="00507C0A" w:rsidP="00507C0A">
      <w:pPr>
        <w:pStyle w:val="1Para"/>
        <w:rPr>
          <w:lang w:val="en-US"/>
        </w:rPr>
      </w:pPr>
      <w:r>
        <w:rPr>
          <w:lang w:val="en-US"/>
        </w:rPr>
        <w:t>4)</w:t>
      </w:r>
      <w:r w:rsidRPr="007A2436">
        <w:rPr>
          <w:lang w:val="en-US"/>
        </w:rPr>
        <w:t xml:space="preserve"> identif</w:t>
      </w:r>
      <w:r>
        <w:rPr>
          <w:lang w:val="en-US"/>
        </w:rPr>
        <w:t>ying</w:t>
      </w:r>
      <w:r w:rsidRPr="007A2436">
        <w:rPr>
          <w:lang w:val="en-US"/>
        </w:rPr>
        <w:t xml:space="preserve"> the regions that primarily need attention and the introduction of measures to restore or prevent the disappearance of the</w:t>
      </w:r>
      <w:r>
        <w:rPr>
          <w:lang w:val="en-US"/>
        </w:rPr>
        <w:t xml:space="preserve"> species or </w:t>
      </w:r>
      <w:r w:rsidRPr="007A2436">
        <w:rPr>
          <w:lang w:val="en-US"/>
        </w:rPr>
        <w:t>ecosystem</w:t>
      </w:r>
      <w:r>
        <w:rPr>
          <w:lang w:val="en-US"/>
        </w:rPr>
        <w:t xml:space="preserve"> changes</w:t>
      </w:r>
    </w:p>
    <w:p w14:paraId="42A5D56F" w14:textId="77777777" w:rsidR="00507C0A" w:rsidRDefault="00507C0A" w:rsidP="00507C0A">
      <w:pPr>
        <w:pStyle w:val="1Para"/>
        <w:rPr>
          <w:lang w:val="en-US"/>
        </w:rPr>
      </w:pPr>
      <w:r>
        <w:rPr>
          <w:lang w:val="en-US"/>
        </w:rPr>
        <w:t>5)</w:t>
      </w:r>
      <w:r w:rsidRPr="007A2436">
        <w:rPr>
          <w:lang w:val="en-US"/>
        </w:rPr>
        <w:t xml:space="preserve"> predict</w:t>
      </w:r>
      <w:r>
        <w:rPr>
          <w:lang w:val="en-US"/>
        </w:rPr>
        <w:t>ing</w:t>
      </w:r>
      <w:r w:rsidRPr="007A2436">
        <w:rPr>
          <w:lang w:val="en-US"/>
        </w:rPr>
        <w:t xml:space="preserve"> which species may also be subject to negative</w:t>
      </w:r>
      <w:r>
        <w:rPr>
          <w:lang w:val="en-US"/>
        </w:rPr>
        <w:t xml:space="preserve"> or positive</w:t>
      </w:r>
      <w:r w:rsidRPr="007A2436">
        <w:rPr>
          <w:lang w:val="en-US"/>
        </w:rPr>
        <w:t xml:space="preserve"> effects (trends)</w:t>
      </w:r>
    </w:p>
    <w:p w14:paraId="6EF9CA81" w14:textId="77777777" w:rsidR="00507C0A" w:rsidRPr="00CF4700" w:rsidRDefault="00507C0A" w:rsidP="00507C0A">
      <w:pPr>
        <w:pStyle w:val="1Para"/>
        <w:rPr>
          <w:lang w:val="en-US"/>
        </w:rPr>
      </w:pPr>
      <w:r>
        <w:rPr>
          <w:lang w:val="en-US"/>
        </w:rPr>
        <w:t>6)</w:t>
      </w:r>
      <w:r w:rsidRPr="00CF4700">
        <w:rPr>
          <w:lang w:val="en-US"/>
        </w:rPr>
        <w:t xml:space="preserve"> establish</w:t>
      </w:r>
      <w:r>
        <w:rPr>
          <w:lang w:val="en-US"/>
        </w:rPr>
        <w:t>ing</w:t>
      </w:r>
      <w:r w:rsidRPr="00CF4700">
        <w:rPr>
          <w:lang w:val="en-US"/>
        </w:rPr>
        <w:t xml:space="preserve"> </w:t>
      </w:r>
      <w:r>
        <w:rPr>
          <w:lang w:val="en-US"/>
        </w:rPr>
        <w:t>quotas</w:t>
      </w:r>
      <w:r w:rsidRPr="00CF4700">
        <w:rPr>
          <w:lang w:val="en-US"/>
        </w:rPr>
        <w:t xml:space="preserve"> (permissible amount of fish</w:t>
      </w:r>
      <w:r>
        <w:rPr>
          <w:lang w:val="en-US"/>
        </w:rPr>
        <w:t xml:space="preserve"> landing)</w:t>
      </w:r>
      <w:r w:rsidRPr="00CF4700">
        <w:rPr>
          <w:lang w:val="en-US"/>
        </w:rPr>
        <w:t>, which will minimize the negative effect on the environment</w:t>
      </w:r>
    </w:p>
    <w:p w14:paraId="7FDAA621" w14:textId="77777777" w:rsidR="00507C0A" w:rsidRPr="00CF4700" w:rsidRDefault="00507C0A" w:rsidP="00507C0A">
      <w:pPr>
        <w:pStyle w:val="1Para"/>
        <w:rPr>
          <w:lang w:val="en-US"/>
        </w:rPr>
      </w:pPr>
      <w:r>
        <w:rPr>
          <w:lang w:val="en-US"/>
        </w:rPr>
        <w:t>7)</w:t>
      </w:r>
      <w:r w:rsidRPr="00CF4700">
        <w:rPr>
          <w:lang w:val="en-US"/>
        </w:rPr>
        <w:t xml:space="preserve"> determini</w:t>
      </w:r>
      <w:r>
        <w:rPr>
          <w:lang w:val="en-US"/>
        </w:rPr>
        <w:t>ng</w:t>
      </w:r>
      <w:r w:rsidRPr="00CF4700">
        <w:rPr>
          <w:lang w:val="en-US"/>
        </w:rPr>
        <w:t xml:space="preserve"> the rate of ecosystem restoration after the introduction of appropriate measures</w:t>
      </w:r>
    </w:p>
    <w:p w14:paraId="02243628" w14:textId="77777777" w:rsidR="00507C0A" w:rsidRPr="00CF4700" w:rsidRDefault="00507C0A" w:rsidP="00507C0A">
      <w:pPr>
        <w:pStyle w:val="1Para"/>
        <w:rPr>
          <w:lang w:val="en-US"/>
        </w:rPr>
      </w:pPr>
      <w:r>
        <w:rPr>
          <w:lang w:val="en-US"/>
        </w:rPr>
        <w:t>8)</w:t>
      </w:r>
      <w:r w:rsidRPr="00CF4700">
        <w:rPr>
          <w:lang w:val="en-US"/>
        </w:rPr>
        <w:t xml:space="preserve"> analyz</w:t>
      </w:r>
      <w:r>
        <w:rPr>
          <w:lang w:val="en-US"/>
        </w:rPr>
        <w:t>ing</w:t>
      </w:r>
      <w:r w:rsidRPr="00CF4700">
        <w:rPr>
          <w:lang w:val="en-US"/>
        </w:rPr>
        <w:t xml:space="preserve"> the safety of methods for catching a certain type of fish in each region</w:t>
      </w:r>
    </w:p>
    <w:p w14:paraId="423E3AE1" w14:textId="77777777" w:rsidR="00507C0A" w:rsidRDefault="00507C0A" w:rsidP="00507C0A">
      <w:pPr>
        <w:pStyle w:val="1Para"/>
        <w:rPr>
          <w:lang w:val="en-US"/>
        </w:rPr>
      </w:pPr>
      <w:r>
        <w:rPr>
          <w:lang w:val="en-US"/>
        </w:rPr>
        <w:t>9)</w:t>
      </w:r>
      <w:r w:rsidRPr="00CF4700">
        <w:rPr>
          <w:lang w:val="en-US"/>
        </w:rPr>
        <w:t xml:space="preserve"> accord</w:t>
      </w:r>
      <w:r>
        <w:rPr>
          <w:lang w:val="en-US"/>
        </w:rPr>
        <w:t>ing to</w:t>
      </w:r>
      <w:r w:rsidRPr="00CF4700">
        <w:rPr>
          <w:lang w:val="en-US"/>
        </w:rPr>
        <w:t xml:space="preserve"> the results of the analysis, stop methods that have </w:t>
      </w:r>
      <w:r>
        <w:rPr>
          <w:lang w:val="en-US"/>
        </w:rPr>
        <w:t>negative</w:t>
      </w:r>
      <w:r w:rsidRPr="00CF4700">
        <w:rPr>
          <w:lang w:val="en-US"/>
        </w:rPr>
        <w:t xml:space="preserve"> effect</w:t>
      </w:r>
      <w:r>
        <w:rPr>
          <w:lang w:val="en-US"/>
        </w:rPr>
        <w:t>s</w:t>
      </w:r>
      <w:r w:rsidRPr="00CF4700">
        <w:rPr>
          <w:lang w:val="en-US"/>
        </w:rPr>
        <w:t xml:space="preserve"> on the state of the environment</w:t>
      </w:r>
      <w:r>
        <w:rPr>
          <w:lang w:val="en-US"/>
        </w:rPr>
        <w:t xml:space="preserve"> and/or </w:t>
      </w:r>
      <w:r w:rsidRPr="00CF4700">
        <w:rPr>
          <w:lang w:val="en-US"/>
        </w:rPr>
        <w:t>suggest alternative methods</w:t>
      </w:r>
    </w:p>
    <w:p w14:paraId="686592DE" w14:textId="77777777" w:rsidR="00507C0A" w:rsidRDefault="00507C0A" w:rsidP="00507C0A">
      <w:pPr>
        <w:pStyle w:val="1Para"/>
        <w:ind w:firstLine="0"/>
        <w:rPr>
          <w:b/>
          <w:bCs/>
          <w:lang w:val="en-US"/>
        </w:rPr>
      </w:pPr>
      <w:commentRangeStart w:id="123"/>
      <w:r w:rsidRPr="00832D78">
        <w:rPr>
          <w:b/>
          <w:bCs/>
          <w:lang w:val="en-US"/>
        </w:rPr>
        <w:lastRenderedPageBreak/>
        <w:t>Discussion of ecological factors</w:t>
      </w:r>
      <w:commentRangeEnd w:id="123"/>
      <w:r>
        <w:rPr>
          <w:rStyle w:val="CommentReference"/>
          <w:lang w:val="en-US"/>
        </w:rPr>
        <w:commentReference w:id="123"/>
      </w:r>
    </w:p>
    <w:p w14:paraId="1BC04A48" w14:textId="77777777" w:rsidR="00507C0A" w:rsidRPr="00792136" w:rsidRDefault="000B5EBB" w:rsidP="00507C0A">
      <w:pPr>
        <w:jc w:val="both"/>
        <w:rPr>
          <w:rFonts w:asciiTheme="minorHAnsi" w:hAnsiTheme="minorHAnsi"/>
        </w:rPr>
      </w:pPr>
      <w:hyperlink r:id="rId33" w:history="1">
        <w:r w:rsidR="00507C0A" w:rsidRPr="00792136">
          <w:rPr>
            <w:rStyle w:val="Hyperlink"/>
          </w:rPr>
          <w:t>https://waves-vagues.dfo-mpo.gc.ca/Library/353989.pdf</w:t>
        </w:r>
      </w:hyperlink>
    </w:p>
    <w:p w14:paraId="3AEE7AC2" w14:textId="77777777" w:rsidR="00507C0A" w:rsidRPr="009D4AFB" w:rsidRDefault="00507C0A" w:rsidP="00507C0A">
      <w:pPr>
        <w:ind w:firstLine="720"/>
      </w:pPr>
      <w:r w:rsidRPr="009D4AFB">
        <w:t>In a 2008 publication</w:t>
      </w:r>
      <w:r>
        <w:t xml:space="preserve"> of</w:t>
      </w:r>
      <w:r w:rsidRPr="009D4AFB">
        <w:t xml:space="preserve"> Bedford Institute </w:t>
      </w:r>
      <w:r>
        <w:t>o</w:t>
      </w:r>
      <w:r w:rsidRPr="009D4AFB">
        <w:t xml:space="preserve">f Oceanography, which described many factors affecting different ecosystems, aquaculture research, various data collection methods and technologies, the authors </w:t>
      </w:r>
      <w:r>
        <w:t>mentioned</w:t>
      </w:r>
      <w:r w:rsidRPr="009D4AFB">
        <w:t xml:space="preserve"> Recovery Objectives for North Atlantic Right Whales, among which the following</w:t>
      </w:r>
      <w:r>
        <w:t xml:space="preserve"> issues</w:t>
      </w:r>
      <w:r w:rsidRPr="009D4AFB">
        <w:t xml:space="preserve"> were </w:t>
      </w:r>
      <w:r>
        <w:t>described</w:t>
      </w:r>
      <w:r w:rsidRPr="009D4AFB">
        <w:t>:</w:t>
      </w:r>
    </w:p>
    <w:p w14:paraId="69E82CB5" w14:textId="77777777" w:rsidR="00507C0A" w:rsidRPr="009D4AFB" w:rsidRDefault="00507C0A" w:rsidP="00507C0A">
      <w:pPr>
        <w:ind w:left="720"/>
      </w:pPr>
      <w:r w:rsidRPr="009D4AFB">
        <w:t xml:space="preserve"> - reduction of death and injury from vessel strikes</w:t>
      </w:r>
    </w:p>
    <w:p w14:paraId="0B07F97E" w14:textId="77777777" w:rsidR="00507C0A" w:rsidRPr="009D4AFB" w:rsidRDefault="00507C0A" w:rsidP="00507C0A">
      <w:pPr>
        <w:ind w:left="720"/>
      </w:pPr>
      <w:r w:rsidRPr="009D4AFB">
        <w:t xml:space="preserve"> - reduction of death and injury from fishing gear entanglement</w:t>
      </w:r>
    </w:p>
    <w:p w14:paraId="4BFB132A" w14:textId="77777777" w:rsidR="00507C0A" w:rsidRPr="009D4AFB" w:rsidRDefault="00507C0A" w:rsidP="00507C0A">
      <w:pPr>
        <w:ind w:left="720"/>
      </w:pPr>
      <w:r w:rsidRPr="009D4AFB">
        <w:t xml:space="preserve"> - reduction of injury and disturbance from vessel noise, exposure to contaminants, and other forms of habitat degradation</w:t>
      </w:r>
    </w:p>
    <w:p w14:paraId="7A1B1B87" w14:textId="77777777" w:rsidR="00507C0A" w:rsidRPr="009D4AFB" w:rsidRDefault="00507C0A" w:rsidP="00507C0A">
      <w:pPr>
        <w:ind w:left="720"/>
      </w:pPr>
      <w:r w:rsidRPr="009D4AFB">
        <w:t xml:space="preserve"> - </w:t>
      </w:r>
      <w:commentRangeStart w:id="124"/>
      <w:r w:rsidRPr="009D4AFB">
        <w:t>monitoring populations and threats</w:t>
      </w:r>
      <w:commentRangeEnd w:id="124"/>
      <w:r>
        <w:rPr>
          <w:rStyle w:val="CommentReference"/>
        </w:rPr>
        <w:commentReference w:id="124"/>
      </w:r>
    </w:p>
    <w:p w14:paraId="7CFC121C" w14:textId="77777777" w:rsidR="00507C0A" w:rsidRDefault="00507C0A" w:rsidP="00507C0A">
      <w:r w:rsidRPr="009D4AFB">
        <w:t xml:space="preserve">Based on these data, it can be concluded that the environment is adversely affected by the </w:t>
      </w:r>
      <w:r>
        <w:t>raising amount</w:t>
      </w:r>
      <w:r w:rsidRPr="009D4AFB">
        <w:t xml:space="preserve"> of</w:t>
      </w:r>
      <w:r>
        <w:t xml:space="preserve"> fishing</w:t>
      </w:r>
      <w:r w:rsidRPr="009D4AFB">
        <w:t xml:space="preserve"> vessels and equipment </w:t>
      </w:r>
      <w:r>
        <w:t>for</w:t>
      </w:r>
      <w:r w:rsidRPr="009D4AFB">
        <w:t xml:space="preserve"> fish</w:t>
      </w:r>
      <w:r>
        <w:t>ing</w:t>
      </w:r>
      <w:r w:rsidRPr="009D4AFB">
        <w:t xml:space="preserve"> in the ocean.</w:t>
      </w:r>
    </w:p>
    <w:p w14:paraId="6D4FB6FA" w14:textId="77777777" w:rsidR="00507C0A" w:rsidRPr="009D4AFB" w:rsidRDefault="000B5EBB" w:rsidP="00507C0A">
      <w:pPr>
        <w:rPr>
          <w:color w:val="000000" w:themeColor="text1"/>
        </w:rPr>
      </w:pPr>
      <w:hyperlink r:id="rId34" w:history="1">
        <w:r w:rsidR="00507C0A" w:rsidRPr="00F354F4">
          <w:rPr>
            <w:rStyle w:val="Hyperlink"/>
          </w:rPr>
          <w:t>https://www.federalregister.gov/documents/2018/02/07/2018-02442/list-of-fisheries-for-2018</w:t>
        </w:r>
      </w:hyperlink>
    </w:p>
    <w:p w14:paraId="262B89EF" w14:textId="77777777" w:rsidR="00507C0A" w:rsidRPr="00792136" w:rsidRDefault="00507C0A" w:rsidP="00507C0A">
      <w:pPr>
        <w:pStyle w:val="1Para"/>
        <w:rPr>
          <w:lang w:val="en-US"/>
        </w:rPr>
      </w:pPr>
      <w:r w:rsidRPr="00792136">
        <w:rPr>
          <w:lang w:val="en-US"/>
        </w:rPr>
        <w:t xml:space="preserve">The Federal Register - The Daily Journal of the United States Government provides data on Marine Mammal Species </w:t>
      </w:r>
      <w:r>
        <w:rPr>
          <w:lang w:val="en-US"/>
        </w:rPr>
        <w:t>a</w:t>
      </w:r>
      <w:r w:rsidRPr="00792136">
        <w:rPr>
          <w:lang w:val="en-US"/>
        </w:rPr>
        <w:t xml:space="preserve">nd Stocks Incidentally Killed </w:t>
      </w:r>
      <w:r>
        <w:rPr>
          <w:lang w:val="en-US"/>
        </w:rPr>
        <w:t>o</w:t>
      </w:r>
      <w:r w:rsidRPr="00792136">
        <w:rPr>
          <w:lang w:val="en-US"/>
        </w:rPr>
        <w:t>r Injured during the 2018 fishing catch.</w:t>
      </w:r>
    </w:p>
    <w:p w14:paraId="6F576C10" w14:textId="77777777" w:rsidR="00507C0A" w:rsidRPr="00792136" w:rsidRDefault="00507C0A" w:rsidP="00507C0A">
      <w:pPr>
        <w:pStyle w:val="1Para"/>
        <w:rPr>
          <w:lang w:val="en-US"/>
        </w:rPr>
      </w:pPr>
      <w:r w:rsidRPr="00792136">
        <w:rPr>
          <w:lang w:val="en-US"/>
        </w:rPr>
        <w:t xml:space="preserve">By obtaining the average annual data on the number of accidentally killed or damaged fish during the catch for Canada and comparing it with the data </w:t>
      </w:r>
      <w:r>
        <w:rPr>
          <w:lang w:val="en-US"/>
        </w:rPr>
        <w:t>about</w:t>
      </w:r>
      <w:r w:rsidRPr="00792136">
        <w:rPr>
          <w:lang w:val="en-US"/>
        </w:rPr>
        <w:t xml:space="preserve"> the number of fish caught in the same year, it is possible to estimate the environmental damage during the catch. Depending on the amount and detail of the data, it is possible to estimate the damage for a specific type of fish and / or for each region. Also, fish species can be combined into groups according to their catching methods and</w:t>
      </w:r>
      <w:r>
        <w:rPr>
          <w:lang w:val="en-US"/>
        </w:rPr>
        <w:t xml:space="preserve"> ecological influence can be</w:t>
      </w:r>
      <w:r w:rsidRPr="00792136">
        <w:rPr>
          <w:lang w:val="en-US"/>
        </w:rPr>
        <w:t xml:space="preserve"> analyzed for</w:t>
      </w:r>
      <w:r>
        <w:rPr>
          <w:lang w:val="en-US"/>
        </w:rPr>
        <w:t xml:space="preserve"> each group</w:t>
      </w:r>
      <w:r w:rsidRPr="00792136">
        <w:rPr>
          <w:lang w:val="en-US"/>
        </w:rPr>
        <w:t>.</w:t>
      </w:r>
    </w:p>
    <w:p w14:paraId="07D9A4A4" w14:textId="77777777" w:rsidR="00507C0A" w:rsidRPr="00792136" w:rsidRDefault="00507C0A" w:rsidP="00507C0A">
      <w:pPr>
        <w:pStyle w:val="1Para"/>
        <w:rPr>
          <w:b/>
          <w:bCs/>
          <w:lang w:val="en-US"/>
        </w:rPr>
      </w:pPr>
    </w:p>
    <w:p w14:paraId="438DE0C0" w14:textId="77777777" w:rsidR="00507C0A" w:rsidRDefault="00507C0A" w:rsidP="00507C0A">
      <w:pPr>
        <w:pStyle w:val="1Para"/>
        <w:rPr>
          <w:lang w:val="en-US"/>
        </w:rPr>
      </w:pPr>
      <w:r>
        <w:rPr>
          <w:lang w:val="en-US"/>
        </w:rPr>
        <w:lastRenderedPageBreak/>
        <w:t>Economical:</w:t>
      </w:r>
    </w:p>
    <w:p w14:paraId="34F3EFEE" w14:textId="77777777" w:rsidR="00507C0A" w:rsidRPr="00CF4700" w:rsidRDefault="00507C0A" w:rsidP="00507C0A">
      <w:pPr>
        <w:pStyle w:val="1Para"/>
        <w:rPr>
          <w:lang w:val="en-US"/>
        </w:rPr>
      </w:pPr>
      <w:r>
        <w:rPr>
          <w:lang w:val="en-US"/>
        </w:rPr>
        <w:t>1)</w:t>
      </w:r>
      <w:r w:rsidRPr="00CF4700">
        <w:rPr>
          <w:lang w:val="en-US"/>
        </w:rPr>
        <w:t xml:space="preserve"> analyzi</w:t>
      </w:r>
      <w:r>
        <w:rPr>
          <w:lang w:val="en-US"/>
        </w:rPr>
        <w:t>ng</w:t>
      </w:r>
      <w:r w:rsidRPr="00CF4700">
        <w:rPr>
          <w:lang w:val="en-US"/>
        </w:rPr>
        <w:t xml:space="preserve"> supply and deman</w:t>
      </w:r>
      <w:r>
        <w:rPr>
          <w:lang w:val="en-US"/>
        </w:rPr>
        <w:t>d, then</w:t>
      </w:r>
      <w:r w:rsidRPr="00CF4700">
        <w:rPr>
          <w:lang w:val="en-US"/>
        </w:rPr>
        <w:t>, establish</w:t>
      </w:r>
      <w:r>
        <w:rPr>
          <w:lang w:val="en-US"/>
        </w:rPr>
        <w:t>ing</w:t>
      </w:r>
      <w:r w:rsidRPr="00CF4700">
        <w:rPr>
          <w:lang w:val="en-US"/>
        </w:rPr>
        <w:t xml:space="preserve"> the optimal </w:t>
      </w:r>
      <w:proofErr w:type="gramStart"/>
      <w:r w:rsidRPr="00CF4700">
        <w:rPr>
          <w:lang w:val="en-US"/>
        </w:rPr>
        <w:t>amount</w:t>
      </w:r>
      <w:proofErr w:type="gramEnd"/>
      <w:r w:rsidRPr="00CF4700">
        <w:rPr>
          <w:lang w:val="en-US"/>
        </w:rPr>
        <w:t xml:space="preserve"> of fish catch</w:t>
      </w:r>
    </w:p>
    <w:p w14:paraId="0D48508F" w14:textId="77777777" w:rsidR="00507C0A" w:rsidRPr="00CF4700" w:rsidRDefault="00507C0A" w:rsidP="00507C0A">
      <w:pPr>
        <w:pStyle w:val="1Para"/>
        <w:rPr>
          <w:lang w:val="en-US"/>
        </w:rPr>
      </w:pPr>
      <w:r>
        <w:rPr>
          <w:lang w:val="en-US"/>
        </w:rPr>
        <w:t>2)</w:t>
      </w:r>
      <w:r w:rsidRPr="00CF4700">
        <w:rPr>
          <w:lang w:val="en-US"/>
        </w:rPr>
        <w:t xml:space="preserve"> identify</w:t>
      </w:r>
      <w:r>
        <w:rPr>
          <w:lang w:val="en-US"/>
        </w:rPr>
        <w:t>ing</w:t>
      </w:r>
      <w:r w:rsidRPr="00CF4700">
        <w:rPr>
          <w:lang w:val="en-US"/>
        </w:rPr>
        <w:t xml:space="preserve"> factors affecting demand</w:t>
      </w:r>
    </w:p>
    <w:p w14:paraId="2A474249" w14:textId="77777777" w:rsidR="00507C0A" w:rsidRPr="00CF4700" w:rsidRDefault="00507C0A" w:rsidP="00507C0A">
      <w:pPr>
        <w:pStyle w:val="1Para"/>
        <w:rPr>
          <w:lang w:val="en-US"/>
        </w:rPr>
      </w:pPr>
      <w:r>
        <w:rPr>
          <w:lang w:val="en-US"/>
        </w:rPr>
        <w:t>3)</w:t>
      </w:r>
      <w:r w:rsidRPr="00CF4700">
        <w:rPr>
          <w:lang w:val="en-US"/>
        </w:rPr>
        <w:t xml:space="preserve"> compa</w:t>
      </w:r>
      <w:r>
        <w:rPr>
          <w:lang w:val="en-US"/>
        </w:rPr>
        <w:t>ring</w:t>
      </w:r>
      <w:r w:rsidRPr="00CF4700">
        <w:rPr>
          <w:lang w:val="en-US"/>
        </w:rPr>
        <w:t xml:space="preserve"> alternative methods for benefits</w:t>
      </w:r>
      <w:r>
        <w:rPr>
          <w:lang w:val="en-US"/>
        </w:rPr>
        <w:t xml:space="preserve"> and profits</w:t>
      </w:r>
      <w:r w:rsidRPr="00CF4700">
        <w:rPr>
          <w:lang w:val="en-US"/>
        </w:rPr>
        <w:t xml:space="preserve"> (fish farms</w:t>
      </w:r>
      <w:r>
        <w:rPr>
          <w:lang w:val="en-US"/>
        </w:rPr>
        <w:t xml:space="preserve"> etc.</w:t>
      </w:r>
      <w:r w:rsidRPr="00CF4700">
        <w:rPr>
          <w:lang w:val="en-US"/>
        </w:rPr>
        <w:t>)</w:t>
      </w:r>
      <w:r w:rsidRPr="00CF4700">
        <w:rPr>
          <w:lang w:val="en-US"/>
        </w:rPr>
        <w:br/>
      </w:r>
    </w:p>
    <w:p w14:paraId="0645AF55" w14:textId="5B95EEAA" w:rsidR="00C10319" w:rsidRDefault="00DB0C62" w:rsidP="00C65B84">
      <w:pPr>
        <w:pStyle w:val="Heading2"/>
      </w:pPr>
      <w:bookmarkStart w:id="125" w:name="_Toc60592084"/>
      <w:commentRangeStart w:id="126"/>
      <w:commentRangeStart w:id="127"/>
      <w:r>
        <w:t>Data Source</w:t>
      </w:r>
      <w:r w:rsidR="00CB2779">
        <w:t>s</w:t>
      </w:r>
      <w:r>
        <w:t xml:space="preserve"> </w:t>
      </w:r>
      <w:commentRangeEnd w:id="126"/>
      <w:r w:rsidR="00CD611E">
        <w:rPr>
          <w:rStyle w:val="CommentReference"/>
          <w:rFonts w:eastAsiaTheme="minorHAnsi" w:cstheme="minorBidi"/>
          <w:b w:val="0"/>
          <w:color w:val="auto"/>
          <w:lang w:val="en-US"/>
        </w:rPr>
        <w:commentReference w:id="126"/>
      </w:r>
      <w:commentRangeEnd w:id="127"/>
      <w:r w:rsidR="00A458B4">
        <w:rPr>
          <w:rStyle w:val="CommentReference"/>
          <w:rFonts w:eastAsiaTheme="minorHAnsi" w:cstheme="minorBidi"/>
          <w:b w:val="0"/>
          <w:color w:val="auto"/>
          <w:lang w:val="en-US"/>
        </w:rPr>
        <w:commentReference w:id="127"/>
      </w:r>
      <w:bookmarkEnd w:id="125"/>
      <w:r w:rsidR="00507C0A">
        <w:t xml:space="preserve">and Data </w:t>
      </w:r>
      <w:proofErr w:type="spellStart"/>
      <w:r w:rsidR="00507C0A">
        <w:t>Proccessing</w:t>
      </w:r>
      <w:proofErr w:type="spellEnd"/>
    </w:p>
    <w:p w14:paraId="03D8D65B" w14:textId="388247C1" w:rsidR="00DB0C62" w:rsidRDefault="00DB0C62" w:rsidP="00A711E1">
      <w:pPr>
        <w:pStyle w:val="1Para"/>
        <w:rPr>
          <w:rFonts w:ascii="Helvetica" w:hAnsi="Helvetica"/>
          <w:color w:val="333333"/>
          <w:sz w:val="33"/>
          <w:szCs w:val="33"/>
        </w:rPr>
      </w:pPr>
      <w:r>
        <w:t xml:space="preserve">Data source for the visualization is taken </w:t>
      </w:r>
      <w:r w:rsidRPr="00DB0C62">
        <w:t>from</w:t>
      </w:r>
      <w:r>
        <w:t xml:space="preserve"> DFO Canada website</w:t>
      </w:r>
      <w:r w:rsidR="00A711E1">
        <w:t xml:space="preserve"> for provincial </w:t>
      </w:r>
      <w:proofErr w:type="spellStart"/>
      <w:r w:rsidR="00A711E1">
        <w:t>seafisheries</w:t>
      </w:r>
      <w:proofErr w:type="spellEnd"/>
      <w:r>
        <w:t>.</w:t>
      </w:r>
    </w:p>
    <w:p w14:paraId="30A41177" w14:textId="296C7FFD" w:rsidR="00DB0C62" w:rsidRDefault="00DB0C62" w:rsidP="00A711E1">
      <w:pPr>
        <w:pStyle w:val="1Para"/>
        <w:rPr>
          <w:sz w:val="24"/>
          <w:szCs w:val="24"/>
        </w:rPr>
      </w:pPr>
      <w:r>
        <w:t xml:space="preserve">Format: Data tables provide the volume and value of </w:t>
      </w:r>
      <w:proofErr w:type="spellStart"/>
      <w:r>
        <w:t>seafisheries</w:t>
      </w:r>
      <w:proofErr w:type="spellEnd"/>
      <w:r>
        <w:t xml:space="preserve"> landings. Data is organized by species-groups, by main species</w:t>
      </w:r>
      <w:r w:rsidR="00A711E1">
        <w:t xml:space="preserve"> and</w:t>
      </w:r>
      <w:r>
        <w:t xml:space="preserve"> by province</w:t>
      </w:r>
      <w:r w:rsidR="00A711E1">
        <w:t>.</w:t>
      </w:r>
    </w:p>
    <w:p w14:paraId="213EC2BF" w14:textId="52B8F530" w:rsidR="00DB0C62" w:rsidRDefault="00DB0C62" w:rsidP="00A711E1">
      <w:pPr>
        <w:pStyle w:val="1Para"/>
      </w:pPr>
      <w:r>
        <w:t xml:space="preserve">Period covered: Data is available from 1990 to </w:t>
      </w:r>
      <w:r w:rsidR="00A711E1">
        <w:t>2018</w:t>
      </w:r>
      <w:r>
        <w:t xml:space="preserve"> year before the current fishing season, data prior to 1990 is available upon request.</w:t>
      </w:r>
    </w:p>
    <w:p w14:paraId="31E5E129" w14:textId="058C166A" w:rsidR="00A711E1" w:rsidRDefault="00DB0C62" w:rsidP="00A711E1">
      <w:pPr>
        <w:pStyle w:val="1Para"/>
      </w:pPr>
      <w:r>
        <w:t>Sources: Data collected by DFO regional offices</w:t>
      </w:r>
      <w:r w:rsidR="00A711E1">
        <w:t>.</w:t>
      </w:r>
    </w:p>
    <w:p w14:paraId="6A448D76" w14:textId="1562639E" w:rsidR="00A711E1" w:rsidRDefault="00A711E1" w:rsidP="00CB2779">
      <w:pPr>
        <w:pStyle w:val="1Para"/>
      </w:pPr>
      <w:r>
        <w:t xml:space="preserve">Data is separated yearly </w:t>
      </w:r>
      <w:r w:rsidR="00B7595D">
        <w:t>(one</w:t>
      </w:r>
      <w:r w:rsidR="00D15815">
        <w:t xml:space="preserve"> Microsoft</w:t>
      </w:r>
      <w:r w:rsidR="00B7595D">
        <w:t xml:space="preserve"> Excel file for each year) and grouped inside by Canadian provinces for each fish type.</w:t>
      </w:r>
      <w:r w:rsidR="00D15815">
        <w:t xml:space="preserve"> In total this dataset consists of 56 files (28 for fish amount in tonnes and 28 for fish total value in thousand of Canadian dollars.</w:t>
      </w:r>
    </w:p>
    <w:p w14:paraId="7A945DA4" w14:textId="1ADF8742" w:rsidR="00CB2779" w:rsidRDefault="00CB2779" w:rsidP="00CB2779">
      <w:pPr>
        <w:pStyle w:val="1Para"/>
      </w:pPr>
      <w:r>
        <w:t>To present such kind of data, it should go through several processes which includes data extraction, cleaning/filtering and ma</w:t>
      </w:r>
      <w:r w:rsidR="0098108B">
        <w:t>ss</w:t>
      </w:r>
      <w:r>
        <w:t>aging (converting into suitable format).</w:t>
      </w:r>
    </w:p>
    <w:p w14:paraId="5439F7DB" w14:textId="72A91A2F" w:rsidR="00CB2779" w:rsidRDefault="0002111E" w:rsidP="00E64A12">
      <w:pPr>
        <w:pStyle w:val="1Para"/>
        <w:numPr>
          <w:ilvl w:val="0"/>
          <w:numId w:val="3"/>
        </w:numPr>
      </w:pPr>
      <w:r>
        <w:t>Data extraction</w:t>
      </w:r>
    </w:p>
    <w:p w14:paraId="5C5E7FF9" w14:textId="0C54B94F" w:rsidR="0002111E" w:rsidRDefault="0002111E" w:rsidP="0002111E">
      <w:pPr>
        <w:pStyle w:val="1Para"/>
      </w:pPr>
      <w:r>
        <w:t xml:space="preserve">Data extraction step is basically downloading Excel files from DFO official website. It doesn’t require any extra permissions, data is </w:t>
      </w:r>
      <w:proofErr w:type="spellStart"/>
      <w:r>
        <w:t>publically</w:t>
      </w:r>
      <w:proofErr w:type="spellEnd"/>
      <w:r>
        <w:t xml:space="preserve"> available. However</w:t>
      </w:r>
      <w:r w:rsidR="00B4748D">
        <w:t xml:space="preserve">, process of downloading is manual, can be improved if DFO </w:t>
      </w:r>
      <w:r w:rsidR="0098108B">
        <w:rPr>
          <w:lang w:val="en-US"/>
        </w:rPr>
        <w:t>could</w:t>
      </w:r>
      <w:r w:rsidR="00B4748D">
        <w:t xml:space="preserve"> provide </w:t>
      </w:r>
      <w:r w:rsidR="0098108B">
        <w:t>API to use for getting up-to-date data if necessary.</w:t>
      </w:r>
    </w:p>
    <w:p w14:paraId="2955C65F" w14:textId="34726274" w:rsidR="0098108B" w:rsidRDefault="0098108B" w:rsidP="00E64A12">
      <w:pPr>
        <w:pStyle w:val="1Para"/>
        <w:numPr>
          <w:ilvl w:val="0"/>
          <w:numId w:val="3"/>
        </w:numPr>
      </w:pPr>
      <w:r>
        <w:lastRenderedPageBreak/>
        <w:t>Data cleaning</w:t>
      </w:r>
    </w:p>
    <w:p w14:paraId="2337D4B5" w14:textId="70A47F29" w:rsidR="0098108B" w:rsidRDefault="0098108B" w:rsidP="0098108B">
      <w:pPr>
        <w:pStyle w:val="1Para"/>
      </w:pPr>
      <w:r>
        <w:t xml:space="preserve">Excel files contains some information, which is not relevant for visualization (for ex. table borders, text color, other meta data, etc.) </w:t>
      </w:r>
      <w:proofErr w:type="gramStart"/>
      <w:r>
        <w:t>So</w:t>
      </w:r>
      <w:proofErr w:type="gramEnd"/>
      <w:r>
        <w:t xml:space="preserve"> it is removed at this step.</w:t>
      </w:r>
    </w:p>
    <w:p w14:paraId="71AF386F" w14:textId="1CA8D5E4" w:rsidR="0098108B" w:rsidRDefault="0098108B" w:rsidP="00E64A12">
      <w:pPr>
        <w:pStyle w:val="1Para"/>
        <w:numPr>
          <w:ilvl w:val="0"/>
          <w:numId w:val="3"/>
        </w:numPr>
      </w:pPr>
      <w:r>
        <w:t>Data converting</w:t>
      </w:r>
    </w:p>
    <w:p w14:paraId="14223EEF" w14:textId="18F22BC1" w:rsidR="0098108B" w:rsidRDefault="0098108B" w:rsidP="0098108B">
      <w:pPr>
        <w:pStyle w:val="1Para"/>
        <w:ind w:left="720" w:firstLine="0"/>
      </w:pPr>
      <w:r>
        <w:t xml:space="preserve">The last step of data processing is converting </w:t>
      </w:r>
      <w:r w:rsidR="00605C63">
        <w:t xml:space="preserve">Excel file to CSV (as intermediate step) and then </w:t>
      </w:r>
      <w:proofErr w:type="spellStart"/>
      <w:r w:rsidR="00605C63">
        <w:t>jonverting</w:t>
      </w:r>
      <w:proofErr w:type="spellEnd"/>
      <w:r w:rsidR="00605C63">
        <w:t xml:space="preserve"> it into JSON file whi</w:t>
      </w:r>
      <w:r w:rsidR="00D40624">
        <w:t>ch can be easily interpreted by visualization library and any modern browser.</w:t>
      </w:r>
    </w:p>
    <w:p w14:paraId="629B7E60" w14:textId="77777777" w:rsidR="0098108B" w:rsidRPr="0098108B" w:rsidRDefault="0098108B" w:rsidP="0002111E">
      <w:pPr>
        <w:pStyle w:val="1Para"/>
        <w:rPr>
          <w:lang w:val="en-US"/>
        </w:rPr>
      </w:pPr>
    </w:p>
    <w:p w14:paraId="7ACFB551" w14:textId="414BD620" w:rsidR="00CB2779" w:rsidRDefault="00CB2779" w:rsidP="00CB2779">
      <w:pPr>
        <w:pStyle w:val="Heading2"/>
      </w:pPr>
      <w:r>
        <w:t>Visualization Motivation</w:t>
      </w:r>
    </w:p>
    <w:p w14:paraId="4FEDBABD" w14:textId="2D128ACD" w:rsidR="00D15815" w:rsidRDefault="00D15815" w:rsidP="00507C0A">
      <w:pPr>
        <w:pStyle w:val="1Para"/>
      </w:pPr>
      <w:r>
        <w:t xml:space="preserve">Analysis of the data presented in </w:t>
      </w:r>
      <w:r w:rsidR="00CB2779">
        <w:t>table or text</w:t>
      </w:r>
      <w:r>
        <w:t xml:space="preserve"> format may take significant amount of time. For example, it is hard to see trends, how values change through the years, as well as comparing data for different provinces and fish type. Another thing which is hard to capture is correlation between price and quantities of a specific types of fish for a certain period.</w:t>
      </w:r>
    </w:p>
    <w:p w14:paraId="6ADEBA69" w14:textId="17DE2D1C" w:rsidR="0020364C" w:rsidRDefault="00D15815" w:rsidP="00507C0A">
      <w:pPr>
        <w:pStyle w:val="1Para"/>
      </w:pPr>
      <w:commentRangeStart w:id="128"/>
      <w:r>
        <w:t xml:space="preserve">The tool itself and </w:t>
      </w:r>
      <w:proofErr w:type="gramStart"/>
      <w:r>
        <w:t>it’s</w:t>
      </w:r>
      <w:proofErr w:type="gramEnd"/>
      <w:r>
        <w:t xml:space="preserve"> implementation will be discussed in Chapter 4, however, it is worth mentioning that it is developed for</w:t>
      </w:r>
      <w:r w:rsidR="0020364C">
        <w:t xml:space="preserve"> people who may not be data scientists. The main goal is to make it usable for people with average knowledge about computers. It also will not require any installation steps, because it is a web application which can be accessible just by typing </w:t>
      </w:r>
      <w:proofErr w:type="spellStart"/>
      <w:r w:rsidR="0020364C">
        <w:t>url</w:t>
      </w:r>
      <w:proofErr w:type="spellEnd"/>
      <w:r w:rsidR="0020364C">
        <w:t xml:space="preserve"> in any of the modern browsers. </w:t>
      </w:r>
      <w:commentRangeStart w:id="129"/>
      <w:r w:rsidR="0020364C">
        <w:t xml:space="preserve">Another </w:t>
      </w:r>
      <w:r w:rsidR="00A458B4">
        <w:t>feature of the</w:t>
      </w:r>
      <w:r w:rsidR="0020364C">
        <w:t xml:space="preserve"> tool</w:t>
      </w:r>
      <w:r w:rsidR="00A458B4">
        <w:t xml:space="preserve"> is that it</w:t>
      </w:r>
      <w:r w:rsidR="0020364C">
        <w:t xml:space="preserve"> will allow user to select range, provinces and any fish type from dropdowns, zoom into details etc. This type of UI experience if not available if it is done through Excel charts or Python library </w:t>
      </w:r>
      <w:proofErr w:type="spellStart"/>
      <w:r w:rsidR="006002D9">
        <w:t>PyPlot</w:t>
      </w:r>
      <w:proofErr w:type="spellEnd"/>
      <w:r w:rsidR="006002D9">
        <w:t xml:space="preserve">. Visualizations in these cases are static and should be re-rendered if some parameters of visualization are changed. </w:t>
      </w:r>
      <w:proofErr w:type="gramStart"/>
      <w:r w:rsidR="006002D9">
        <w:t>Also</w:t>
      </w:r>
      <w:proofErr w:type="gramEnd"/>
      <w:r w:rsidR="006002D9">
        <w:t xml:space="preserve"> it requires advanced knowledge of Microsoft Excel or programming.</w:t>
      </w:r>
      <w:commentRangeEnd w:id="128"/>
      <w:r w:rsidR="003526C0">
        <w:rPr>
          <w:rStyle w:val="CommentReference"/>
          <w:lang w:val="en-US"/>
        </w:rPr>
        <w:commentReference w:id="128"/>
      </w:r>
      <w:commentRangeEnd w:id="129"/>
      <w:r w:rsidR="00D14182">
        <w:rPr>
          <w:rStyle w:val="CommentReference"/>
          <w:lang w:val="en-US"/>
        </w:rPr>
        <w:commentReference w:id="129"/>
      </w:r>
    </w:p>
    <w:p w14:paraId="09F7CD6F" w14:textId="55890D6D" w:rsidR="00DB0C62" w:rsidRDefault="004D0850" w:rsidP="004D0850">
      <w:pPr>
        <w:pStyle w:val="Heading2"/>
      </w:pPr>
      <w:bookmarkStart w:id="130" w:name="_Toc60592085"/>
      <w:r>
        <w:lastRenderedPageBreak/>
        <w:t>Problem Set</w:t>
      </w:r>
      <w:bookmarkEnd w:id="130"/>
    </w:p>
    <w:p w14:paraId="51234274" w14:textId="25FD8298" w:rsidR="004D0850" w:rsidRDefault="00C10319" w:rsidP="004D0850">
      <w:pPr>
        <w:pStyle w:val="Heading3"/>
        <w:spacing w:after="0"/>
      </w:pPr>
      <w:bookmarkStart w:id="131" w:name="_Toc60592086"/>
      <w:r w:rsidRPr="00C10319">
        <w:t>Problem 1</w:t>
      </w:r>
      <w:r w:rsidR="004D0850">
        <w:br/>
      </w:r>
      <w:r w:rsidR="004D0850">
        <w:br/>
      </w:r>
      <w:r w:rsidR="00F17FDE">
        <w:t>Exploring Relationships between Fish Amounts and Price</w:t>
      </w:r>
      <w:bookmarkEnd w:id="131"/>
    </w:p>
    <w:p w14:paraId="20AAB817" w14:textId="31E35CBB" w:rsidR="004D0850" w:rsidRDefault="007A2436" w:rsidP="004D0850">
      <w:pPr>
        <w:pStyle w:val="1Para"/>
        <w:rPr>
          <w:lang w:val="en-US"/>
        </w:rPr>
      </w:pPr>
      <w:r>
        <w:rPr>
          <w:lang w:val="en-US"/>
        </w:rPr>
        <w:t xml:space="preserve">This visualization will be a </w:t>
      </w:r>
      <w:commentRangeStart w:id="132"/>
      <w:r>
        <w:rPr>
          <w:lang w:val="en-US"/>
        </w:rPr>
        <w:t xml:space="preserve">multiline chart with </w:t>
      </w:r>
      <w:commentRangeEnd w:id="132"/>
      <w:r w:rsidR="00D14182">
        <w:rPr>
          <w:rStyle w:val="CommentReference"/>
          <w:lang w:val="en-US"/>
        </w:rPr>
        <w:commentReference w:id="132"/>
      </w:r>
      <w:r>
        <w:rPr>
          <w:lang w:val="en-US"/>
        </w:rPr>
        <w:t xml:space="preserve">time (years) as horizontal axis and price and quantity on vertical axis. For each province there will be color coding defined so correlation between these two values will be easily visible. Dropdown with selected fish type will be filtering summary values. </w:t>
      </w:r>
    </w:p>
    <w:p w14:paraId="357C2EAA" w14:textId="7C0CBCD9" w:rsidR="007A2436" w:rsidRDefault="007A2436" w:rsidP="004D0850">
      <w:pPr>
        <w:pStyle w:val="1Para"/>
        <w:rPr>
          <w:lang w:val="en-US"/>
        </w:rPr>
      </w:pPr>
      <w:r>
        <w:rPr>
          <w:lang w:val="en-US"/>
        </w:rPr>
        <w:t xml:space="preserve">Visualization (combined with </w:t>
      </w:r>
      <w:commentRangeStart w:id="133"/>
      <w:commentRangeStart w:id="134"/>
      <w:r>
        <w:rPr>
          <w:lang w:val="en-US"/>
        </w:rPr>
        <w:t xml:space="preserve">external </w:t>
      </w:r>
      <w:r w:rsidR="00F17FDE">
        <w:rPr>
          <w:lang w:val="en-US"/>
        </w:rPr>
        <w:t>data sources</w:t>
      </w:r>
      <w:r>
        <w:rPr>
          <w:lang w:val="en-US"/>
        </w:rPr>
        <w:t xml:space="preserve"> </w:t>
      </w:r>
      <w:commentRangeEnd w:id="133"/>
      <w:r w:rsidR="000616F8">
        <w:rPr>
          <w:rStyle w:val="CommentReference"/>
          <w:lang w:val="en-US"/>
        </w:rPr>
        <w:commentReference w:id="133"/>
      </w:r>
      <w:commentRangeEnd w:id="134"/>
      <w:r w:rsidR="00A458B4">
        <w:rPr>
          <w:rStyle w:val="CommentReference"/>
          <w:lang w:val="en-US"/>
        </w:rPr>
        <w:commentReference w:id="134"/>
      </w:r>
      <w:r>
        <w:rPr>
          <w:lang w:val="en-US"/>
        </w:rPr>
        <w:t xml:space="preserve">and/or </w:t>
      </w:r>
      <w:commentRangeStart w:id="135"/>
      <w:r>
        <w:rPr>
          <w:lang w:val="en-US"/>
        </w:rPr>
        <w:t>user</w:t>
      </w:r>
      <w:r w:rsidR="00A458B4">
        <w:rPr>
          <w:lang w:val="en-US"/>
        </w:rPr>
        <w:t>’s knowledge and</w:t>
      </w:r>
      <w:r>
        <w:rPr>
          <w:lang w:val="en-US"/>
        </w:rPr>
        <w:t xml:space="preserve"> experience</w:t>
      </w:r>
      <w:r w:rsidR="00A458B4">
        <w:rPr>
          <w:lang w:val="en-US"/>
        </w:rPr>
        <w:t xml:space="preserve"> in the domain</w:t>
      </w:r>
      <w:commentRangeEnd w:id="135"/>
      <w:r w:rsidR="000616F8">
        <w:rPr>
          <w:rStyle w:val="CommentReference"/>
          <w:lang w:val="en-US"/>
        </w:rPr>
        <w:commentReference w:id="135"/>
      </w:r>
      <w:r>
        <w:rPr>
          <w:lang w:val="en-US"/>
        </w:rPr>
        <w:t>) may be used by users for solving range of issues such as</w:t>
      </w:r>
      <w:r w:rsidR="00CF4700">
        <w:rPr>
          <w:lang w:val="en-US"/>
        </w:rPr>
        <w:t xml:space="preserve"> listed </w:t>
      </w:r>
      <w:r w:rsidR="00507C0A">
        <w:rPr>
          <w:lang w:val="en-US"/>
        </w:rPr>
        <w:t>in chapter 3.1</w:t>
      </w:r>
      <w:r w:rsidR="00CF4700">
        <w:rPr>
          <w:lang w:val="en-US"/>
        </w:rPr>
        <w:t>.</w:t>
      </w:r>
    </w:p>
    <w:p w14:paraId="3754D4C6" w14:textId="1510C98A" w:rsidR="00C10319" w:rsidRDefault="004D0850" w:rsidP="004D0850">
      <w:pPr>
        <w:pStyle w:val="Heading3"/>
        <w:spacing w:after="0"/>
        <w:rPr>
          <w:lang w:val="en-US"/>
        </w:rPr>
      </w:pPr>
      <w:bookmarkStart w:id="136" w:name="_Toc60592087"/>
      <w:commentRangeStart w:id="137"/>
      <w:r>
        <w:t>Problem 2</w:t>
      </w:r>
      <w:commentRangeEnd w:id="137"/>
      <w:r w:rsidR="00C8620E">
        <w:rPr>
          <w:rStyle w:val="CommentReference"/>
          <w:rFonts w:eastAsiaTheme="minorHAnsi" w:cstheme="minorBidi"/>
          <w:b w:val="0"/>
          <w:color w:val="auto"/>
          <w:lang w:val="en-US"/>
        </w:rPr>
        <w:commentReference w:id="137"/>
      </w:r>
      <w:r>
        <w:br/>
      </w:r>
      <w:r>
        <w:br/>
        <w:t>Scatter Plot for Paired Time Series (Fish Amount and Price)</w:t>
      </w:r>
      <w:bookmarkEnd w:id="136"/>
    </w:p>
    <w:p w14:paraId="46C67243" w14:textId="5DCA3E8D" w:rsidR="00507C0A" w:rsidRDefault="00F17FDE" w:rsidP="00507C0A">
      <w:pPr>
        <w:pStyle w:val="1Para"/>
        <w:rPr>
          <w:lang w:val="en-US"/>
        </w:rPr>
      </w:pPr>
      <w:r>
        <w:rPr>
          <w:lang w:val="en-US"/>
        </w:rPr>
        <w:t xml:space="preserve">This is visualization of the same data but in different view. </w:t>
      </w:r>
      <w:proofErr w:type="gramStart"/>
      <w:r>
        <w:rPr>
          <w:lang w:val="en-US"/>
        </w:rPr>
        <w:t>So</w:t>
      </w:r>
      <w:proofErr w:type="gramEnd"/>
      <w:r>
        <w:rPr>
          <w:lang w:val="en-US"/>
        </w:rPr>
        <w:t xml:space="preserve"> one axis will be quantity, second will be price and dots will repre</w:t>
      </w:r>
      <w:r w:rsidR="00E07E43">
        <w:rPr>
          <w:lang w:val="en-US"/>
        </w:rPr>
        <w:t>sent years. Dots will be connected by lines, that will show user the trend of how these values change over time together.</w:t>
      </w:r>
    </w:p>
    <w:p w14:paraId="32CE8974" w14:textId="7F2C14B2" w:rsidR="00507C0A" w:rsidRDefault="00507C0A" w:rsidP="00507C0A">
      <w:pPr>
        <w:pStyle w:val="Heading3"/>
      </w:pPr>
      <w:r>
        <w:t>Problem 3</w:t>
      </w:r>
    </w:p>
    <w:p w14:paraId="586EFF32" w14:textId="097D4EF2" w:rsidR="00507C0A" w:rsidRDefault="00507C0A" w:rsidP="00507C0A">
      <w:pPr>
        <w:pStyle w:val="Heading3"/>
        <w:numPr>
          <w:ilvl w:val="0"/>
          <w:numId w:val="0"/>
        </w:numPr>
        <w:spacing w:after="0"/>
        <w:ind w:left="720"/>
      </w:pPr>
      <w:r>
        <w:t>Pie Chart for Top Fish Species</w:t>
      </w:r>
    </w:p>
    <w:p w14:paraId="3FF626BB" w14:textId="6138B2CB" w:rsidR="00507C0A" w:rsidRDefault="00507C0A" w:rsidP="00507C0A">
      <w:pPr>
        <w:pStyle w:val="1Para"/>
      </w:pPr>
    </w:p>
    <w:p w14:paraId="64C7E202" w14:textId="53C9C00A" w:rsidR="00507C0A" w:rsidRDefault="00507C0A" w:rsidP="00507C0A">
      <w:pPr>
        <w:pStyle w:val="Heading3"/>
      </w:pPr>
      <w:r>
        <w:t>Problem 4</w:t>
      </w:r>
    </w:p>
    <w:p w14:paraId="63364E0D" w14:textId="7690FF8B" w:rsidR="00507C0A" w:rsidRDefault="00507C0A" w:rsidP="00507C0A">
      <w:pPr>
        <w:pStyle w:val="Heading3"/>
        <w:numPr>
          <w:ilvl w:val="0"/>
          <w:numId w:val="0"/>
        </w:numPr>
        <w:spacing w:after="0"/>
        <w:ind w:left="720"/>
        <w:rPr>
          <w:lang w:val="en-US"/>
        </w:rPr>
      </w:pPr>
      <w:r>
        <w:t>Bar Chart for Yearly Comparison</w:t>
      </w:r>
    </w:p>
    <w:p w14:paraId="572FEDF0" w14:textId="77777777" w:rsidR="00507C0A" w:rsidRPr="00507C0A" w:rsidRDefault="00507C0A" w:rsidP="00507C0A">
      <w:pPr>
        <w:pStyle w:val="1Para"/>
        <w:rPr>
          <w:lang w:val="en-US"/>
        </w:rPr>
      </w:pPr>
    </w:p>
    <w:p w14:paraId="5922F955" w14:textId="3C8356A3" w:rsidR="00507C0A" w:rsidRPr="00507C0A" w:rsidRDefault="00507C0A" w:rsidP="00507C0A">
      <w:pPr>
        <w:pStyle w:val="1Para"/>
        <w:rPr>
          <w:lang w:val="en-US"/>
        </w:rPr>
      </w:pPr>
    </w:p>
    <w:p w14:paraId="5305D180" w14:textId="77777777" w:rsidR="00C10319" w:rsidRPr="00C10319" w:rsidRDefault="00C10319" w:rsidP="00C10319">
      <w:pPr>
        <w:pStyle w:val="1Para"/>
      </w:pPr>
    </w:p>
    <w:p w14:paraId="37501A61" w14:textId="77777777" w:rsidR="00364877" w:rsidRPr="00364877" w:rsidRDefault="00364877" w:rsidP="00364877">
      <w:pPr>
        <w:pStyle w:val="1Para"/>
      </w:pPr>
    </w:p>
    <w:p w14:paraId="7D503579" w14:textId="09206676" w:rsidR="00927976" w:rsidRDefault="00927976" w:rsidP="00364877">
      <w:pPr>
        <w:pStyle w:val="1Para"/>
      </w:pPr>
    </w:p>
    <w:p w14:paraId="3B0767F4" w14:textId="093DA105" w:rsidR="00927976" w:rsidRDefault="00927976" w:rsidP="00927976">
      <w:pPr>
        <w:pStyle w:val="Heading1"/>
      </w:pPr>
      <w:bookmarkStart w:id="138" w:name="_Toc60592088"/>
      <w:r>
        <w:lastRenderedPageBreak/>
        <w:t>Implementation (Tool</w:t>
      </w:r>
      <w:r w:rsidR="00E22473">
        <w:t xml:space="preserve"> Overview)</w:t>
      </w:r>
      <w:bookmarkEnd w:id="138"/>
    </w:p>
    <w:p w14:paraId="061253B0" w14:textId="77777777" w:rsidR="00E22473" w:rsidRPr="00E22473" w:rsidRDefault="00E22473" w:rsidP="00E22473">
      <w:pPr>
        <w:pStyle w:val="1Para"/>
        <w:rPr>
          <w:rFonts w:ascii="Times New Roman" w:hAnsi="Times New Roman" w:cs="Times New Roman"/>
          <w:sz w:val="24"/>
          <w:szCs w:val="24"/>
        </w:rPr>
      </w:pPr>
      <w:r w:rsidRPr="00E22473">
        <w:t xml:space="preserve">The </w:t>
      </w:r>
      <w:proofErr w:type="spellStart"/>
      <w:r w:rsidRPr="00E22473">
        <w:t>datasource</w:t>
      </w:r>
      <w:proofErr w:type="spellEnd"/>
      <w:r w:rsidRPr="00E22473">
        <w:t xml:space="preserve"> comes from DFO (Fisheries and Oceans Canada). It is about fishing amount catches and money profit for years from 1990 until 2018.</w:t>
      </w:r>
    </w:p>
    <w:p w14:paraId="08214A87" w14:textId="77777777" w:rsidR="00E22473" w:rsidRPr="00E22473" w:rsidRDefault="00E22473" w:rsidP="00E22473">
      <w:pPr>
        <w:pStyle w:val="1Para"/>
        <w:rPr>
          <w:rFonts w:ascii="Times New Roman" w:hAnsi="Times New Roman" w:cs="Times New Roman"/>
          <w:sz w:val="24"/>
          <w:szCs w:val="24"/>
        </w:rPr>
      </w:pPr>
      <w:commentRangeStart w:id="139"/>
      <w:r w:rsidRPr="00E22473">
        <w:t>I am creating a visualization tool to help people to understand / analyze table data in a more suitable format as chats, comparison diagrams etc.</w:t>
      </w:r>
      <w:commentRangeEnd w:id="139"/>
      <w:r w:rsidR="00753E27">
        <w:rPr>
          <w:rStyle w:val="CommentReference"/>
          <w:lang w:val="en-US"/>
        </w:rPr>
        <w:commentReference w:id="139"/>
      </w:r>
    </w:p>
    <w:p w14:paraId="0034CA61" w14:textId="77777777" w:rsidR="00E22473" w:rsidRPr="00E22473" w:rsidRDefault="00E22473" w:rsidP="00E22473">
      <w:pPr>
        <w:pStyle w:val="1Para"/>
      </w:pPr>
      <w:r w:rsidRPr="00E22473">
        <w:t xml:space="preserve">The tool itself is </w:t>
      </w:r>
      <w:commentRangeStart w:id="140"/>
      <w:r w:rsidRPr="00E22473">
        <w:t xml:space="preserve">implemented in typescript </w:t>
      </w:r>
      <w:commentRangeEnd w:id="140"/>
      <w:r w:rsidR="00753E27">
        <w:rPr>
          <w:rStyle w:val="CommentReference"/>
          <w:lang w:val="en-US"/>
        </w:rPr>
        <w:commentReference w:id="140"/>
      </w:r>
      <w:r w:rsidRPr="00E22473">
        <w:t>(wrapper for JavaScript) from Microsoft. Frontend framework angular 10 which is one of the most powerful and highly used web engines in the world. Back end is not needed for now as it is a test project. If the data source is changed there will be minimum code modifications to get / process data.</w:t>
      </w:r>
    </w:p>
    <w:p w14:paraId="100DA8DA" w14:textId="4165267A" w:rsidR="00E22473" w:rsidRDefault="00E22473" w:rsidP="00E22473">
      <w:pPr>
        <w:pStyle w:val="1Para"/>
        <w:ind w:left="720" w:firstLine="0"/>
        <w:rPr>
          <w:lang w:val="en-US"/>
        </w:rPr>
      </w:pPr>
    </w:p>
    <w:p w14:paraId="6081FF98" w14:textId="76374BEC" w:rsidR="00E22473" w:rsidRDefault="00E22473" w:rsidP="00E22473">
      <w:pPr>
        <w:pStyle w:val="1Para"/>
        <w:ind w:left="720" w:firstLine="0"/>
        <w:rPr>
          <w:lang w:val="en-US"/>
        </w:rPr>
      </w:pPr>
    </w:p>
    <w:p w14:paraId="4268978B" w14:textId="7773A793" w:rsidR="00E22473" w:rsidRDefault="00E22473" w:rsidP="00E22473">
      <w:pPr>
        <w:pStyle w:val="1Para"/>
        <w:ind w:left="720" w:firstLine="0"/>
        <w:rPr>
          <w:lang w:val="en-US"/>
        </w:rPr>
      </w:pPr>
    </w:p>
    <w:p w14:paraId="2AF0BC59" w14:textId="4D31F4E1" w:rsidR="00E22473" w:rsidRDefault="00E22473" w:rsidP="00E22473">
      <w:pPr>
        <w:pStyle w:val="1Para"/>
        <w:ind w:left="720" w:firstLine="0"/>
        <w:rPr>
          <w:lang w:val="en-US"/>
        </w:rPr>
      </w:pPr>
    </w:p>
    <w:p w14:paraId="108C2A6B" w14:textId="60573947" w:rsidR="00E22473" w:rsidRDefault="00E22473" w:rsidP="00E22473">
      <w:pPr>
        <w:pStyle w:val="1Para"/>
        <w:ind w:left="720" w:firstLine="0"/>
        <w:rPr>
          <w:lang w:val="en-US"/>
        </w:rPr>
      </w:pPr>
    </w:p>
    <w:p w14:paraId="0D3D3E8D" w14:textId="47D99901" w:rsidR="00E22473" w:rsidRDefault="00E22473" w:rsidP="00E22473">
      <w:pPr>
        <w:pStyle w:val="1Para"/>
        <w:ind w:left="720" w:firstLine="0"/>
        <w:rPr>
          <w:lang w:val="en-US"/>
        </w:rPr>
      </w:pPr>
    </w:p>
    <w:p w14:paraId="01CFA218" w14:textId="2CEDBF7F" w:rsidR="00E22473" w:rsidRDefault="00E22473" w:rsidP="00E22473">
      <w:pPr>
        <w:pStyle w:val="1Para"/>
        <w:ind w:left="720" w:firstLine="0"/>
        <w:rPr>
          <w:lang w:val="en-US"/>
        </w:rPr>
      </w:pPr>
    </w:p>
    <w:p w14:paraId="37D835FE" w14:textId="61B93C01" w:rsidR="00E22473" w:rsidRDefault="00E22473" w:rsidP="00E22473">
      <w:pPr>
        <w:pStyle w:val="1Para"/>
        <w:ind w:left="720" w:firstLine="0"/>
        <w:rPr>
          <w:lang w:val="en-US"/>
        </w:rPr>
      </w:pPr>
    </w:p>
    <w:p w14:paraId="1A3FD2E0" w14:textId="1558BAAA" w:rsidR="00E22473" w:rsidRDefault="00E22473" w:rsidP="00E22473">
      <w:pPr>
        <w:pStyle w:val="1Para"/>
        <w:ind w:left="720" w:firstLine="0"/>
        <w:rPr>
          <w:lang w:val="en-US"/>
        </w:rPr>
      </w:pPr>
    </w:p>
    <w:p w14:paraId="07FDD0FF" w14:textId="37A317D4" w:rsidR="00E22473" w:rsidRDefault="00E22473" w:rsidP="00E22473">
      <w:pPr>
        <w:pStyle w:val="1Para"/>
        <w:ind w:left="720" w:firstLine="0"/>
        <w:rPr>
          <w:lang w:val="en-US"/>
        </w:rPr>
      </w:pPr>
    </w:p>
    <w:p w14:paraId="06D5F523" w14:textId="0747781B" w:rsidR="00E22473" w:rsidRDefault="00E22473" w:rsidP="00E22473">
      <w:pPr>
        <w:pStyle w:val="1Para"/>
        <w:ind w:left="720" w:firstLine="0"/>
        <w:rPr>
          <w:lang w:val="en-US"/>
        </w:rPr>
      </w:pPr>
    </w:p>
    <w:p w14:paraId="5BD7673E" w14:textId="793CB35D" w:rsidR="00E22473" w:rsidRDefault="00E22473" w:rsidP="00E22473">
      <w:pPr>
        <w:pStyle w:val="1Para"/>
        <w:ind w:left="720" w:firstLine="0"/>
        <w:rPr>
          <w:lang w:val="en-US"/>
        </w:rPr>
      </w:pPr>
    </w:p>
    <w:p w14:paraId="28B9E1A2" w14:textId="508C250D" w:rsidR="00E22473" w:rsidRDefault="00E22473" w:rsidP="00E22473">
      <w:pPr>
        <w:pStyle w:val="Heading1"/>
      </w:pPr>
      <w:bookmarkStart w:id="141" w:name="_Toc60592089"/>
      <w:r>
        <w:lastRenderedPageBreak/>
        <w:t>Conclusions and Future Work</w:t>
      </w:r>
      <w:bookmarkEnd w:id="141"/>
    </w:p>
    <w:p w14:paraId="6D0928D7" w14:textId="2DDCA04E" w:rsidR="00A711E1" w:rsidRPr="00A711E1" w:rsidRDefault="00A711E1" w:rsidP="00A711E1">
      <w:pPr>
        <w:pStyle w:val="1Para"/>
      </w:pPr>
      <w:r>
        <w:t xml:space="preserve">Bringing different </w:t>
      </w:r>
      <w:proofErr w:type="spellStart"/>
      <w:r>
        <w:t>datasources</w:t>
      </w:r>
      <w:proofErr w:type="spellEnd"/>
    </w:p>
    <w:p w14:paraId="08986EB9" w14:textId="77777777" w:rsidR="00754955" w:rsidRDefault="00754955">
      <w:pPr>
        <w:spacing w:after="160" w:line="259" w:lineRule="auto"/>
        <w:rPr>
          <w:rFonts w:eastAsiaTheme="majorEastAsia" w:cstheme="majorBidi"/>
          <w:b/>
          <w:color w:val="000000" w:themeColor="text1"/>
          <w:sz w:val="34"/>
          <w:szCs w:val="32"/>
          <w:lang w:val="en-CA"/>
        </w:rPr>
      </w:pPr>
      <w:r>
        <w:br w:type="page"/>
      </w:r>
    </w:p>
    <w:bookmarkStart w:id="142" w:name="_Toc60592090" w:displacedByCustomXml="next"/>
    <w:sdt>
      <w:sdtPr>
        <w:rPr>
          <w:rFonts w:eastAsiaTheme="minorHAnsi" w:cstheme="minorBidi"/>
          <w:b w:val="0"/>
          <w:color w:val="auto"/>
          <w:sz w:val="22"/>
          <w:szCs w:val="22"/>
          <w:lang w:val="en-US"/>
        </w:rPr>
        <w:id w:val="-164860752"/>
        <w:docPartObj>
          <w:docPartGallery w:val="Bibliographies"/>
          <w:docPartUnique/>
        </w:docPartObj>
      </w:sdtPr>
      <w:sdtContent>
        <w:p w14:paraId="4BD9892A" w14:textId="4F9B0194" w:rsidR="00BB720B" w:rsidRDefault="00BB720B">
          <w:pPr>
            <w:pStyle w:val="Heading1"/>
          </w:pPr>
          <w:r>
            <w:t>References</w:t>
          </w:r>
          <w:bookmarkEnd w:id="142"/>
        </w:p>
        <w:sdt>
          <w:sdtPr>
            <w:id w:val="-573587230"/>
            <w:bibliography/>
          </w:sdtPr>
          <w:sdtContent>
            <w:p w14:paraId="0D3FA670" w14:textId="77777777" w:rsidR="00BB720B" w:rsidRDefault="00BB720B">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320"/>
              </w:tblGrid>
              <w:tr w:rsidR="00BB720B" w14:paraId="7D6AFB10" w14:textId="77777777" w:rsidTr="00754955">
                <w:trPr>
                  <w:divId w:val="1620188406"/>
                  <w:tblCellSpacing w:w="15" w:type="dxa"/>
                </w:trPr>
                <w:tc>
                  <w:tcPr>
                    <w:tcW w:w="159" w:type="pct"/>
                    <w:hideMark/>
                  </w:tcPr>
                  <w:p w14:paraId="156F8ECA" w14:textId="79AD6D1B" w:rsidR="00BB720B" w:rsidRDefault="00BB720B">
                    <w:pPr>
                      <w:pStyle w:val="Bibliography"/>
                      <w:rPr>
                        <w:noProof/>
                        <w:sz w:val="24"/>
                        <w:szCs w:val="24"/>
                        <w:lang w:val="en-CA"/>
                      </w:rPr>
                    </w:pPr>
                    <w:r>
                      <w:rPr>
                        <w:noProof/>
                        <w:lang w:val="en-CA"/>
                      </w:rPr>
                      <w:t xml:space="preserve">[1] </w:t>
                    </w:r>
                  </w:p>
                </w:tc>
                <w:tc>
                  <w:tcPr>
                    <w:tcW w:w="4789" w:type="pct"/>
                    <w:hideMark/>
                  </w:tcPr>
                  <w:p w14:paraId="73C5917A" w14:textId="77777777" w:rsidR="00BB720B" w:rsidRDefault="00BB720B">
                    <w:pPr>
                      <w:pStyle w:val="Bibliography"/>
                      <w:rPr>
                        <w:noProof/>
                        <w:lang w:val="en-CA"/>
                      </w:rPr>
                    </w:pPr>
                    <w:r>
                      <w:rPr>
                        <w:noProof/>
                        <w:lang w:val="en-CA"/>
                      </w:rPr>
                      <w:t xml:space="preserve">Z. Kemp and G. Meaden, "Visualization for Fisheries Management from a Spatiotemporal Perspective," 2002. </w:t>
                    </w:r>
                  </w:p>
                </w:tc>
              </w:tr>
              <w:tr w:rsidR="00BB720B" w14:paraId="60DF2FFB" w14:textId="77777777" w:rsidTr="00754955">
                <w:trPr>
                  <w:divId w:val="1620188406"/>
                  <w:tblCellSpacing w:w="15" w:type="dxa"/>
                </w:trPr>
                <w:tc>
                  <w:tcPr>
                    <w:tcW w:w="159" w:type="pct"/>
                    <w:hideMark/>
                  </w:tcPr>
                  <w:p w14:paraId="0C2E9DDC" w14:textId="77777777" w:rsidR="00BB720B" w:rsidRDefault="00BB720B">
                    <w:pPr>
                      <w:pStyle w:val="Bibliography"/>
                      <w:rPr>
                        <w:noProof/>
                        <w:lang w:val="en-CA"/>
                      </w:rPr>
                    </w:pPr>
                    <w:r>
                      <w:rPr>
                        <w:noProof/>
                        <w:lang w:val="en-CA"/>
                      </w:rPr>
                      <w:t xml:space="preserve">[2] </w:t>
                    </w:r>
                  </w:p>
                </w:tc>
                <w:tc>
                  <w:tcPr>
                    <w:tcW w:w="4789" w:type="pct"/>
                    <w:hideMark/>
                  </w:tcPr>
                  <w:p w14:paraId="736ABCF0" w14:textId="77777777" w:rsidR="00BB720B" w:rsidRDefault="00BB720B">
                    <w:pPr>
                      <w:pStyle w:val="Bibliography"/>
                      <w:rPr>
                        <w:noProof/>
                        <w:lang w:val="en-CA"/>
                      </w:rPr>
                    </w:pPr>
                    <w:r>
                      <w:rPr>
                        <w:noProof/>
                        <w:lang w:val="en-CA"/>
                      </w:rPr>
                      <w:t xml:space="preserve">Sharon Benjamin, Min-Yang Lee, Geret DePiper, "Visualizing Fishing Data as Rasters," 2018. </w:t>
                    </w:r>
                  </w:p>
                </w:tc>
              </w:tr>
              <w:tr w:rsidR="00BB720B" w14:paraId="0C668831" w14:textId="77777777" w:rsidTr="00754955">
                <w:trPr>
                  <w:divId w:val="1620188406"/>
                  <w:tblCellSpacing w:w="15" w:type="dxa"/>
                </w:trPr>
                <w:tc>
                  <w:tcPr>
                    <w:tcW w:w="159" w:type="pct"/>
                    <w:hideMark/>
                  </w:tcPr>
                  <w:p w14:paraId="6D40A67E" w14:textId="77777777" w:rsidR="00BB720B" w:rsidRDefault="00BB720B">
                    <w:pPr>
                      <w:pStyle w:val="Bibliography"/>
                      <w:rPr>
                        <w:noProof/>
                        <w:lang w:val="en-CA"/>
                      </w:rPr>
                    </w:pPr>
                    <w:r>
                      <w:rPr>
                        <w:noProof/>
                        <w:lang w:val="en-CA"/>
                      </w:rPr>
                      <w:t xml:space="preserve">[3] </w:t>
                    </w:r>
                  </w:p>
                </w:tc>
                <w:tc>
                  <w:tcPr>
                    <w:tcW w:w="4789" w:type="pct"/>
                    <w:hideMark/>
                  </w:tcPr>
                  <w:p w14:paraId="644028B5" w14:textId="77777777" w:rsidR="00BB720B" w:rsidRDefault="00BB720B">
                    <w:pPr>
                      <w:pStyle w:val="Bibliography"/>
                      <w:rPr>
                        <w:noProof/>
                        <w:lang w:val="en-CA"/>
                      </w:rPr>
                    </w:pPr>
                    <w:r>
                      <w:rPr>
                        <w:noProof/>
                        <w:lang w:val="en-CA"/>
                      </w:rPr>
                      <w:t xml:space="preserve">Hiroshi Ashida, "Spatial and Temporal Differences in the Reproductive Traits of Skipjack Tuna," 2020. </w:t>
                    </w:r>
                  </w:p>
                </w:tc>
              </w:tr>
              <w:tr w:rsidR="00BB720B" w14:paraId="3BF0156A" w14:textId="77777777" w:rsidTr="00754955">
                <w:trPr>
                  <w:divId w:val="1620188406"/>
                  <w:tblCellSpacing w:w="15" w:type="dxa"/>
                </w:trPr>
                <w:tc>
                  <w:tcPr>
                    <w:tcW w:w="159" w:type="pct"/>
                    <w:hideMark/>
                  </w:tcPr>
                  <w:p w14:paraId="54836A82" w14:textId="77777777" w:rsidR="00BB720B" w:rsidRDefault="00BB720B">
                    <w:pPr>
                      <w:pStyle w:val="Bibliography"/>
                      <w:rPr>
                        <w:noProof/>
                        <w:lang w:val="en-CA"/>
                      </w:rPr>
                    </w:pPr>
                    <w:r>
                      <w:rPr>
                        <w:noProof/>
                        <w:lang w:val="en-CA"/>
                      </w:rPr>
                      <w:t xml:space="preserve">[4] </w:t>
                    </w:r>
                  </w:p>
                </w:tc>
                <w:tc>
                  <w:tcPr>
                    <w:tcW w:w="4789" w:type="pct"/>
                    <w:hideMark/>
                  </w:tcPr>
                  <w:p w14:paraId="5099EB98" w14:textId="77777777" w:rsidR="00BB720B" w:rsidRDefault="00BB720B">
                    <w:pPr>
                      <w:pStyle w:val="Bibliography"/>
                      <w:rPr>
                        <w:noProof/>
                        <w:lang w:val="en-CA"/>
                      </w:rPr>
                    </w:pPr>
                    <w:r>
                      <w:rPr>
                        <w:noProof/>
                        <w:lang w:val="en-CA"/>
                      </w:rPr>
                      <w:t xml:space="preserve">Marlene A. Bellman, Scott A. Heppell, Chris Goldfinger, "Evaluation of a US West Coast Groundfish Habitat Conservation Regulation via Analysis of Spatial and Temporal Patterns of Trawl Fishing Effort," 2005. </w:t>
                    </w:r>
                  </w:p>
                </w:tc>
              </w:tr>
              <w:tr w:rsidR="00BB720B" w14:paraId="6E3B3DAE" w14:textId="77777777" w:rsidTr="00754955">
                <w:trPr>
                  <w:divId w:val="1620188406"/>
                  <w:tblCellSpacing w:w="15" w:type="dxa"/>
                </w:trPr>
                <w:tc>
                  <w:tcPr>
                    <w:tcW w:w="159" w:type="pct"/>
                    <w:hideMark/>
                  </w:tcPr>
                  <w:p w14:paraId="04724C44" w14:textId="77777777" w:rsidR="00BB720B" w:rsidRDefault="00BB720B">
                    <w:pPr>
                      <w:pStyle w:val="Bibliography"/>
                      <w:rPr>
                        <w:noProof/>
                        <w:lang w:val="en-CA"/>
                      </w:rPr>
                    </w:pPr>
                    <w:r>
                      <w:rPr>
                        <w:noProof/>
                        <w:lang w:val="en-CA"/>
                      </w:rPr>
                      <w:t xml:space="preserve">[5] </w:t>
                    </w:r>
                  </w:p>
                </w:tc>
                <w:tc>
                  <w:tcPr>
                    <w:tcW w:w="4789" w:type="pct"/>
                    <w:hideMark/>
                  </w:tcPr>
                  <w:p w14:paraId="2FE48E7E" w14:textId="77777777" w:rsidR="00BB720B" w:rsidRDefault="00BB720B">
                    <w:pPr>
                      <w:pStyle w:val="Bibliography"/>
                      <w:rPr>
                        <w:noProof/>
                        <w:lang w:val="en-CA"/>
                      </w:rPr>
                    </w:pPr>
                    <w:r>
                      <w:rPr>
                        <w:noProof/>
                        <w:lang w:val="en-CA"/>
                      </w:rPr>
                      <w:t xml:space="preserve">Aaron Elliot, Cheng Hua Hsu, "Time Series Prediction: Predicting Stock Price," 2017. </w:t>
                    </w:r>
                  </w:p>
                </w:tc>
              </w:tr>
              <w:tr w:rsidR="00BB720B" w14:paraId="083425CF" w14:textId="77777777" w:rsidTr="00754955">
                <w:trPr>
                  <w:divId w:val="1620188406"/>
                  <w:tblCellSpacing w:w="15" w:type="dxa"/>
                </w:trPr>
                <w:tc>
                  <w:tcPr>
                    <w:tcW w:w="159" w:type="pct"/>
                    <w:hideMark/>
                  </w:tcPr>
                  <w:p w14:paraId="71BA281B" w14:textId="77777777" w:rsidR="00BB720B" w:rsidRDefault="00BB720B">
                    <w:pPr>
                      <w:pStyle w:val="Bibliography"/>
                      <w:rPr>
                        <w:noProof/>
                        <w:lang w:val="en-CA"/>
                      </w:rPr>
                    </w:pPr>
                    <w:r>
                      <w:rPr>
                        <w:noProof/>
                        <w:lang w:val="en-CA"/>
                      </w:rPr>
                      <w:t xml:space="preserve">[6] </w:t>
                    </w:r>
                  </w:p>
                </w:tc>
                <w:tc>
                  <w:tcPr>
                    <w:tcW w:w="4789" w:type="pct"/>
                    <w:hideMark/>
                  </w:tcPr>
                  <w:p w14:paraId="0DA1833B" w14:textId="77777777" w:rsidR="00BB720B" w:rsidRDefault="00BB720B">
                    <w:pPr>
                      <w:pStyle w:val="Bibliography"/>
                      <w:rPr>
                        <w:noProof/>
                        <w:lang w:val="en-CA"/>
                      </w:rPr>
                    </w:pPr>
                    <w:r>
                      <w:rPr>
                        <w:noProof/>
                        <w:lang w:val="en-CA"/>
                      </w:rPr>
                      <w:t xml:space="preserve">Patricia Pinto da Silva, Charles Fulcher, "Using GIS to Visualize Land/Sea Connections: Case Study - NE Herring Fishery," 2007. </w:t>
                    </w:r>
                  </w:p>
                </w:tc>
              </w:tr>
              <w:tr w:rsidR="00BB720B" w14:paraId="443B37B2" w14:textId="77777777" w:rsidTr="00754955">
                <w:trPr>
                  <w:divId w:val="1620188406"/>
                  <w:tblCellSpacing w:w="15" w:type="dxa"/>
                </w:trPr>
                <w:tc>
                  <w:tcPr>
                    <w:tcW w:w="159" w:type="pct"/>
                    <w:hideMark/>
                  </w:tcPr>
                  <w:p w14:paraId="539B3297" w14:textId="77777777" w:rsidR="00BB720B" w:rsidRDefault="00BB720B">
                    <w:pPr>
                      <w:pStyle w:val="Bibliography"/>
                      <w:rPr>
                        <w:noProof/>
                        <w:lang w:val="en-CA"/>
                      </w:rPr>
                    </w:pPr>
                    <w:r>
                      <w:rPr>
                        <w:noProof/>
                        <w:lang w:val="en-CA"/>
                      </w:rPr>
                      <w:t xml:space="preserve">[7] </w:t>
                    </w:r>
                  </w:p>
                </w:tc>
                <w:tc>
                  <w:tcPr>
                    <w:tcW w:w="4789" w:type="pct"/>
                    <w:hideMark/>
                  </w:tcPr>
                  <w:p w14:paraId="03F0B422" w14:textId="77777777" w:rsidR="00BB720B" w:rsidRDefault="00BB720B">
                    <w:pPr>
                      <w:pStyle w:val="Bibliography"/>
                      <w:rPr>
                        <w:noProof/>
                        <w:lang w:val="en-CA"/>
                      </w:rPr>
                    </w:pPr>
                    <w:r>
                      <w:rPr>
                        <w:noProof/>
                        <w:lang w:val="en-CA"/>
                      </w:rPr>
                      <w:t xml:space="preserve">M. Barrus, "The State of the Salmon," 2017. </w:t>
                    </w:r>
                  </w:p>
                </w:tc>
              </w:tr>
              <w:tr w:rsidR="00BB720B" w14:paraId="1EBBB009" w14:textId="77777777" w:rsidTr="00754955">
                <w:trPr>
                  <w:divId w:val="1620188406"/>
                  <w:tblCellSpacing w:w="15" w:type="dxa"/>
                </w:trPr>
                <w:tc>
                  <w:tcPr>
                    <w:tcW w:w="159" w:type="pct"/>
                    <w:hideMark/>
                  </w:tcPr>
                  <w:p w14:paraId="2ED47C1C" w14:textId="77777777" w:rsidR="00BB720B" w:rsidRDefault="00BB720B">
                    <w:pPr>
                      <w:pStyle w:val="Bibliography"/>
                      <w:rPr>
                        <w:noProof/>
                        <w:lang w:val="en-CA"/>
                      </w:rPr>
                    </w:pPr>
                    <w:r>
                      <w:rPr>
                        <w:noProof/>
                        <w:lang w:val="en-CA"/>
                      </w:rPr>
                      <w:t xml:space="preserve">[8] </w:t>
                    </w:r>
                  </w:p>
                </w:tc>
                <w:tc>
                  <w:tcPr>
                    <w:tcW w:w="4789" w:type="pct"/>
                    <w:hideMark/>
                  </w:tcPr>
                  <w:p w14:paraId="28AA0CD9" w14:textId="77777777" w:rsidR="00BB720B" w:rsidRDefault="00BB720B">
                    <w:pPr>
                      <w:pStyle w:val="Bibliography"/>
                      <w:rPr>
                        <w:noProof/>
                        <w:lang w:val="en-CA"/>
                      </w:rPr>
                    </w:pPr>
                    <w:r>
                      <w:rPr>
                        <w:noProof/>
                        <w:lang w:val="en-CA"/>
                      </w:rPr>
                      <w:t xml:space="preserve">Yixuan Zhang, Kartik Chanana, Cody Dunne, "IDMVis: Temporal Event Sequence Visualization for Type 1 Diabetes Treatment Decision Support," 2018. </w:t>
                    </w:r>
                  </w:p>
                </w:tc>
              </w:tr>
              <w:tr w:rsidR="00BB720B" w14:paraId="311DC42B" w14:textId="77777777" w:rsidTr="00754955">
                <w:trPr>
                  <w:divId w:val="1620188406"/>
                  <w:tblCellSpacing w:w="15" w:type="dxa"/>
                </w:trPr>
                <w:tc>
                  <w:tcPr>
                    <w:tcW w:w="159" w:type="pct"/>
                    <w:hideMark/>
                  </w:tcPr>
                  <w:p w14:paraId="215CFC86" w14:textId="77777777" w:rsidR="00BB720B" w:rsidRDefault="00BB720B">
                    <w:pPr>
                      <w:pStyle w:val="Bibliography"/>
                      <w:rPr>
                        <w:noProof/>
                        <w:lang w:val="en-CA"/>
                      </w:rPr>
                    </w:pPr>
                    <w:r>
                      <w:rPr>
                        <w:noProof/>
                        <w:lang w:val="en-CA"/>
                      </w:rPr>
                      <w:t xml:space="preserve">[9] </w:t>
                    </w:r>
                  </w:p>
                </w:tc>
                <w:tc>
                  <w:tcPr>
                    <w:tcW w:w="4789" w:type="pct"/>
                    <w:hideMark/>
                  </w:tcPr>
                  <w:p w14:paraId="07505D73" w14:textId="77777777" w:rsidR="00BB720B" w:rsidRDefault="00BB720B">
                    <w:pPr>
                      <w:pStyle w:val="Bibliography"/>
                      <w:rPr>
                        <w:noProof/>
                        <w:lang w:val="en-CA"/>
                      </w:rPr>
                    </w:pPr>
                    <w:r>
                      <w:rPr>
                        <w:noProof/>
                        <w:lang w:val="en-CA"/>
                      </w:rPr>
                      <w:t xml:space="preserve">S. Semikina, "Stress Data Visualization," 2014. </w:t>
                    </w:r>
                  </w:p>
                </w:tc>
              </w:tr>
            </w:tbl>
            <w:p w14:paraId="5DFB72B9" w14:textId="77777777" w:rsidR="00BB720B" w:rsidRDefault="00BB720B">
              <w:pPr>
                <w:divId w:val="1620188406"/>
                <w:rPr>
                  <w:rFonts w:eastAsia="Times New Roman"/>
                  <w:noProof/>
                </w:rPr>
              </w:pPr>
            </w:p>
            <w:p w14:paraId="736FEC31" w14:textId="151CEEE5" w:rsidR="00BB720B" w:rsidRDefault="00BB720B">
              <w:r>
                <w:rPr>
                  <w:b/>
                  <w:bCs/>
                  <w:noProof/>
                </w:rPr>
                <w:fldChar w:fldCharType="end"/>
              </w:r>
            </w:p>
          </w:sdtContent>
        </w:sdt>
      </w:sdtContent>
    </w:sdt>
    <w:p w14:paraId="73645CAE" w14:textId="391A6447" w:rsidR="008D70D8" w:rsidRDefault="000B0BD9" w:rsidP="008D70D8">
      <w:pPr>
        <w:pStyle w:val="Heading1NoNumber"/>
      </w:pPr>
      <w:bookmarkStart w:id="143" w:name="_Toc60592091"/>
      <w:r>
        <w:lastRenderedPageBreak/>
        <w:t>New References</w:t>
      </w:r>
      <w:bookmarkEnd w:id="143"/>
    </w:p>
    <w:p w14:paraId="5DA27BB1" w14:textId="77777777" w:rsidR="000B0BD9" w:rsidRPr="00CB5D99" w:rsidRDefault="000B0BD9" w:rsidP="000B0BD9">
      <w:commentRangeStart w:id="144"/>
      <w:r w:rsidRPr="00CB5D99">
        <w:t>Aquatic Species at Risk found in Canadian waters</w:t>
      </w:r>
    </w:p>
    <w:p w14:paraId="3D702EC3" w14:textId="77777777" w:rsidR="000B0BD9" w:rsidRPr="00D3626A" w:rsidRDefault="000B0BD9" w:rsidP="000B0BD9">
      <w:r w:rsidRPr="00D3626A">
        <w:t xml:space="preserve">- </w:t>
      </w:r>
      <w:hyperlink r:id="rId35" w:history="1">
        <w:r w:rsidRPr="00D3626A">
          <w:rPr>
            <w:rStyle w:val="Hyperlink"/>
          </w:rPr>
          <w:t>https://www.dfo-mpo.gc.ca/species-especes/sara-lep/identify-eng.html</w:t>
        </w:r>
      </w:hyperlink>
    </w:p>
    <w:p w14:paraId="13BEB32D" w14:textId="77777777" w:rsidR="000B0BD9" w:rsidRPr="00CB5D99" w:rsidRDefault="000B0BD9" w:rsidP="000B0BD9">
      <w:r w:rsidRPr="00CB5D99">
        <w:t>Aquatic species at risk map</w:t>
      </w:r>
    </w:p>
    <w:p w14:paraId="15EC9201" w14:textId="77777777" w:rsidR="000B0BD9" w:rsidRPr="00CB5D99" w:rsidRDefault="000B0BD9" w:rsidP="000B0BD9">
      <w:r w:rsidRPr="00CB5D99">
        <w:t xml:space="preserve">- </w:t>
      </w:r>
      <w:hyperlink r:id="rId36" w:history="1">
        <w:r w:rsidRPr="00CB5D99">
          <w:rPr>
            <w:rStyle w:val="Hyperlink"/>
          </w:rPr>
          <w:t>https://www.dfo-mpo.gc.ca/species-especes/sara-lep/map-carte/index-eng.html</w:t>
        </w:r>
      </w:hyperlink>
    </w:p>
    <w:p w14:paraId="2FA9DCDF" w14:textId="77777777" w:rsidR="000B0BD9" w:rsidRDefault="000B0BD9" w:rsidP="000B0BD9">
      <w:r>
        <w:t xml:space="preserve">Annual (2008) report about influence on ocean, ecosystems; data collection methods and technologies; species at risk; </w:t>
      </w:r>
    </w:p>
    <w:p w14:paraId="228B2CCF" w14:textId="77777777" w:rsidR="000B0BD9" w:rsidRDefault="000B0BD9" w:rsidP="000B0BD9">
      <w:r>
        <w:t xml:space="preserve">RECOVERY OBJECTIVES FOR NORTH ATLANTIC RIGHT WHALES (page 44, maybe 37 – 40…) </w:t>
      </w:r>
    </w:p>
    <w:p w14:paraId="5042B3DA" w14:textId="77777777" w:rsidR="000B0BD9" w:rsidRDefault="000B5EBB" w:rsidP="000B0BD9">
      <w:hyperlink r:id="rId37" w:history="1">
        <w:r w:rsidR="000B0BD9" w:rsidRPr="00222567">
          <w:rPr>
            <w:rStyle w:val="Hyperlink"/>
          </w:rPr>
          <w:t>https://waves-vagues.dfo-mpo.gc.ca/Library/353989.pdf</w:t>
        </w:r>
      </w:hyperlink>
    </w:p>
    <w:p w14:paraId="29FA83F2" w14:textId="77777777" w:rsidR="000B0BD9" w:rsidRDefault="000B0BD9" w:rsidP="000B0BD9">
      <w:r>
        <w:rPr>
          <w:lang w:val="ru-RU"/>
        </w:rPr>
        <w:t>выглядит</w:t>
      </w:r>
      <w:r w:rsidRPr="00CB5D99">
        <w:t xml:space="preserve"> </w:t>
      </w:r>
      <w:r>
        <w:rPr>
          <w:lang w:val="ru-RU"/>
        </w:rPr>
        <w:t>как</w:t>
      </w:r>
      <w:r w:rsidRPr="00CB5D99">
        <w:t xml:space="preserve"> </w:t>
      </w:r>
      <w:r>
        <w:rPr>
          <w:lang w:val="ru-RU"/>
        </w:rPr>
        <w:t>полезные</w:t>
      </w:r>
      <w:r w:rsidRPr="00CB5D99">
        <w:t xml:space="preserve"> </w:t>
      </w:r>
      <w:r>
        <w:rPr>
          <w:lang w:val="ru-RU"/>
        </w:rPr>
        <w:t>данные</w:t>
      </w:r>
      <w:r w:rsidRPr="00CB5D99">
        <w:t xml:space="preserve"> </w:t>
      </w:r>
      <w:r w:rsidRPr="00CB5D99">
        <w:br/>
      </w:r>
      <w:r>
        <w:t>Report</w:t>
      </w:r>
      <w:r w:rsidRPr="00CB5D99">
        <w:t xml:space="preserve"> </w:t>
      </w:r>
      <w:r>
        <w:t>on</w:t>
      </w:r>
      <w:r w:rsidRPr="00CB5D99">
        <w:t xml:space="preserve"> </w:t>
      </w:r>
      <w:r>
        <w:t>the</w:t>
      </w:r>
      <w:r w:rsidRPr="00CB5D99">
        <w:t xml:space="preserve"> </w:t>
      </w:r>
      <w:r>
        <w:t>status</w:t>
      </w:r>
      <w:r w:rsidRPr="00CB5D99">
        <w:t xml:space="preserve"> </w:t>
      </w:r>
      <w:r>
        <w:t>of groundfish stocks in the Canadian northwest Atlantic</w:t>
      </w:r>
    </w:p>
    <w:p w14:paraId="0AA494EA" w14:textId="77777777" w:rsidR="000B0BD9" w:rsidRDefault="000B0BD9" w:rsidP="000B0BD9">
      <w:r>
        <w:t>pages 17 – 48 =&gt; total amount of catches is comparing with other values/indexes</w:t>
      </w:r>
    </w:p>
    <w:p w14:paraId="66F178BF" w14:textId="77777777" w:rsidR="000B0BD9" w:rsidRDefault="000B0BD9" w:rsidP="000B0BD9">
      <w:r>
        <w:t>has abundance and mortality rates legends</w:t>
      </w:r>
    </w:p>
    <w:p w14:paraId="58B229E0" w14:textId="77777777" w:rsidR="000B0BD9" w:rsidRPr="00CB5D99" w:rsidRDefault="000B0BD9" w:rsidP="000B0BD9">
      <w:r>
        <w:t xml:space="preserve">Page </w:t>
      </w:r>
      <w:proofErr w:type="gramStart"/>
      <w:r>
        <w:t>59 :</w:t>
      </w:r>
      <w:proofErr w:type="gramEnd"/>
      <w:r>
        <w:t xml:space="preserve"> price/catches legend</w:t>
      </w:r>
    </w:p>
    <w:p w14:paraId="45FD6532" w14:textId="77777777" w:rsidR="000B0BD9" w:rsidRPr="00E25F05" w:rsidRDefault="000B5EBB" w:rsidP="000B0BD9">
      <w:hyperlink r:id="rId38" w:history="1">
        <w:r w:rsidR="000B0BD9" w:rsidRPr="00D105D9">
          <w:rPr>
            <w:rStyle w:val="Hyperlink"/>
          </w:rPr>
          <w:t>https://waves-vagues.dfo-mpo.gc.ca/Library/40622745.pdf</w:t>
        </w:r>
      </w:hyperlink>
    </w:p>
    <w:p w14:paraId="251FFB71" w14:textId="77777777" w:rsidR="000B0BD9" w:rsidRPr="008E6577" w:rsidRDefault="000B0BD9" w:rsidP="000B0BD9">
      <w:pPr>
        <w:rPr>
          <w:lang w:val="fr-CA"/>
        </w:rPr>
      </w:pPr>
      <w:r w:rsidRPr="008E6577">
        <w:rPr>
          <w:lang w:val="fr-CA"/>
        </w:rPr>
        <w:t xml:space="preserve">Habitat </w:t>
      </w:r>
      <w:proofErr w:type="spellStart"/>
      <w:r w:rsidRPr="008E6577">
        <w:rPr>
          <w:lang w:val="fr-CA"/>
        </w:rPr>
        <w:t>Status</w:t>
      </w:r>
      <w:proofErr w:type="spellEnd"/>
      <w:r w:rsidRPr="008E6577">
        <w:rPr>
          <w:lang w:val="fr-CA"/>
        </w:rPr>
        <w:t xml:space="preserve"> Reports (2003-2004)</w:t>
      </w:r>
      <w:r w:rsidRPr="008E6577">
        <w:rPr>
          <w:lang w:val="fr-CA"/>
        </w:rPr>
        <w:br/>
      </w:r>
      <w:hyperlink r:id="rId39" w:history="1">
        <w:r w:rsidRPr="008E6577">
          <w:rPr>
            <w:rStyle w:val="Hyperlink"/>
            <w:lang w:val="fr-CA"/>
          </w:rPr>
          <w:t>https://waves-vagues.dfo-mpo.gc.ca/Library/281840.pdf</w:t>
        </w:r>
      </w:hyperlink>
    </w:p>
    <w:p w14:paraId="56FDF471" w14:textId="77777777" w:rsidR="000B0BD9" w:rsidRDefault="000B0BD9" w:rsidP="000B0BD9">
      <w:r w:rsidRPr="008E6577">
        <w:rPr>
          <w:lang w:val="en-CA"/>
        </w:rPr>
        <w:br/>
      </w:r>
      <w:r>
        <w:t>Competition between Marine Mammals and Fisheries: Food for Thought</w:t>
      </w:r>
    </w:p>
    <w:p w14:paraId="67977D72" w14:textId="77777777" w:rsidR="000B0BD9" w:rsidRDefault="000B0BD9" w:rsidP="000B0BD9">
      <w:commentRangeStart w:id="145"/>
      <w:r>
        <w:t xml:space="preserve">Marine mammal </w:t>
      </w:r>
      <w:commentRangeEnd w:id="145"/>
      <w:r w:rsidR="00753E27">
        <w:rPr>
          <w:rStyle w:val="CommentReference"/>
        </w:rPr>
        <w:commentReference w:id="145"/>
      </w:r>
      <w:r>
        <w:t>bycatch in gillnet and other entangling net fisheries, 1990 to 2011</w:t>
      </w:r>
    </w:p>
    <w:p w14:paraId="39B47BEB" w14:textId="77777777" w:rsidR="000B0BD9" w:rsidRDefault="000B5EBB" w:rsidP="000B0BD9">
      <w:pPr>
        <w:rPr>
          <w:rStyle w:val="Hyperlink"/>
        </w:rPr>
      </w:pPr>
      <w:hyperlink r:id="rId40" w:history="1">
        <w:r w:rsidR="000B0BD9" w:rsidRPr="00D105D9">
          <w:rPr>
            <w:rStyle w:val="Hyperlink"/>
          </w:rPr>
          <w:t>https://www.bmis-bycatch.org/system/files/zotero_attachments/library_1/DL6ER5VA%20-</w:t>
        </w:r>
        <w:r w:rsidR="000B0BD9" w:rsidRPr="00D105D9">
          <w:rPr>
            <w:rStyle w:val="Hyperlink"/>
          </w:rPr>
          <w:lastRenderedPageBreak/>
          <w:t>%20Reeves%20et%20al.%20-%202013%20-%20Marine%20mammal%20bycatch%20in%20gillnet%20and%20other%20entangl.pdf</w:t>
        </w:r>
      </w:hyperlink>
    </w:p>
    <w:p w14:paraId="5C02C9BA" w14:textId="77777777" w:rsidR="000B0BD9" w:rsidRDefault="000B0BD9" w:rsidP="000B0BD9">
      <w:pPr>
        <w:rPr>
          <w:color w:val="000000" w:themeColor="text1"/>
        </w:rPr>
      </w:pPr>
      <w:r>
        <w:rPr>
          <w:rStyle w:val="Hyperlink"/>
          <w:color w:val="000000" w:themeColor="text1"/>
        </w:rPr>
        <w:t>US Government site: list of fisheries and incidentally killed mammals:</w:t>
      </w:r>
      <w:r>
        <w:rPr>
          <w:rStyle w:val="Hyperlink"/>
          <w:color w:val="000000" w:themeColor="text1"/>
        </w:rPr>
        <w:br/>
      </w:r>
      <w:bookmarkStart w:id="146" w:name="_Hlk60586990"/>
      <w:r>
        <w:fldChar w:fldCharType="begin"/>
      </w:r>
      <w:r>
        <w:instrText xml:space="preserve"> HYPERLINK "https://www.federalregister.gov/documents/2018/02/07/2018-02442/list-of-fisheries-for-2018" </w:instrText>
      </w:r>
      <w:r>
        <w:fldChar w:fldCharType="separate"/>
      </w:r>
      <w:r w:rsidRPr="005E3260">
        <w:rPr>
          <w:rStyle w:val="Hyperlink"/>
        </w:rPr>
        <w:t>https://www.federalregister.gov/documents/2018/02/07/2018-02442/list-of-fisheries-for-2018</w:t>
      </w:r>
      <w:r>
        <w:rPr>
          <w:rStyle w:val="Hyperlink"/>
        </w:rPr>
        <w:fldChar w:fldCharType="end"/>
      </w:r>
      <w:bookmarkEnd w:id="146"/>
    </w:p>
    <w:p w14:paraId="7201B8DD" w14:textId="77777777" w:rsidR="000B0BD9" w:rsidRDefault="000B0BD9" w:rsidP="000B0BD9">
      <w:pPr>
        <w:rPr>
          <w:color w:val="000000" w:themeColor="text1"/>
        </w:rPr>
      </w:pPr>
      <w:r w:rsidRPr="00BC498C">
        <w:rPr>
          <w:color w:val="000000" w:themeColor="text1"/>
          <w:lang w:val="en-CA"/>
        </w:rPr>
        <w:t>BEDFORD INSTITUTE of OCEANOGRAPHY</w:t>
      </w:r>
      <w:r>
        <w:rPr>
          <w:color w:val="000000" w:themeColor="text1"/>
          <w:lang w:val="en-CA"/>
        </w:rPr>
        <w:t xml:space="preserve"> (2000 report) Mortality: page 31</w:t>
      </w:r>
      <w:r>
        <w:rPr>
          <w:color w:val="000000" w:themeColor="text1"/>
        </w:rPr>
        <w:br/>
      </w:r>
      <w:hyperlink r:id="rId41" w:history="1">
        <w:r w:rsidRPr="005E3260">
          <w:rPr>
            <w:rStyle w:val="Hyperlink"/>
          </w:rPr>
          <w:t>https://waves-vagues.dfo-mpo.gc.ca/Library/254420-00.pdf</w:t>
        </w:r>
      </w:hyperlink>
    </w:p>
    <w:p w14:paraId="471DDD63" w14:textId="77777777" w:rsidR="000B0BD9" w:rsidRDefault="000B0BD9" w:rsidP="000B0BD9">
      <w:pPr>
        <w:rPr>
          <w:color w:val="000000" w:themeColor="text1"/>
        </w:rPr>
      </w:pPr>
      <w:r w:rsidRPr="00BC498C">
        <w:rPr>
          <w:color w:val="000000" w:themeColor="text1"/>
        </w:rPr>
        <w:t>Factors Affecting the Responses of</w:t>
      </w:r>
      <w:r>
        <w:rPr>
          <w:color w:val="000000" w:themeColor="text1"/>
        </w:rPr>
        <w:t xml:space="preserve"> </w:t>
      </w:r>
      <w:r w:rsidRPr="00BC498C">
        <w:rPr>
          <w:color w:val="000000" w:themeColor="text1"/>
        </w:rPr>
        <w:t>Marine Mammals to Acoustic Disturbance</w:t>
      </w:r>
      <w:r>
        <w:rPr>
          <w:color w:val="000000" w:themeColor="text1"/>
        </w:rPr>
        <w:br/>
      </w:r>
      <w:hyperlink r:id="rId42" w:history="1">
        <w:r w:rsidRPr="005E3260">
          <w:rPr>
            <w:rStyle w:val="Hyperlink"/>
          </w:rPr>
          <w:t>https://www.researchgate.net/publication/233638567_Factors_Affecting_the_Responses_of_Marine_Mammals_to_Acoustic_Disturbance</w:t>
        </w:r>
      </w:hyperlink>
    </w:p>
    <w:p w14:paraId="5FC2F668" w14:textId="77777777" w:rsidR="000B0BD9" w:rsidRDefault="000B0BD9" w:rsidP="000B0BD9">
      <w:pPr>
        <w:rPr>
          <w:color w:val="000000" w:themeColor="text1"/>
        </w:rPr>
      </w:pPr>
      <w:r>
        <w:rPr>
          <w:color w:val="000000" w:themeColor="text1"/>
        </w:rPr>
        <w:t xml:space="preserve">Sea </w:t>
      </w:r>
      <w:proofErr w:type="gramStart"/>
      <w:r>
        <w:rPr>
          <w:color w:val="000000" w:themeColor="text1"/>
        </w:rPr>
        <w:t>mammals</w:t>
      </w:r>
      <w:proofErr w:type="gramEnd"/>
      <w:r>
        <w:rPr>
          <w:color w:val="000000" w:themeColor="text1"/>
        </w:rPr>
        <w:t xml:space="preserve"> population decline</w:t>
      </w:r>
      <w:r>
        <w:rPr>
          <w:color w:val="000000" w:themeColor="text1"/>
        </w:rPr>
        <w:br/>
      </w:r>
      <w:hyperlink r:id="rId43" w:history="1">
        <w:r w:rsidRPr="005E3260">
          <w:rPr>
            <w:rStyle w:val="Hyperlink"/>
          </w:rPr>
          <w:t>https://www.pnas.org/content/114/44/11781</w:t>
        </w:r>
      </w:hyperlink>
    </w:p>
    <w:p w14:paraId="5573CCA5" w14:textId="77777777" w:rsidR="000B0BD9" w:rsidRDefault="000B0BD9" w:rsidP="000B0BD9">
      <w:pPr>
        <w:rPr>
          <w:color w:val="000000" w:themeColor="text1"/>
        </w:rPr>
      </w:pPr>
      <w:r w:rsidRPr="00BC498C">
        <w:rPr>
          <w:color w:val="000000" w:themeColor="text1"/>
        </w:rPr>
        <w:t>Marine mammal population decline linked to obscured by-catch</w:t>
      </w:r>
    </w:p>
    <w:p w14:paraId="567EC01D" w14:textId="77777777" w:rsidR="000B0BD9" w:rsidRDefault="000B5EBB" w:rsidP="000B0BD9">
      <w:pPr>
        <w:rPr>
          <w:color w:val="000000" w:themeColor="text1"/>
        </w:rPr>
      </w:pPr>
      <w:hyperlink r:id="rId44" w:history="1">
        <w:r w:rsidR="000B0BD9" w:rsidRPr="005E3260">
          <w:rPr>
            <w:rStyle w:val="Hyperlink"/>
          </w:rPr>
          <w:t>https://journals.plos.org/plosone/article?id=10.1371/journal.pone.0077908</w:t>
        </w:r>
      </w:hyperlink>
    </w:p>
    <w:p w14:paraId="579D0122" w14:textId="77777777" w:rsidR="000B0BD9" w:rsidRDefault="000B0BD9" w:rsidP="000B0BD9">
      <w:pPr>
        <w:rPr>
          <w:color w:val="000000" w:themeColor="text1"/>
        </w:rPr>
      </w:pPr>
      <w:r w:rsidRPr="00842C37">
        <w:rPr>
          <w:color w:val="000000" w:themeColor="text1"/>
        </w:rPr>
        <w:t>Marine Mammal Impacts in Exploited Ecosystems: Would Large Scale Culling Benefit Fisheries?</w:t>
      </w:r>
    </w:p>
    <w:p w14:paraId="3D416512" w14:textId="77777777" w:rsidR="000B0BD9" w:rsidRDefault="000B5EBB" w:rsidP="000B0BD9">
      <w:pPr>
        <w:rPr>
          <w:color w:val="000000" w:themeColor="text1"/>
        </w:rPr>
      </w:pPr>
      <w:hyperlink r:id="rId45" w:history="1">
        <w:r w:rsidR="000B0BD9" w:rsidRPr="005E3260">
          <w:rPr>
            <w:rStyle w:val="Hyperlink"/>
          </w:rPr>
          <w:t>https://journals.plos.org/plosone/article?id=10.1371/journal.pone.0043966</w:t>
        </w:r>
      </w:hyperlink>
    </w:p>
    <w:p w14:paraId="10CF36B6" w14:textId="77777777" w:rsidR="000B0BD9" w:rsidRDefault="000B5EBB" w:rsidP="000B0BD9">
      <w:pPr>
        <w:rPr>
          <w:color w:val="000000" w:themeColor="text1"/>
        </w:rPr>
      </w:pPr>
      <w:hyperlink r:id="rId46" w:history="1">
        <w:r w:rsidR="000B0BD9" w:rsidRPr="005E3260">
          <w:rPr>
            <w:rStyle w:val="Hyperlink"/>
          </w:rPr>
          <w:t>https://www.un.org/Depts/los/global_reporting/WOA_RPROC/Chapter_37.pdf</w:t>
        </w:r>
      </w:hyperlink>
    </w:p>
    <w:p w14:paraId="7872AF6B" w14:textId="77777777" w:rsidR="000B0BD9" w:rsidRPr="00295E15" w:rsidRDefault="000B0BD9" w:rsidP="000B0BD9">
      <w:pPr>
        <w:rPr>
          <w:color w:val="000000" w:themeColor="text1"/>
        </w:rPr>
      </w:pPr>
      <w:r>
        <w:rPr>
          <w:color w:val="000000" w:themeColor="text1"/>
        </w:rPr>
        <w:t>Farms influence</w:t>
      </w:r>
    </w:p>
    <w:p w14:paraId="62C08AC3" w14:textId="77777777" w:rsidR="000B0BD9" w:rsidRDefault="000B5EBB" w:rsidP="000B0BD9">
      <w:hyperlink r:id="rId47" w:history="1">
        <w:r w:rsidR="000B0BD9" w:rsidRPr="00D105D9">
          <w:rPr>
            <w:rStyle w:val="Hyperlink"/>
          </w:rPr>
          <w:t>https://waves-vagues.dfo-mpo.gc.ca/Library/40654345.pdf</w:t>
        </w:r>
      </w:hyperlink>
      <w:commentRangeEnd w:id="144"/>
      <w:r w:rsidR="000B0BD9">
        <w:rPr>
          <w:rStyle w:val="CommentReference"/>
        </w:rPr>
        <w:commentReference w:id="144"/>
      </w:r>
    </w:p>
    <w:p w14:paraId="0F985474" w14:textId="77777777" w:rsidR="000B0BD9" w:rsidRPr="00295E15" w:rsidRDefault="000B0BD9" w:rsidP="000B0BD9"/>
    <w:p w14:paraId="4485D754" w14:textId="77777777" w:rsidR="000B0BD9" w:rsidRPr="000B0BD9" w:rsidRDefault="000B0BD9" w:rsidP="000B0BD9">
      <w:pPr>
        <w:pStyle w:val="1Para"/>
        <w:rPr>
          <w:lang w:val="en-US"/>
        </w:rPr>
      </w:pPr>
    </w:p>
    <w:p w14:paraId="5BFA3743" w14:textId="412B0F2D" w:rsidR="008D70D8" w:rsidRDefault="00ED3D6E" w:rsidP="001C2BE7">
      <w:pPr>
        <w:pStyle w:val="Heading1NoNumber"/>
      </w:pPr>
      <w:bookmarkStart w:id="147" w:name="_Toc60592092"/>
      <w:r>
        <w:lastRenderedPageBreak/>
        <w:t>Appendix A.</w:t>
      </w:r>
      <w:r w:rsidR="001C2BE7">
        <w:br/>
      </w:r>
      <w:r w:rsidR="001C2BE7">
        <w:br/>
        <w:t>An Example of an Appendix</w:t>
      </w:r>
      <w:bookmarkEnd w:id="147"/>
    </w:p>
    <w:sectPr w:rsidR="008D70D8" w:rsidSect="00CA3D91">
      <w:footerReference w:type="default" r:id="rId48"/>
      <w:pgSz w:w="12240" w:h="15840"/>
      <w:pgMar w:top="1440" w:right="1800" w:bottom="1440" w:left="180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8" w:author="Fred Popowich" w:date="2020-12-16T10:33:00Z" w:initials="FP">
    <w:p w14:paraId="1B28AC2C" w14:textId="77777777" w:rsidR="000B5EBB" w:rsidRDefault="000B5EBB">
      <w:pPr>
        <w:pStyle w:val="CommentText"/>
      </w:pPr>
      <w:r>
        <w:rPr>
          <w:rStyle w:val="CommentReference"/>
        </w:rPr>
        <w:annotationRef/>
      </w:r>
      <w:r>
        <w:t xml:space="preserve">Of perhaps a title like “The Role of Visualization for Analysis of Overfishing” (we can consider some alternative in the future, we don’t need to sort it out now. </w:t>
      </w:r>
    </w:p>
    <w:p w14:paraId="7FD40181" w14:textId="77777777" w:rsidR="000B5EBB" w:rsidRDefault="000B5EBB">
      <w:pPr>
        <w:pStyle w:val="CommentText"/>
      </w:pPr>
    </w:p>
    <w:p w14:paraId="558FBDD5" w14:textId="098DE2ED" w:rsidR="000B5EBB" w:rsidRDefault="000B5EBB">
      <w:pPr>
        <w:pStyle w:val="CommentText"/>
      </w:pPr>
      <w:r>
        <w:t>Also, below, you’ll see I have suggestions for other things that could be discussed in this section.</w:t>
      </w:r>
    </w:p>
  </w:comment>
  <w:comment w:id="19" w:author="Fred Popowich" w:date="2020-12-16T09:59:00Z" w:initials="FP">
    <w:p w14:paraId="31C7C843" w14:textId="2C9FBAFD" w:rsidR="000B5EBB" w:rsidRDefault="000B5EBB">
      <w:pPr>
        <w:pStyle w:val="CommentText"/>
      </w:pPr>
      <w:r>
        <w:rPr>
          <w:rStyle w:val="CommentReference"/>
        </w:rPr>
        <w:annotationRef/>
      </w:r>
      <w:r>
        <w:t>Correlation involving what factors?</w:t>
      </w:r>
    </w:p>
  </w:comment>
  <w:comment w:id="20" w:author="Fred Popowich" w:date="2020-12-16T10:00:00Z" w:initials="FP">
    <w:p w14:paraId="62964CE7" w14:textId="77777777" w:rsidR="000B5EBB" w:rsidRDefault="000B5EBB">
      <w:pPr>
        <w:pStyle w:val="CommentText"/>
      </w:pPr>
      <w:r>
        <w:rPr>
          <w:rStyle w:val="CommentReference"/>
        </w:rPr>
        <w:annotationRef/>
      </w:r>
      <w:r>
        <w:t>And we need to be clear how these different classes of users are similar, and how they are different.</w:t>
      </w:r>
    </w:p>
    <w:p w14:paraId="1D76F9E1" w14:textId="77777777" w:rsidR="000B5EBB" w:rsidRDefault="000B5EBB">
      <w:pPr>
        <w:pStyle w:val="CommentText"/>
      </w:pPr>
    </w:p>
    <w:p w14:paraId="06D54891" w14:textId="48B1783A" w:rsidR="000B5EBB" w:rsidRDefault="000B5EBB">
      <w:pPr>
        <w:pStyle w:val="CommentText"/>
      </w:pPr>
      <w:r>
        <w:t>The paragraph that you provided below about fishing companies is good.</w:t>
      </w:r>
    </w:p>
  </w:comment>
  <w:comment w:id="21" w:author="Fred Popowich" w:date="2020-12-16T10:02:00Z" w:initials="FP">
    <w:p w14:paraId="17FB78A9" w14:textId="1F2D4A85" w:rsidR="000B5EBB" w:rsidRDefault="000B5EBB">
      <w:pPr>
        <w:pStyle w:val="CommentText"/>
      </w:pPr>
      <w:r>
        <w:rPr>
          <w:rStyle w:val="CommentReference"/>
        </w:rPr>
        <w:annotationRef/>
      </w:r>
      <w:r>
        <w:t>By “state of fish”, I imagine some people are interested in quantity, others by size, perhaps others by “health”. Distributions of populations might also be an issue.</w:t>
      </w:r>
    </w:p>
  </w:comment>
  <w:comment w:id="121" w:author="Fred Popowich" w:date="2020-12-16T14:45:00Z" w:initials="FP">
    <w:p w14:paraId="0AC6B72D" w14:textId="77777777" w:rsidR="000B5EBB" w:rsidRDefault="000B5EBB" w:rsidP="00507C0A">
      <w:pPr>
        <w:pStyle w:val="CommentText"/>
      </w:pPr>
      <w:r>
        <w:rPr>
          <w:rStyle w:val="CommentReference"/>
        </w:rPr>
        <w:annotationRef/>
      </w:r>
      <w:r>
        <w:t xml:space="preserve">These subheadings are really good for organizing the </w:t>
      </w:r>
      <w:proofErr w:type="gramStart"/>
      <w:r>
        <w:t>section, and</w:t>
      </w:r>
      <w:proofErr w:type="gramEnd"/>
      <w:r>
        <w:t xml:space="preserve"> characterizing the different aspects of the problem that you introduced above.  For all of the questions you provide below, I could imagine you having things to say about 1) what data is useful, 2) what visualization techniques are appropriate, etc. It also frames things nicely so that in the next chapters you can talk about how your implementation helps people answer these questions.</w:t>
      </w:r>
    </w:p>
  </w:comment>
  <w:comment w:id="122" w:author="Fred Popowich" w:date="2020-12-16T14:48:00Z" w:initials="FP">
    <w:p w14:paraId="046DE5DC" w14:textId="77777777" w:rsidR="000B5EBB" w:rsidRDefault="000B5EBB" w:rsidP="00507C0A">
      <w:pPr>
        <w:pStyle w:val="CommentText"/>
      </w:pPr>
      <w:r>
        <w:rPr>
          <w:rStyle w:val="CommentReference"/>
        </w:rPr>
        <w:annotationRef/>
      </w:r>
      <w:r>
        <w:t>Perhaps for each question you could say where it came from? Or what inspired it?</w:t>
      </w:r>
    </w:p>
  </w:comment>
  <w:comment w:id="123" w:author="Vladymyr Kozyr" w:date="2021-01-03T18:13:00Z" w:initials="VK">
    <w:p w14:paraId="0717D85B" w14:textId="77777777" w:rsidR="000B5EBB" w:rsidRDefault="000B5EBB" w:rsidP="00507C0A">
      <w:pPr>
        <w:pStyle w:val="CommentText"/>
      </w:pPr>
      <w:r>
        <w:rPr>
          <w:rStyle w:val="CommentReference"/>
        </w:rPr>
        <w:annotationRef/>
      </w:r>
      <w:r>
        <w:t>Here I will discuss the factors in more details with papers and data</w:t>
      </w:r>
      <w:r w:rsidRPr="00E14BFE">
        <w:t xml:space="preserve"> </w:t>
      </w:r>
      <w:r>
        <w:t>attached.</w:t>
      </w:r>
    </w:p>
    <w:p w14:paraId="38D3CDB6" w14:textId="77777777" w:rsidR="000B5EBB" w:rsidRDefault="000B5EBB" w:rsidP="00507C0A">
      <w:pPr>
        <w:pStyle w:val="CommentText"/>
      </w:pPr>
      <w:r>
        <w:t>I’m not sure if I have to do it for every of the question.</w:t>
      </w:r>
    </w:p>
    <w:p w14:paraId="308790DD" w14:textId="77777777" w:rsidR="000B5EBB" w:rsidRPr="00E14BFE" w:rsidRDefault="000B5EBB" w:rsidP="00507C0A">
      <w:pPr>
        <w:pStyle w:val="CommentText"/>
      </w:pPr>
      <w:r>
        <w:t>(Just with links to websites for not, we will decide on the meeting if we should keep it)</w:t>
      </w:r>
    </w:p>
  </w:comment>
  <w:comment w:id="124" w:author="Fred Popowich" w:date="2021-01-04T09:49:00Z" w:initials="FP">
    <w:p w14:paraId="5BCD4EA4" w14:textId="77777777" w:rsidR="000B5EBB" w:rsidRDefault="000B5EBB" w:rsidP="00507C0A">
      <w:pPr>
        <w:pStyle w:val="CommentText"/>
      </w:pPr>
      <w:r>
        <w:rPr>
          <w:rStyle w:val="CommentReference"/>
        </w:rPr>
        <w:annotationRef/>
      </w:r>
      <w:r>
        <w:t>Very important for species that are at risk</w:t>
      </w:r>
    </w:p>
  </w:comment>
  <w:comment w:id="126" w:author="Fred Popowich" w:date="2020-12-16T10:36:00Z" w:initials="FP">
    <w:p w14:paraId="33B40969" w14:textId="77777777" w:rsidR="000B5EBB" w:rsidRDefault="000B5EBB">
      <w:pPr>
        <w:pStyle w:val="CommentText"/>
      </w:pPr>
      <w:r>
        <w:rPr>
          <w:rStyle w:val="CommentReference"/>
        </w:rPr>
        <w:annotationRef/>
      </w:r>
      <w:r>
        <w:t xml:space="preserve">Perhaps section 3.2 could focus on just the data sources?  It could look at the issues such as the following in addition to what you have already started </w:t>
      </w:r>
      <w:proofErr w:type="gramStart"/>
      <w:r>
        <w:t>writing  1</w:t>
      </w:r>
      <w:proofErr w:type="gramEnd"/>
      <w:r>
        <w:t>) what data sources are available? 2) Why would they be useful to address what we introduced in section 3.1?</w:t>
      </w:r>
    </w:p>
    <w:p w14:paraId="6A73E115" w14:textId="77777777" w:rsidR="000B5EBB" w:rsidRDefault="000B5EBB">
      <w:pPr>
        <w:pStyle w:val="CommentText"/>
      </w:pPr>
    </w:p>
    <w:p w14:paraId="76730AE6" w14:textId="42DB3E76" w:rsidR="000B5EBB" w:rsidRDefault="000B5EBB">
      <w:pPr>
        <w:pStyle w:val="CommentText"/>
      </w:pPr>
      <w:r>
        <w:t>I’m not yet sure where the best place would be to talk about issues such as data cleaning, and data integration.</w:t>
      </w:r>
    </w:p>
  </w:comment>
  <w:comment w:id="127" w:author="Vladymyr Kozyr" w:date="2021-01-03T17:48:00Z" w:initials="VK">
    <w:p w14:paraId="417555F3" w14:textId="6938D545" w:rsidR="000B5EBB" w:rsidRDefault="000B5EBB">
      <w:pPr>
        <w:pStyle w:val="CommentText"/>
      </w:pPr>
      <w:r>
        <w:rPr>
          <w:rStyle w:val="CommentReference"/>
        </w:rPr>
        <w:annotationRef/>
      </w:r>
      <w:r>
        <w:t>I will probably separate these into two sections</w:t>
      </w:r>
    </w:p>
  </w:comment>
  <w:comment w:id="128" w:author="Fred Popowich" w:date="2020-12-16T10:40:00Z" w:initials="FP">
    <w:p w14:paraId="5B5E1A5E" w14:textId="392E1A50" w:rsidR="000B5EBB" w:rsidRDefault="000B5EBB">
      <w:pPr>
        <w:pStyle w:val="CommentText"/>
      </w:pPr>
      <w:r>
        <w:rPr>
          <w:rStyle w:val="CommentReference"/>
        </w:rPr>
        <w:annotationRef/>
      </w:r>
      <w:r>
        <w:t xml:space="preserve">Perhaps we could move this paragraph, and slightly rephrase it so that it can be integrated in section </w:t>
      </w:r>
      <w:proofErr w:type="gramStart"/>
      <w:r>
        <w:t>3.1 .</w:t>
      </w:r>
      <w:proofErr w:type="gramEnd"/>
      <w:r>
        <w:t xml:space="preserve">  This will then speak to the comment I made about the different kinds of users, and you dan emphasize how visualization techniques can be highly useful for people who are not data scientists (building on related research as appropriate). </w:t>
      </w:r>
    </w:p>
  </w:comment>
  <w:comment w:id="129" w:author="Fred Popowich" w:date="2020-12-16T10:54:00Z" w:initials="FP">
    <w:p w14:paraId="1C307238" w14:textId="1F568742" w:rsidR="000B5EBB" w:rsidRDefault="000B5EBB">
      <w:pPr>
        <w:pStyle w:val="CommentText"/>
      </w:pPr>
      <w:r>
        <w:rPr>
          <w:rStyle w:val="CommentReference"/>
        </w:rPr>
        <w:annotationRef/>
      </w:r>
      <w:r>
        <w:t xml:space="preserve">Right here, we should not talk about “improvements to the tool.” However, as part of the requirements for naïve users, it is appropriate to say what kind of design decisions might </w:t>
      </w:r>
      <w:proofErr w:type="spellStart"/>
      <w:r>
        <w:t>br</w:t>
      </w:r>
      <w:proofErr w:type="spellEnd"/>
      <w:r>
        <w:t xml:space="preserve"> made. </w:t>
      </w:r>
    </w:p>
  </w:comment>
  <w:comment w:id="132" w:author="Fred Popowich" w:date="2020-12-16T11:02:00Z" w:initials="FP">
    <w:p w14:paraId="1823D146" w14:textId="77777777" w:rsidR="000B5EBB" w:rsidRDefault="000B5EBB">
      <w:pPr>
        <w:pStyle w:val="CommentText"/>
      </w:pPr>
      <w:r>
        <w:rPr>
          <w:rStyle w:val="CommentReference"/>
        </w:rPr>
        <w:annotationRef/>
      </w:r>
      <w:r>
        <w:t xml:space="preserve">Perhaps there should be a first section on what visualization techniques have been used by others to show correlation between fish amount and price over time at different locations. </w:t>
      </w:r>
    </w:p>
    <w:p w14:paraId="3CA5EB39" w14:textId="77777777" w:rsidR="000B5EBB" w:rsidRDefault="000B5EBB">
      <w:pPr>
        <w:pStyle w:val="CommentText"/>
      </w:pPr>
    </w:p>
    <w:p w14:paraId="35D9617B" w14:textId="4D53B508" w:rsidR="000B5EBB" w:rsidRDefault="000B5EBB">
      <w:pPr>
        <w:pStyle w:val="CommentText"/>
      </w:pPr>
      <w:r>
        <w:t>You can then say why multiline charts might be appropriate, etc.</w:t>
      </w:r>
    </w:p>
  </w:comment>
  <w:comment w:id="133" w:author="Fred Popowich" w:date="2020-12-16T11:05:00Z" w:initials="FP">
    <w:p w14:paraId="4F5B8BBE" w14:textId="4ADE3264" w:rsidR="000B5EBB" w:rsidRDefault="000B5EBB">
      <w:pPr>
        <w:pStyle w:val="CommentText"/>
      </w:pPr>
      <w:r>
        <w:rPr>
          <w:rStyle w:val="CommentReference"/>
        </w:rPr>
        <w:annotationRef/>
      </w:r>
      <w:r>
        <w:t xml:space="preserve">What kind of external data sources? What kind of information is used from these data sources? </w:t>
      </w:r>
    </w:p>
  </w:comment>
  <w:comment w:id="134" w:author="Vladymyr Kozyr" w:date="2021-01-03T17:52:00Z" w:initials="VK">
    <w:p w14:paraId="283E5F14" w14:textId="72095D1D" w:rsidR="000B5EBB" w:rsidRDefault="000B5EBB">
      <w:pPr>
        <w:pStyle w:val="CommentText"/>
      </w:pPr>
      <w:r>
        <w:rPr>
          <w:rStyle w:val="CommentReference"/>
        </w:rPr>
        <w:annotationRef/>
      </w:r>
      <w:r>
        <w:t>External data sources I’m discussing below each</w:t>
      </w:r>
    </w:p>
  </w:comment>
  <w:comment w:id="135" w:author="Fred Popowich" w:date="2020-12-16T11:06:00Z" w:initials="FP">
    <w:p w14:paraId="49400BB5" w14:textId="387E2017" w:rsidR="000B5EBB" w:rsidRDefault="000B5EBB">
      <w:pPr>
        <w:pStyle w:val="CommentText"/>
      </w:pPr>
      <w:r>
        <w:rPr>
          <w:rStyle w:val="CommentReference"/>
        </w:rPr>
        <w:annotationRef/>
      </w:r>
      <w:r>
        <w:t xml:space="preserve">Be clear of what you mean by this. </w:t>
      </w:r>
    </w:p>
  </w:comment>
  <w:comment w:id="137" w:author="Fred Popowich" w:date="2020-12-16T14:49:00Z" w:initials="FP">
    <w:p w14:paraId="30D719A9" w14:textId="36F3715D" w:rsidR="000B5EBB" w:rsidRDefault="000B5EBB">
      <w:pPr>
        <w:pStyle w:val="CommentText"/>
      </w:pPr>
      <w:r>
        <w:rPr>
          <w:rStyle w:val="CommentReference"/>
        </w:rPr>
        <w:annotationRef/>
      </w:r>
      <w:r>
        <w:t>Isn’t this actually the same problem as the mentioned in 3.3.1? What’s different, though, and why it is appropriate to have a separate section, is that you are looking at how a different visualization technique can help solve the problem.</w:t>
      </w:r>
    </w:p>
  </w:comment>
  <w:comment w:id="139" w:author="Fred Popowich" w:date="2021-01-04T09:54:00Z" w:initials="FP">
    <w:p w14:paraId="1656EC8F" w14:textId="6345D1A6" w:rsidR="000B5EBB" w:rsidRDefault="000B5EBB">
      <w:pPr>
        <w:pStyle w:val="CommentText"/>
      </w:pPr>
      <w:r>
        <w:rPr>
          <w:rStyle w:val="CommentReference"/>
        </w:rPr>
        <w:annotationRef/>
      </w:r>
      <w:r>
        <w:t>Development of a tool provides you with the mechanism to investigate the issues you introduce in chapter 3.  So, the notion of “suitable” is dependent on the task, and on the users (amongst other issues).</w:t>
      </w:r>
    </w:p>
  </w:comment>
  <w:comment w:id="140" w:author="Fred Popowich" w:date="2021-01-04T09:58:00Z" w:initials="FP">
    <w:p w14:paraId="67B52EF6" w14:textId="77777777" w:rsidR="000B5EBB" w:rsidRDefault="000B5EBB">
      <w:pPr>
        <w:pStyle w:val="CommentText"/>
      </w:pPr>
      <w:r>
        <w:rPr>
          <w:rStyle w:val="CommentReference"/>
        </w:rPr>
        <w:annotationRef/>
      </w:r>
      <w:r>
        <w:t>In this section, you will be able to say why you chose to implement it this way. Were there other choices you considered? What were the advantages/</w:t>
      </w:r>
      <w:proofErr w:type="gramStart"/>
      <w:r>
        <w:t>disadvantages/</w:t>
      </w:r>
      <w:proofErr w:type="gramEnd"/>
    </w:p>
    <w:p w14:paraId="6253FB98" w14:textId="77777777" w:rsidR="000B5EBB" w:rsidRDefault="000B5EBB">
      <w:pPr>
        <w:pStyle w:val="CommentText"/>
      </w:pPr>
    </w:p>
    <w:p w14:paraId="0888C1D2" w14:textId="4F39E323" w:rsidR="000B5EBB" w:rsidRDefault="000B5EBB">
      <w:pPr>
        <w:pStyle w:val="CommentText"/>
      </w:pPr>
      <w:r>
        <w:t>This is also a section where you can provide citations/references to what others have done.</w:t>
      </w:r>
    </w:p>
  </w:comment>
  <w:comment w:id="145" w:author="Fred Popowich" w:date="2021-01-04T09:51:00Z" w:initials="FP">
    <w:p w14:paraId="380D5DA2" w14:textId="7148F11D" w:rsidR="000B5EBB" w:rsidRDefault="000B5EBB">
      <w:pPr>
        <w:pStyle w:val="CommentText"/>
      </w:pPr>
      <w:r>
        <w:rPr>
          <w:rStyle w:val="CommentReference"/>
        </w:rPr>
        <w:annotationRef/>
      </w:r>
      <w:r>
        <w:t>But I think it will be important for your thesis work to focus on “fish” rather than marine mammals. Although the groups are related, we need to ensure that the focus of your research does not become too broad.</w:t>
      </w:r>
    </w:p>
  </w:comment>
  <w:comment w:id="144" w:author="Vladymyr Kozyr" w:date="2021-01-03T18:45:00Z" w:initials="VK">
    <w:p w14:paraId="084E0C48" w14:textId="77777777" w:rsidR="000B5EBB" w:rsidRDefault="000B5EBB">
      <w:pPr>
        <w:pStyle w:val="CommentText"/>
      </w:pPr>
      <w:r>
        <w:rPr>
          <w:rStyle w:val="CommentReference"/>
        </w:rPr>
        <w:annotationRef/>
      </w:r>
      <w:r>
        <w:t>This is a section I would like to ask you about.</w:t>
      </w:r>
    </w:p>
    <w:p w14:paraId="6596A922" w14:textId="77777777" w:rsidR="000B5EBB" w:rsidRDefault="000B5EBB">
      <w:pPr>
        <w:pStyle w:val="CommentText"/>
      </w:pPr>
      <w:r>
        <w:t xml:space="preserve">If you have time can </w:t>
      </w:r>
      <w:proofErr w:type="gramStart"/>
      <w:r>
        <w:t>you</w:t>
      </w:r>
      <w:proofErr w:type="gramEnd"/>
      <w:r>
        <w:t xml:space="preserve"> please tell me if it has sense to discuss them as I support my thoughts in section 3.</w:t>
      </w:r>
    </w:p>
    <w:p w14:paraId="236E9470" w14:textId="0B7A245A" w:rsidR="000B5EBB" w:rsidRDefault="000B5EBB">
      <w:pPr>
        <w:pStyle w:val="CommentText"/>
      </w:pPr>
      <w:r>
        <w:t>(We will discuss this on meeting)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58FBDD5" w15:done="0"/>
  <w15:commentEx w15:paraId="31C7C843" w15:done="0"/>
  <w15:commentEx w15:paraId="06D54891" w15:done="0"/>
  <w15:commentEx w15:paraId="17FB78A9" w15:done="0"/>
  <w15:commentEx w15:paraId="0AC6B72D" w15:done="0"/>
  <w15:commentEx w15:paraId="046DE5DC" w15:done="0"/>
  <w15:commentEx w15:paraId="308790DD" w15:done="0"/>
  <w15:commentEx w15:paraId="5BCD4EA4" w15:done="0"/>
  <w15:commentEx w15:paraId="76730AE6" w15:done="0"/>
  <w15:commentEx w15:paraId="417555F3" w15:paraIdParent="76730AE6" w15:done="0"/>
  <w15:commentEx w15:paraId="5B5E1A5E" w15:done="0"/>
  <w15:commentEx w15:paraId="1C307238" w15:done="0"/>
  <w15:commentEx w15:paraId="35D9617B" w15:done="0"/>
  <w15:commentEx w15:paraId="4F5B8BBE" w15:done="0"/>
  <w15:commentEx w15:paraId="283E5F14" w15:paraIdParent="4F5B8BBE" w15:done="0"/>
  <w15:commentEx w15:paraId="49400BB5" w15:done="1"/>
  <w15:commentEx w15:paraId="30D719A9" w15:done="0"/>
  <w15:commentEx w15:paraId="1656EC8F" w15:done="0"/>
  <w15:commentEx w15:paraId="0888C1D2" w15:done="0"/>
  <w15:commentEx w15:paraId="380D5DA2" w15:done="0"/>
  <w15:commentEx w15:paraId="236E94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460DD" w16cex:dateUtc="2020-12-16T18:33:00Z"/>
  <w16cex:commentExtensible w16cex:durableId="23845907" w16cex:dateUtc="2020-12-16T17:59:00Z"/>
  <w16cex:commentExtensible w16cex:durableId="23845949" w16cex:dateUtc="2020-12-16T18:00:00Z"/>
  <w16cex:commentExtensible w16cex:durableId="238459C4" w16cex:dateUtc="2020-12-16T18:02:00Z"/>
  <w16cex:commentExtensible w16cex:durableId="23849BFC" w16cex:dateUtc="2020-12-16T22:45:00Z"/>
  <w16cex:commentExtensible w16cex:durableId="23849CD5" w16cex:dateUtc="2020-12-16T22:48:00Z"/>
  <w16cex:commentExtensible w16cex:durableId="239C87E5" w16cex:dateUtc="2021-01-04T02:13:00Z"/>
  <w16cex:commentExtensible w16cex:durableId="239D6342" w16cex:dateUtc="2021-01-04T17:49:00Z"/>
  <w16cex:commentExtensible w16cex:durableId="238461AE" w16cex:dateUtc="2020-12-16T18:36:00Z"/>
  <w16cex:commentExtensible w16cex:durableId="239C81F6" w16cex:dateUtc="2021-01-04T01:48:00Z"/>
  <w16cex:commentExtensible w16cex:durableId="238462B7" w16cex:dateUtc="2020-12-16T18:40:00Z"/>
  <w16cex:commentExtensible w16cex:durableId="238465D0" w16cex:dateUtc="2020-12-16T18:54:00Z"/>
  <w16cex:commentExtensible w16cex:durableId="238467B4" w16cex:dateUtc="2020-12-16T19:02:00Z"/>
  <w16cex:commentExtensible w16cex:durableId="23846873" w16cex:dateUtc="2020-12-16T19:05:00Z"/>
  <w16cex:commentExtensible w16cex:durableId="239C82C8" w16cex:dateUtc="2021-01-04T01:52:00Z"/>
  <w16cex:commentExtensible w16cex:durableId="238468B1" w16cex:dateUtc="2020-12-16T19:06:00Z"/>
  <w16cex:commentExtensible w16cex:durableId="23849D0B" w16cex:dateUtc="2020-12-16T22:49:00Z"/>
  <w16cex:commentExtensible w16cex:durableId="239D643B" w16cex:dateUtc="2021-01-04T17:54:00Z"/>
  <w16cex:commentExtensible w16cex:durableId="239D652E" w16cex:dateUtc="2021-01-04T17:58:00Z"/>
  <w16cex:commentExtensible w16cex:durableId="239D638A" w16cex:dateUtc="2021-01-04T17:51:00Z"/>
  <w16cex:commentExtensible w16cex:durableId="239C8F35" w16cex:dateUtc="2021-01-04T02: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58FBDD5" w16cid:durableId="238460DD"/>
  <w16cid:commentId w16cid:paraId="31C7C843" w16cid:durableId="23845907"/>
  <w16cid:commentId w16cid:paraId="06D54891" w16cid:durableId="23845949"/>
  <w16cid:commentId w16cid:paraId="17FB78A9" w16cid:durableId="238459C4"/>
  <w16cid:commentId w16cid:paraId="0AC6B72D" w16cid:durableId="23849BFC"/>
  <w16cid:commentId w16cid:paraId="046DE5DC" w16cid:durableId="23849CD5"/>
  <w16cid:commentId w16cid:paraId="308790DD" w16cid:durableId="239C87E5"/>
  <w16cid:commentId w16cid:paraId="5BCD4EA4" w16cid:durableId="239D6342"/>
  <w16cid:commentId w16cid:paraId="76730AE6" w16cid:durableId="238461AE"/>
  <w16cid:commentId w16cid:paraId="417555F3" w16cid:durableId="239C81F6"/>
  <w16cid:commentId w16cid:paraId="5B5E1A5E" w16cid:durableId="238462B7"/>
  <w16cid:commentId w16cid:paraId="1C307238" w16cid:durableId="238465D0"/>
  <w16cid:commentId w16cid:paraId="35D9617B" w16cid:durableId="238467B4"/>
  <w16cid:commentId w16cid:paraId="4F5B8BBE" w16cid:durableId="23846873"/>
  <w16cid:commentId w16cid:paraId="283E5F14" w16cid:durableId="239C82C8"/>
  <w16cid:commentId w16cid:paraId="49400BB5" w16cid:durableId="238468B1"/>
  <w16cid:commentId w16cid:paraId="30D719A9" w16cid:durableId="23849D0B"/>
  <w16cid:commentId w16cid:paraId="1656EC8F" w16cid:durableId="239D643B"/>
  <w16cid:commentId w16cid:paraId="0888C1D2" w16cid:durableId="239D652E"/>
  <w16cid:commentId w16cid:paraId="380D5DA2" w16cid:durableId="239D638A"/>
  <w16cid:commentId w16cid:paraId="236E9470" w16cid:durableId="239C8F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0C2588" w14:textId="77777777" w:rsidR="00790BBB" w:rsidRDefault="00790BBB" w:rsidP="00A542EF">
      <w:pPr>
        <w:spacing w:after="0" w:line="240" w:lineRule="auto"/>
      </w:pPr>
      <w:r>
        <w:separator/>
      </w:r>
    </w:p>
  </w:endnote>
  <w:endnote w:type="continuationSeparator" w:id="0">
    <w:p w14:paraId="3E79AAE7" w14:textId="77777777" w:rsidR="00790BBB" w:rsidRDefault="00790BBB" w:rsidP="00A54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Verdana">
    <w:panose1 w:val="020B0604030504040204"/>
    <w:charset w:val="CC"/>
    <w:family w:val="swiss"/>
    <w:pitch w:val="variable"/>
    <w:sig w:usb0="A10006FF" w:usb1="4000205B" w:usb2="00000010" w:usb3="00000000" w:csb0="0000019F" w:csb1="00000000"/>
  </w:font>
  <w:font w:name="Segoe UI">
    <w:altName w:val="Sylfaen"/>
    <w:panose1 w:val="020B0502040204020203"/>
    <w:charset w:val="CC"/>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2319671"/>
      <w:docPartObj>
        <w:docPartGallery w:val="Page Numbers (Bottom of Page)"/>
        <w:docPartUnique/>
      </w:docPartObj>
    </w:sdtPr>
    <w:sdtEndPr>
      <w:rPr>
        <w:noProof/>
      </w:rPr>
    </w:sdtEndPr>
    <w:sdtContent>
      <w:p w14:paraId="16187776" w14:textId="657F8536" w:rsidR="000B5EBB" w:rsidRDefault="000B5EBB" w:rsidP="00A542EF">
        <w:pPr>
          <w:pStyle w:val="Footer"/>
          <w:jc w:val="center"/>
        </w:pPr>
        <w:r>
          <w:fldChar w:fldCharType="begin"/>
        </w:r>
        <w:r>
          <w:instrText xml:space="preserve"> PAGE   \* MERGEFORMAT </w:instrText>
        </w:r>
        <w:r>
          <w:fldChar w:fldCharType="separate"/>
        </w:r>
        <w:r>
          <w:rPr>
            <w:noProof/>
          </w:rPr>
          <w:t>xii</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0471171"/>
      <w:docPartObj>
        <w:docPartGallery w:val="Page Numbers (Bottom of Page)"/>
        <w:docPartUnique/>
      </w:docPartObj>
    </w:sdtPr>
    <w:sdtEndPr>
      <w:rPr>
        <w:noProof/>
      </w:rPr>
    </w:sdtEndPr>
    <w:sdtContent>
      <w:p w14:paraId="18300694" w14:textId="3F47415D" w:rsidR="000B5EBB" w:rsidRDefault="000B5EBB" w:rsidP="002842B4">
        <w:pPr>
          <w:pStyle w:val="Footer"/>
          <w:jc w:val="center"/>
        </w:pPr>
        <w:r>
          <w:fldChar w:fldCharType="begin"/>
        </w:r>
        <w:r>
          <w:instrText xml:space="preserve"> PAGE   \* MERGEFORMAT </w:instrText>
        </w:r>
        <w:r>
          <w:fldChar w:fldCharType="separate"/>
        </w:r>
        <w:r>
          <w:rPr>
            <w:noProof/>
          </w:rPr>
          <w:t>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D332B6" w14:textId="77777777" w:rsidR="00790BBB" w:rsidRDefault="00790BBB" w:rsidP="00A542EF">
      <w:pPr>
        <w:spacing w:after="0" w:line="240" w:lineRule="auto"/>
      </w:pPr>
      <w:r>
        <w:separator/>
      </w:r>
    </w:p>
  </w:footnote>
  <w:footnote w:type="continuationSeparator" w:id="0">
    <w:p w14:paraId="0974AC33" w14:textId="77777777" w:rsidR="00790BBB" w:rsidRDefault="00790BBB" w:rsidP="00A542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0B781A"/>
    <w:multiLevelType w:val="multilevel"/>
    <w:tmpl w:val="7338C778"/>
    <w:lvl w:ilvl="0">
      <w:start w:val="1"/>
      <w:numFmt w:val="decimal"/>
      <w:pStyle w:val="Heading1"/>
      <w:lvlText w:val="Chapter %1."/>
      <w:lvlJc w:val="left"/>
      <w:pPr>
        <w:ind w:left="0" w:firstLine="0"/>
      </w:pPr>
      <w:rPr>
        <w:rFonts w:hint="default"/>
      </w:rPr>
    </w:lvl>
    <w:lvl w:ilvl="1">
      <w:start w:val="1"/>
      <w:numFmt w:val="decimal"/>
      <w:pStyle w:val="Heading2"/>
      <w:lvlText w:val="%1.%2."/>
      <w:lvlJc w:val="left"/>
      <w:pPr>
        <w:ind w:left="0" w:firstLine="0"/>
      </w:pPr>
      <w:rPr>
        <w:rFonts w:ascii="Arial" w:hAnsi="Arial" w:cs="Arial" w:hint="default"/>
        <w:sz w:val="30"/>
        <w:szCs w:val="30"/>
      </w:rPr>
    </w:lvl>
    <w:lvl w:ilvl="2">
      <w:start w:val="1"/>
      <w:numFmt w:val="decimal"/>
      <w:pStyle w:val="Heading3"/>
      <w:lvlText w:val="%1.%2.%3."/>
      <w:lvlJc w:val="left"/>
      <w:pPr>
        <w:ind w:left="0" w:firstLine="0"/>
      </w:pPr>
      <w:rPr>
        <w:rFonts w:ascii="Arial" w:hAnsi="Arial" w:cs="Arial" w:hint="default"/>
        <w:sz w:val="26"/>
        <w:szCs w:val="26"/>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 w15:restartNumberingAfterBreak="0">
    <w:nsid w:val="450054C3"/>
    <w:multiLevelType w:val="hybridMultilevel"/>
    <w:tmpl w:val="C5CE1410"/>
    <w:lvl w:ilvl="0" w:tplc="D592C78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4E8C2335"/>
    <w:multiLevelType w:val="hybridMultilevel"/>
    <w:tmpl w:val="E0C69D68"/>
    <w:lvl w:ilvl="0" w:tplc="6F7ED1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F2C02D9"/>
    <w:multiLevelType w:val="hybridMultilevel"/>
    <w:tmpl w:val="DACC7518"/>
    <w:lvl w:ilvl="0" w:tplc="FC98F7C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58B619B5"/>
    <w:multiLevelType w:val="hybridMultilevel"/>
    <w:tmpl w:val="364C80B2"/>
    <w:lvl w:ilvl="0" w:tplc="19D43F9C">
      <w:numFmt w:val="bullet"/>
      <w:pStyle w:val="2Bullet"/>
      <w:lvlText w:val="•"/>
      <w:lvlJc w:val="left"/>
      <w:pPr>
        <w:ind w:left="1080" w:hanging="360"/>
      </w:pPr>
      <w:rPr>
        <w:rFonts w:ascii="Arial" w:eastAsia="Times New Roman" w:hAnsi="Arial" w:hint="default"/>
      </w:rPr>
    </w:lvl>
    <w:lvl w:ilvl="1" w:tplc="A94AFC0E">
      <w:start w:val="1"/>
      <w:numFmt w:val="bullet"/>
      <w:lvlText w:val="o"/>
      <w:lvlJc w:val="left"/>
      <w:pPr>
        <w:ind w:left="1800" w:hanging="360"/>
      </w:pPr>
      <w:rPr>
        <w:rFonts w:ascii="Courier New" w:hAnsi="Courier New" w:hint="default"/>
        <w:sz w:val="16"/>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Fred Popowich">
    <w15:presenceInfo w15:providerId="AD" w15:userId="S::popowich@sfu.ca::a7a1fb48-99ec-4005-bb62-1ff7aef991b7"/>
  </w15:person>
  <w15:person w15:author="Vladymyr Kozyr">
    <w15:presenceInfo w15:providerId="AD" w15:userId="S::Vladymyr.Kozyr@portlink.co::01b3c3f1-9527-4ad6-bac8-6dd551f523e6"/>
  </w15:person>
  <w15:person w15:author="Vladymyr Kozyr [2]">
    <w15:presenceInfo w15:providerId="AD" w15:userId="S::vladymyr.kozyr@portlink.co::01b3c3f1-9527-4ad6-bac8-6dd551f523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hideSpellingErrors/>
  <w:hideGrammaticalErrors/>
  <w:activeWritingStyle w:appName="MSWord" w:lang="fr-FR" w:vendorID="64" w:dllVersion="6" w:nlCheck="1" w:checkStyle="0"/>
  <w:activeWritingStyle w:appName="MSWord" w:lang="en-CA" w:vendorID="64" w:dllVersion="6" w:nlCheck="1" w:checkStyle="1"/>
  <w:activeWritingStyle w:appName="MSWord" w:lang="en-US" w:vendorID="64" w:dllVersion="6" w:nlCheck="1" w:checkStyle="1"/>
  <w:activeWritingStyle w:appName="MSWord" w:lang="en-US" w:vendorID="64" w:dllVersion="0" w:nlCheck="1" w:checkStyle="0"/>
  <w:activeWritingStyle w:appName="MSWord" w:lang="en-CA" w:vendorID="64" w:dllVersion="0" w:nlCheck="1" w:checkStyle="0"/>
  <w:activeWritingStyle w:appName="MSWord" w:lang="en-US" w:vendorID="64" w:dllVersion="4096" w:nlCheck="1" w:checkStyle="0"/>
  <w:activeWritingStyle w:appName="MSWord" w:lang="en-CA" w:vendorID="64" w:dllVersion="4096" w:nlCheck="1" w:checkStyle="0"/>
  <w:activeWritingStyle w:appName="MSWord" w:lang="fr-CA" w:vendorID="64" w:dllVersion="4096" w:nlCheck="1" w:checkStyle="0"/>
  <w:activeWritingStyle w:appName="MSWord" w:lang="ru-RU" w:vendorID="64" w:dllVersion="4096" w:nlCheck="1" w:checkStyle="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A80"/>
    <w:rsid w:val="00001706"/>
    <w:rsid w:val="00006995"/>
    <w:rsid w:val="00006D16"/>
    <w:rsid w:val="000122CB"/>
    <w:rsid w:val="000147AB"/>
    <w:rsid w:val="00017672"/>
    <w:rsid w:val="0002111E"/>
    <w:rsid w:val="00032D9B"/>
    <w:rsid w:val="000347E4"/>
    <w:rsid w:val="00036649"/>
    <w:rsid w:val="00042066"/>
    <w:rsid w:val="0004683D"/>
    <w:rsid w:val="000616F8"/>
    <w:rsid w:val="00063D3F"/>
    <w:rsid w:val="000679F9"/>
    <w:rsid w:val="000802D9"/>
    <w:rsid w:val="000870B3"/>
    <w:rsid w:val="00090FDE"/>
    <w:rsid w:val="000B0BD9"/>
    <w:rsid w:val="000B4421"/>
    <w:rsid w:val="000B56F9"/>
    <w:rsid w:val="000B5EBB"/>
    <w:rsid w:val="000C0A80"/>
    <w:rsid w:val="000C71AC"/>
    <w:rsid w:val="00105D3E"/>
    <w:rsid w:val="00113DFE"/>
    <w:rsid w:val="0011654D"/>
    <w:rsid w:val="00117B75"/>
    <w:rsid w:val="00121E0F"/>
    <w:rsid w:val="00147C41"/>
    <w:rsid w:val="001537B5"/>
    <w:rsid w:val="00162844"/>
    <w:rsid w:val="00166E3A"/>
    <w:rsid w:val="0016722A"/>
    <w:rsid w:val="0018204D"/>
    <w:rsid w:val="00191318"/>
    <w:rsid w:val="00195BDF"/>
    <w:rsid w:val="001A4992"/>
    <w:rsid w:val="001C2BE7"/>
    <w:rsid w:val="001C649B"/>
    <w:rsid w:val="001D3CD6"/>
    <w:rsid w:val="001D584F"/>
    <w:rsid w:val="001E68F2"/>
    <w:rsid w:val="001F052A"/>
    <w:rsid w:val="001F1AEE"/>
    <w:rsid w:val="001F38E0"/>
    <w:rsid w:val="00200B9E"/>
    <w:rsid w:val="002015E2"/>
    <w:rsid w:val="002023B1"/>
    <w:rsid w:val="0020364C"/>
    <w:rsid w:val="00203921"/>
    <w:rsid w:val="00213104"/>
    <w:rsid w:val="002143D1"/>
    <w:rsid w:val="002214FD"/>
    <w:rsid w:val="002251AE"/>
    <w:rsid w:val="00232FF3"/>
    <w:rsid w:val="00235568"/>
    <w:rsid w:val="00240C56"/>
    <w:rsid w:val="0025435F"/>
    <w:rsid w:val="002552ED"/>
    <w:rsid w:val="00261553"/>
    <w:rsid w:val="00261A9E"/>
    <w:rsid w:val="002623C0"/>
    <w:rsid w:val="00264A99"/>
    <w:rsid w:val="00275DA3"/>
    <w:rsid w:val="00276693"/>
    <w:rsid w:val="002842B4"/>
    <w:rsid w:val="002A06D7"/>
    <w:rsid w:val="002A6BD2"/>
    <w:rsid w:val="002B1EDE"/>
    <w:rsid w:val="002D0F75"/>
    <w:rsid w:val="002D1AC8"/>
    <w:rsid w:val="002E5EB5"/>
    <w:rsid w:val="003062CA"/>
    <w:rsid w:val="003526C0"/>
    <w:rsid w:val="00362694"/>
    <w:rsid w:val="00364877"/>
    <w:rsid w:val="00364A34"/>
    <w:rsid w:val="00384B2C"/>
    <w:rsid w:val="00385D2C"/>
    <w:rsid w:val="00397726"/>
    <w:rsid w:val="003B24B8"/>
    <w:rsid w:val="003C0EF0"/>
    <w:rsid w:val="003E2489"/>
    <w:rsid w:val="003E2711"/>
    <w:rsid w:val="003E6A2D"/>
    <w:rsid w:val="003F6C1D"/>
    <w:rsid w:val="003F6D3A"/>
    <w:rsid w:val="0041332F"/>
    <w:rsid w:val="004151F0"/>
    <w:rsid w:val="00445043"/>
    <w:rsid w:val="00456589"/>
    <w:rsid w:val="00471D96"/>
    <w:rsid w:val="0047625A"/>
    <w:rsid w:val="004836F1"/>
    <w:rsid w:val="00485631"/>
    <w:rsid w:val="00486A07"/>
    <w:rsid w:val="004A158F"/>
    <w:rsid w:val="004B13A1"/>
    <w:rsid w:val="004B39F9"/>
    <w:rsid w:val="004D0850"/>
    <w:rsid w:val="004D67AC"/>
    <w:rsid w:val="004E0E0C"/>
    <w:rsid w:val="004F3A6B"/>
    <w:rsid w:val="004F6AC5"/>
    <w:rsid w:val="00507C0A"/>
    <w:rsid w:val="005141CE"/>
    <w:rsid w:val="00514EC2"/>
    <w:rsid w:val="005166E7"/>
    <w:rsid w:val="00517F10"/>
    <w:rsid w:val="00534398"/>
    <w:rsid w:val="00535874"/>
    <w:rsid w:val="00535FF8"/>
    <w:rsid w:val="00543812"/>
    <w:rsid w:val="00572D69"/>
    <w:rsid w:val="005759ED"/>
    <w:rsid w:val="005B22A4"/>
    <w:rsid w:val="005B302C"/>
    <w:rsid w:val="005B70F7"/>
    <w:rsid w:val="005C08D2"/>
    <w:rsid w:val="005D6CF6"/>
    <w:rsid w:val="005E7863"/>
    <w:rsid w:val="005F3787"/>
    <w:rsid w:val="005F3C06"/>
    <w:rsid w:val="005F53FA"/>
    <w:rsid w:val="006002D9"/>
    <w:rsid w:val="00605C63"/>
    <w:rsid w:val="00622644"/>
    <w:rsid w:val="00646F8D"/>
    <w:rsid w:val="006503F2"/>
    <w:rsid w:val="00662F96"/>
    <w:rsid w:val="0067102C"/>
    <w:rsid w:val="00675271"/>
    <w:rsid w:val="00680B3C"/>
    <w:rsid w:val="00694594"/>
    <w:rsid w:val="006972CF"/>
    <w:rsid w:val="006B3698"/>
    <w:rsid w:val="006C20E6"/>
    <w:rsid w:val="006C3F4A"/>
    <w:rsid w:val="006E47E4"/>
    <w:rsid w:val="006F3CCE"/>
    <w:rsid w:val="006F5097"/>
    <w:rsid w:val="00703985"/>
    <w:rsid w:val="007352F3"/>
    <w:rsid w:val="00736570"/>
    <w:rsid w:val="00751639"/>
    <w:rsid w:val="00753E27"/>
    <w:rsid w:val="00754955"/>
    <w:rsid w:val="00761610"/>
    <w:rsid w:val="00765C2E"/>
    <w:rsid w:val="007804DC"/>
    <w:rsid w:val="00781FF1"/>
    <w:rsid w:val="00790BBB"/>
    <w:rsid w:val="00791D3A"/>
    <w:rsid w:val="00791DDF"/>
    <w:rsid w:val="00792136"/>
    <w:rsid w:val="007A2436"/>
    <w:rsid w:val="007D079E"/>
    <w:rsid w:val="007D14ED"/>
    <w:rsid w:val="007D2905"/>
    <w:rsid w:val="007E19A4"/>
    <w:rsid w:val="007E2B61"/>
    <w:rsid w:val="00820B8C"/>
    <w:rsid w:val="0082303B"/>
    <w:rsid w:val="0083027A"/>
    <w:rsid w:val="00832D78"/>
    <w:rsid w:val="00834587"/>
    <w:rsid w:val="00835876"/>
    <w:rsid w:val="008421F9"/>
    <w:rsid w:val="0086457F"/>
    <w:rsid w:val="008859B2"/>
    <w:rsid w:val="0088677E"/>
    <w:rsid w:val="008A466D"/>
    <w:rsid w:val="008A7CCA"/>
    <w:rsid w:val="008B1FCF"/>
    <w:rsid w:val="008C0B03"/>
    <w:rsid w:val="008D397D"/>
    <w:rsid w:val="008D4FAA"/>
    <w:rsid w:val="008D70D8"/>
    <w:rsid w:val="008E242A"/>
    <w:rsid w:val="008E54BB"/>
    <w:rsid w:val="008E6577"/>
    <w:rsid w:val="008F5DA8"/>
    <w:rsid w:val="00910A03"/>
    <w:rsid w:val="00914026"/>
    <w:rsid w:val="00916D02"/>
    <w:rsid w:val="00926AD5"/>
    <w:rsid w:val="00927976"/>
    <w:rsid w:val="00930730"/>
    <w:rsid w:val="00943930"/>
    <w:rsid w:val="00950736"/>
    <w:rsid w:val="00962D71"/>
    <w:rsid w:val="009642AF"/>
    <w:rsid w:val="0098108B"/>
    <w:rsid w:val="0099437F"/>
    <w:rsid w:val="009A0FBC"/>
    <w:rsid w:val="009A1E01"/>
    <w:rsid w:val="009A5882"/>
    <w:rsid w:val="009C4E78"/>
    <w:rsid w:val="009D4AFB"/>
    <w:rsid w:val="009E0E26"/>
    <w:rsid w:val="009E23BE"/>
    <w:rsid w:val="009F0343"/>
    <w:rsid w:val="00A13C6D"/>
    <w:rsid w:val="00A1477D"/>
    <w:rsid w:val="00A326B6"/>
    <w:rsid w:val="00A458B4"/>
    <w:rsid w:val="00A52C63"/>
    <w:rsid w:val="00A542EF"/>
    <w:rsid w:val="00A55084"/>
    <w:rsid w:val="00A55F00"/>
    <w:rsid w:val="00A56963"/>
    <w:rsid w:val="00A671A0"/>
    <w:rsid w:val="00A711E1"/>
    <w:rsid w:val="00A96206"/>
    <w:rsid w:val="00AA2CE6"/>
    <w:rsid w:val="00AA4C36"/>
    <w:rsid w:val="00AB6A94"/>
    <w:rsid w:val="00AE3480"/>
    <w:rsid w:val="00B039E9"/>
    <w:rsid w:val="00B13A69"/>
    <w:rsid w:val="00B233B6"/>
    <w:rsid w:val="00B23EBE"/>
    <w:rsid w:val="00B26166"/>
    <w:rsid w:val="00B30BAE"/>
    <w:rsid w:val="00B31456"/>
    <w:rsid w:val="00B36210"/>
    <w:rsid w:val="00B46017"/>
    <w:rsid w:val="00B4748D"/>
    <w:rsid w:val="00B552EA"/>
    <w:rsid w:val="00B60144"/>
    <w:rsid w:val="00B61F81"/>
    <w:rsid w:val="00B64FF2"/>
    <w:rsid w:val="00B73EFD"/>
    <w:rsid w:val="00B7595D"/>
    <w:rsid w:val="00B934CF"/>
    <w:rsid w:val="00BA6D32"/>
    <w:rsid w:val="00BB720B"/>
    <w:rsid w:val="00BC3B37"/>
    <w:rsid w:val="00BD47DE"/>
    <w:rsid w:val="00BE2821"/>
    <w:rsid w:val="00BE533C"/>
    <w:rsid w:val="00BE7C5F"/>
    <w:rsid w:val="00BF7550"/>
    <w:rsid w:val="00C10319"/>
    <w:rsid w:val="00C12A4D"/>
    <w:rsid w:val="00C16759"/>
    <w:rsid w:val="00C21EA6"/>
    <w:rsid w:val="00C34327"/>
    <w:rsid w:val="00C42783"/>
    <w:rsid w:val="00C47478"/>
    <w:rsid w:val="00C538E9"/>
    <w:rsid w:val="00C53913"/>
    <w:rsid w:val="00C57712"/>
    <w:rsid w:val="00C65B84"/>
    <w:rsid w:val="00C7572E"/>
    <w:rsid w:val="00C8177D"/>
    <w:rsid w:val="00C85168"/>
    <w:rsid w:val="00C8620E"/>
    <w:rsid w:val="00C90117"/>
    <w:rsid w:val="00CA3D91"/>
    <w:rsid w:val="00CA4568"/>
    <w:rsid w:val="00CB2779"/>
    <w:rsid w:val="00CC28A7"/>
    <w:rsid w:val="00CC3FE7"/>
    <w:rsid w:val="00CD2B57"/>
    <w:rsid w:val="00CD611E"/>
    <w:rsid w:val="00CD6E6D"/>
    <w:rsid w:val="00CF4700"/>
    <w:rsid w:val="00D14182"/>
    <w:rsid w:val="00D15815"/>
    <w:rsid w:val="00D26CE0"/>
    <w:rsid w:val="00D2731A"/>
    <w:rsid w:val="00D32BBB"/>
    <w:rsid w:val="00D341D0"/>
    <w:rsid w:val="00D40624"/>
    <w:rsid w:val="00D51F56"/>
    <w:rsid w:val="00D67013"/>
    <w:rsid w:val="00D737A7"/>
    <w:rsid w:val="00D80D46"/>
    <w:rsid w:val="00D843CA"/>
    <w:rsid w:val="00D949CA"/>
    <w:rsid w:val="00D96FF9"/>
    <w:rsid w:val="00D97021"/>
    <w:rsid w:val="00DA39DD"/>
    <w:rsid w:val="00DB02CC"/>
    <w:rsid w:val="00DB0C62"/>
    <w:rsid w:val="00DC1AAA"/>
    <w:rsid w:val="00DC20B3"/>
    <w:rsid w:val="00DD056B"/>
    <w:rsid w:val="00DF6B61"/>
    <w:rsid w:val="00E0498E"/>
    <w:rsid w:val="00E07E43"/>
    <w:rsid w:val="00E10BCA"/>
    <w:rsid w:val="00E14BFE"/>
    <w:rsid w:val="00E22473"/>
    <w:rsid w:val="00E24E64"/>
    <w:rsid w:val="00E579D9"/>
    <w:rsid w:val="00E623B0"/>
    <w:rsid w:val="00E64A12"/>
    <w:rsid w:val="00E7648C"/>
    <w:rsid w:val="00E77994"/>
    <w:rsid w:val="00E813A6"/>
    <w:rsid w:val="00E8766D"/>
    <w:rsid w:val="00E92C0F"/>
    <w:rsid w:val="00EA7619"/>
    <w:rsid w:val="00EC11BC"/>
    <w:rsid w:val="00ED3D6E"/>
    <w:rsid w:val="00ED7266"/>
    <w:rsid w:val="00EF7904"/>
    <w:rsid w:val="00F01811"/>
    <w:rsid w:val="00F03B4B"/>
    <w:rsid w:val="00F04A8D"/>
    <w:rsid w:val="00F141C1"/>
    <w:rsid w:val="00F17FDE"/>
    <w:rsid w:val="00F23678"/>
    <w:rsid w:val="00F4162B"/>
    <w:rsid w:val="00F54916"/>
    <w:rsid w:val="00F64615"/>
    <w:rsid w:val="00F71B70"/>
    <w:rsid w:val="00F72E53"/>
    <w:rsid w:val="00F942E3"/>
    <w:rsid w:val="00F94A27"/>
    <w:rsid w:val="00F95267"/>
    <w:rsid w:val="00FA7FA5"/>
    <w:rsid w:val="00FC65A3"/>
    <w:rsid w:val="00FC68A9"/>
    <w:rsid w:val="00FE4B5A"/>
    <w:rsid w:val="00FE7C09"/>
    <w:rsid w:val="00FF22D4"/>
    <w:rsid w:val="00FF7D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F3F113"/>
  <w15:docId w15:val="{AD72D9BD-6180-4613-AD24-51CF109CB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3B1"/>
    <w:pPr>
      <w:spacing w:after="240" w:line="360" w:lineRule="auto"/>
    </w:pPr>
    <w:rPr>
      <w:rFonts w:ascii="Arial" w:hAnsi="Arial"/>
    </w:rPr>
  </w:style>
  <w:style w:type="paragraph" w:styleId="Heading1">
    <w:name w:val="heading 1"/>
    <w:basedOn w:val="1ParaHangingIndent"/>
    <w:next w:val="1Para"/>
    <w:link w:val="Heading1Char"/>
    <w:uiPriority w:val="9"/>
    <w:qFormat/>
    <w:rsid w:val="00ED7266"/>
    <w:pPr>
      <w:keepNext/>
      <w:keepLines/>
      <w:pageBreakBefore/>
      <w:numPr>
        <w:numId w:val="1"/>
      </w:numPr>
      <w:spacing w:before="480" w:after="480" w:line="240" w:lineRule="auto"/>
      <w:outlineLvl w:val="0"/>
    </w:pPr>
    <w:rPr>
      <w:rFonts w:eastAsiaTheme="majorEastAsia" w:cstheme="majorBidi"/>
      <w:b/>
      <w:color w:val="000000" w:themeColor="text1"/>
      <w:sz w:val="34"/>
      <w:szCs w:val="32"/>
    </w:rPr>
  </w:style>
  <w:style w:type="paragraph" w:styleId="Heading2">
    <w:name w:val="heading 2"/>
    <w:basedOn w:val="1ParaFlushLeft"/>
    <w:next w:val="1Para"/>
    <w:link w:val="Heading2Char"/>
    <w:uiPriority w:val="9"/>
    <w:unhideWhenUsed/>
    <w:qFormat/>
    <w:rsid w:val="00F23678"/>
    <w:pPr>
      <w:keepNext/>
      <w:keepLines/>
      <w:numPr>
        <w:ilvl w:val="1"/>
        <w:numId w:val="1"/>
      </w:numPr>
      <w:spacing w:before="360" w:after="360" w:line="240" w:lineRule="auto"/>
      <w:ind w:left="720" w:hanging="720"/>
      <w:outlineLvl w:val="1"/>
    </w:pPr>
    <w:rPr>
      <w:rFonts w:eastAsiaTheme="majorEastAsia" w:cstheme="majorBidi"/>
      <w:b/>
      <w:color w:val="000000" w:themeColor="text1"/>
      <w:sz w:val="30"/>
      <w:szCs w:val="26"/>
    </w:rPr>
  </w:style>
  <w:style w:type="paragraph" w:styleId="Heading3">
    <w:name w:val="heading 3"/>
    <w:basedOn w:val="Normal"/>
    <w:next w:val="1Para"/>
    <w:link w:val="Heading3Char"/>
    <w:uiPriority w:val="9"/>
    <w:unhideWhenUsed/>
    <w:qFormat/>
    <w:rsid w:val="00F23678"/>
    <w:pPr>
      <w:keepNext/>
      <w:keepLines/>
      <w:numPr>
        <w:ilvl w:val="2"/>
        <w:numId w:val="1"/>
      </w:numPr>
      <w:spacing w:before="360" w:after="360" w:line="240" w:lineRule="auto"/>
      <w:ind w:left="720" w:hanging="720"/>
      <w:outlineLvl w:val="2"/>
    </w:pPr>
    <w:rPr>
      <w:rFonts w:eastAsiaTheme="majorEastAsia" w:cstheme="majorBidi"/>
      <w:b/>
      <w:color w:val="000000" w:themeColor="text1"/>
      <w:sz w:val="26"/>
      <w:szCs w:val="24"/>
      <w:lang w:val="en-CA"/>
    </w:rPr>
  </w:style>
  <w:style w:type="paragraph" w:styleId="Heading4">
    <w:name w:val="heading 4"/>
    <w:basedOn w:val="Normal"/>
    <w:next w:val="1Para"/>
    <w:link w:val="Heading4Char"/>
    <w:uiPriority w:val="9"/>
    <w:unhideWhenUsed/>
    <w:qFormat/>
    <w:rsid w:val="00456589"/>
    <w:pPr>
      <w:keepNext/>
      <w:keepLines/>
      <w:numPr>
        <w:ilvl w:val="3"/>
        <w:numId w:val="1"/>
      </w:numPr>
      <w:spacing w:line="240" w:lineRule="auto"/>
      <w:outlineLvl w:val="3"/>
    </w:pPr>
    <w:rPr>
      <w:rFonts w:eastAsiaTheme="majorEastAsia" w:cstheme="majorBidi"/>
      <w:b/>
      <w:i/>
      <w:iCs/>
      <w:color w:val="000000" w:themeColor="text1"/>
      <w:sz w:val="24"/>
    </w:rPr>
  </w:style>
  <w:style w:type="paragraph" w:styleId="Heading5">
    <w:name w:val="heading 5"/>
    <w:basedOn w:val="Normal"/>
    <w:next w:val="1Para"/>
    <w:link w:val="Heading5Char"/>
    <w:uiPriority w:val="9"/>
    <w:unhideWhenUsed/>
    <w:qFormat/>
    <w:rsid w:val="00456589"/>
    <w:pPr>
      <w:keepNext/>
      <w:keepLines/>
      <w:numPr>
        <w:ilvl w:val="4"/>
        <w:numId w:val="1"/>
      </w:numPr>
      <w:spacing w:line="240" w:lineRule="auto"/>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E10BC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10BC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10BC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0BC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ParaFlushLeft">
    <w:name w:val="1_Para_FlushLeft"/>
    <w:basedOn w:val="Normal"/>
    <w:next w:val="1Para"/>
    <w:qFormat/>
    <w:rsid w:val="00006D16"/>
    <w:pPr>
      <w:spacing w:before="120"/>
    </w:pPr>
    <w:rPr>
      <w:lang w:val="en-CA"/>
    </w:rPr>
  </w:style>
  <w:style w:type="paragraph" w:customStyle="1" w:styleId="1Para">
    <w:name w:val="1_Para"/>
    <w:basedOn w:val="1ParaFlushLeft"/>
    <w:qFormat/>
    <w:rsid w:val="00006D16"/>
    <w:pPr>
      <w:ind w:firstLine="720"/>
    </w:pPr>
  </w:style>
  <w:style w:type="paragraph" w:customStyle="1" w:styleId="1ParaHangingIndent">
    <w:name w:val="1_Para_HangingIndent"/>
    <w:basedOn w:val="1ParaFlushLeft"/>
    <w:next w:val="1Para"/>
    <w:qFormat/>
    <w:rsid w:val="009C4E78"/>
    <w:pPr>
      <w:ind w:left="720" w:hanging="720"/>
    </w:pPr>
  </w:style>
  <w:style w:type="paragraph" w:customStyle="1" w:styleId="9TitlePageTitle">
    <w:name w:val="9_TitlePage_Title"/>
    <w:basedOn w:val="Normal"/>
    <w:qFormat/>
    <w:rsid w:val="00A542EF"/>
    <w:pPr>
      <w:spacing w:before="840" w:after="0"/>
      <w:jc w:val="center"/>
    </w:pPr>
    <w:rPr>
      <w:b/>
      <w:sz w:val="34"/>
      <w:szCs w:val="34"/>
    </w:rPr>
  </w:style>
  <w:style w:type="character" w:styleId="Emphasis">
    <w:name w:val="Emphasis"/>
    <w:basedOn w:val="DefaultParagraphFont"/>
    <w:uiPriority w:val="20"/>
    <w:qFormat/>
    <w:rsid w:val="000C0A80"/>
    <w:rPr>
      <w:i/>
      <w:iCs/>
    </w:rPr>
  </w:style>
  <w:style w:type="paragraph" w:customStyle="1" w:styleId="9TitlePageText">
    <w:name w:val="9_TitlePage_Text"/>
    <w:basedOn w:val="Normal"/>
    <w:next w:val="1Para"/>
    <w:qFormat/>
    <w:rsid w:val="000B4421"/>
    <w:pPr>
      <w:spacing w:before="360" w:after="360"/>
      <w:jc w:val="center"/>
    </w:pPr>
    <w:rPr>
      <w:sz w:val="24"/>
    </w:rPr>
  </w:style>
  <w:style w:type="character" w:customStyle="1" w:styleId="Heading1Char">
    <w:name w:val="Heading 1 Char"/>
    <w:basedOn w:val="DefaultParagraphFont"/>
    <w:link w:val="Heading1"/>
    <w:uiPriority w:val="9"/>
    <w:rsid w:val="00ED7266"/>
    <w:rPr>
      <w:rFonts w:ascii="Arial" w:eastAsiaTheme="majorEastAsia" w:hAnsi="Arial" w:cstheme="majorBidi"/>
      <w:b/>
      <w:color w:val="000000" w:themeColor="text1"/>
      <w:sz w:val="34"/>
      <w:szCs w:val="32"/>
      <w:lang w:val="en-CA"/>
    </w:rPr>
  </w:style>
  <w:style w:type="character" w:customStyle="1" w:styleId="Heading2Char">
    <w:name w:val="Heading 2 Char"/>
    <w:basedOn w:val="DefaultParagraphFont"/>
    <w:link w:val="Heading2"/>
    <w:uiPriority w:val="9"/>
    <w:rsid w:val="00F23678"/>
    <w:rPr>
      <w:rFonts w:ascii="Arial" w:eastAsiaTheme="majorEastAsia" w:hAnsi="Arial" w:cstheme="majorBidi"/>
      <w:b/>
      <w:color w:val="000000" w:themeColor="text1"/>
      <w:sz w:val="30"/>
      <w:szCs w:val="26"/>
      <w:lang w:val="en-CA"/>
    </w:rPr>
  </w:style>
  <w:style w:type="paragraph" w:customStyle="1" w:styleId="Heading1Preliminary">
    <w:name w:val="Heading 1_Preliminary"/>
    <w:basedOn w:val="Heading2"/>
    <w:next w:val="1Para"/>
    <w:qFormat/>
    <w:rsid w:val="00ED7266"/>
    <w:pPr>
      <w:pageBreakBefore/>
      <w:numPr>
        <w:ilvl w:val="0"/>
        <w:numId w:val="0"/>
      </w:numPr>
      <w:spacing w:before="600"/>
    </w:pPr>
  </w:style>
  <w:style w:type="paragraph" w:customStyle="1" w:styleId="Heading1NoNumber">
    <w:name w:val="Heading 1_NoNumber"/>
    <w:basedOn w:val="1ParaFlushLeft"/>
    <w:next w:val="1Para"/>
    <w:qFormat/>
    <w:rsid w:val="00162844"/>
    <w:pPr>
      <w:pageBreakBefore/>
      <w:spacing w:after="480" w:line="240" w:lineRule="auto"/>
      <w:outlineLvl w:val="0"/>
    </w:pPr>
    <w:rPr>
      <w:b/>
      <w:sz w:val="34"/>
    </w:rPr>
  </w:style>
  <w:style w:type="paragraph" w:customStyle="1" w:styleId="Heading2NoNumber">
    <w:name w:val="Heading 2_NoNumber"/>
    <w:basedOn w:val="Heading2"/>
    <w:next w:val="1Para"/>
    <w:qFormat/>
    <w:rsid w:val="00162844"/>
    <w:pPr>
      <w:numPr>
        <w:ilvl w:val="0"/>
        <w:numId w:val="0"/>
      </w:numPr>
    </w:pPr>
  </w:style>
  <w:style w:type="character" w:customStyle="1" w:styleId="Heading3Char">
    <w:name w:val="Heading 3 Char"/>
    <w:basedOn w:val="DefaultParagraphFont"/>
    <w:link w:val="Heading3"/>
    <w:uiPriority w:val="9"/>
    <w:rsid w:val="00F23678"/>
    <w:rPr>
      <w:rFonts w:ascii="Arial" w:eastAsiaTheme="majorEastAsia" w:hAnsi="Arial" w:cstheme="majorBidi"/>
      <w:b/>
      <w:color w:val="000000" w:themeColor="text1"/>
      <w:sz w:val="26"/>
      <w:szCs w:val="24"/>
      <w:lang w:val="en-CA"/>
    </w:rPr>
  </w:style>
  <w:style w:type="paragraph" w:customStyle="1" w:styleId="Heading3NoNumber">
    <w:name w:val="Heading 3_NoNumber"/>
    <w:basedOn w:val="Heading3"/>
    <w:next w:val="1Para"/>
    <w:qFormat/>
    <w:rsid w:val="00063D3F"/>
    <w:pPr>
      <w:numPr>
        <w:ilvl w:val="0"/>
        <w:numId w:val="0"/>
      </w:numPr>
    </w:pPr>
  </w:style>
  <w:style w:type="paragraph" w:styleId="TOC2">
    <w:name w:val="toc 2"/>
    <w:basedOn w:val="Normal"/>
    <w:next w:val="Normal"/>
    <w:autoRedefine/>
    <w:uiPriority w:val="39"/>
    <w:unhideWhenUsed/>
    <w:qFormat/>
    <w:rsid w:val="0018204D"/>
    <w:pPr>
      <w:tabs>
        <w:tab w:val="left" w:pos="605"/>
        <w:tab w:val="right" w:leader="dot" w:pos="8630"/>
      </w:tabs>
      <w:spacing w:before="40" w:after="0" w:line="240" w:lineRule="auto"/>
      <w:ind w:left="605" w:hanging="605"/>
    </w:pPr>
    <w:rPr>
      <w:bCs/>
      <w:szCs w:val="20"/>
    </w:rPr>
  </w:style>
  <w:style w:type="paragraph" w:styleId="TOC1">
    <w:name w:val="toc 1"/>
    <w:basedOn w:val="Normal"/>
    <w:next w:val="Normal"/>
    <w:autoRedefine/>
    <w:uiPriority w:val="39"/>
    <w:unhideWhenUsed/>
    <w:qFormat/>
    <w:rsid w:val="0018204D"/>
    <w:pPr>
      <w:tabs>
        <w:tab w:val="right" w:leader="dot" w:pos="8630"/>
      </w:tabs>
      <w:spacing w:before="240" w:after="0" w:line="240" w:lineRule="auto"/>
      <w:ind w:left="605" w:hanging="605"/>
    </w:pPr>
    <w:rPr>
      <w:b/>
      <w:bCs/>
      <w:noProof/>
      <w:szCs w:val="24"/>
    </w:rPr>
  </w:style>
  <w:style w:type="paragraph" w:styleId="TOC3">
    <w:name w:val="toc 3"/>
    <w:basedOn w:val="Normal"/>
    <w:next w:val="Normal"/>
    <w:autoRedefine/>
    <w:uiPriority w:val="39"/>
    <w:unhideWhenUsed/>
    <w:qFormat/>
    <w:rsid w:val="0018204D"/>
    <w:pPr>
      <w:spacing w:before="40" w:after="0" w:line="240" w:lineRule="auto"/>
      <w:ind w:left="1440" w:hanging="835"/>
    </w:pPr>
    <w:rPr>
      <w:szCs w:val="20"/>
    </w:rPr>
  </w:style>
  <w:style w:type="character" w:styleId="Hyperlink">
    <w:name w:val="Hyperlink"/>
    <w:basedOn w:val="DefaultParagraphFont"/>
    <w:uiPriority w:val="99"/>
    <w:unhideWhenUsed/>
    <w:rsid w:val="00A542EF"/>
    <w:rPr>
      <w:color w:val="0563C1" w:themeColor="hyperlink"/>
      <w:u w:val="single"/>
    </w:rPr>
  </w:style>
  <w:style w:type="paragraph" w:styleId="Header">
    <w:name w:val="header"/>
    <w:basedOn w:val="Normal"/>
    <w:link w:val="HeaderChar"/>
    <w:uiPriority w:val="99"/>
    <w:unhideWhenUsed/>
    <w:rsid w:val="00A542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2EF"/>
    <w:rPr>
      <w:rFonts w:ascii="Arial" w:hAnsi="Arial"/>
    </w:rPr>
  </w:style>
  <w:style w:type="paragraph" w:styleId="Footer">
    <w:name w:val="footer"/>
    <w:basedOn w:val="Normal"/>
    <w:link w:val="FooterChar"/>
    <w:uiPriority w:val="99"/>
    <w:unhideWhenUsed/>
    <w:rsid w:val="00A542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2EF"/>
    <w:rPr>
      <w:rFonts w:ascii="Arial" w:hAnsi="Arial"/>
    </w:rPr>
  </w:style>
  <w:style w:type="character" w:customStyle="1" w:styleId="Heading4Char">
    <w:name w:val="Heading 4 Char"/>
    <w:basedOn w:val="DefaultParagraphFont"/>
    <w:link w:val="Heading4"/>
    <w:uiPriority w:val="9"/>
    <w:rsid w:val="00456589"/>
    <w:rPr>
      <w:rFonts w:ascii="Arial" w:eastAsiaTheme="majorEastAsia" w:hAnsi="Arial" w:cstheme="majorBidi"/>
      <w:b/>
      <w:i/>
      <w:iCs/>
      <w:color w:val="000000" w:themeColor="text1"/>
      <w:sz w:val="24"/>
    </w:rPr>
  </w:style>
  <w:style w:type="character" w:customStyle="1" w:styleId="Heading5Char">
    <w:name w:val="Heading 5 Char"/>
    <w:basedOn w:val="DefaultParagraphFont"/>
    <w:link w:val="Heading5"/>
    <w:uiPriority w:val="9"/>
    <w:rsid w:val="00456589"/>
    <w:rPr>
      <w:rFonts w:ascii="Arial" w:eastAsiaTheme="majorEastAsia" w:hAnsi="Arial" w:cstheme="majorBidi"/>
      <w:b/>
      <w:color w:val="000000" w:themeColor="text1"/>
    </w:rPr>
  </w:style>
  <w:style w:type="paragraph" w:styleId="TOC4">
    <w:name w:val="toc 4"/>
    <w:basedOn w:val="Normal"/>
    <w:next w:val="Normal"/>
    <w:autoRedefine/>
    <w:uiPriority w:val="39"/>
    <w:unhideWhenUsed/>
    <w:rsid w:val="00ED3D6E"/>
    <w:pPr>
      <w:tabs>
        <w:tab w:val="right" w:leader="dot" w:pos="8630"/>
      </w:tabs>
      <w:spacing w:before="40" w:after="0" w:line="240" w:lineRule="auto"/>
      <w:ind w:left="1728" w:hanging="288"/>
    </w:pPr>
    <w:rPr>
      <w:sz w:val="20"/>
      <w:szCs w:val="20"/>
    </w:rPr>
  </w:style>
  <w:style w:type="paragraph" w:customStyle="1" w:styleId="3FigureNoCaptionOrNote">
    <w:name w:val="3_Figure_NoCaptionOrNote"/>
    <w:basedOn w:val="Normal"/>
    <w:next w:val="1Para"/>
    <w:qFormat/>
    <w:rsid w:val="00397726"/>
    <w:pPr>
      <w:spacing w:before="120" w:after="480" w:line="240" w:lineRule="auto"/>
      <w:jc w:val="center"/>
    </w:pPr>
    <w:rPr>
      <w:noProof/>
    </w:rPr>
  </w:style>
  <w:style w:type="paragraph" w:customStyle="1" w:styleId="3CaptionAbove">
    <w:name w:val="3_CaptionAbove"/>
    <w:basedOn w:val="Normal"/>
    <w:qFormat/>
    <w:rsid w:val="00E77994"/>
    <w:pPr>
      <w:keepNext/>
      <w:keepLines/>
      <w:spacing w:before="240" w:after="120" w:line="240" w:lineRule="auto"/>
      <w:ind w:left="1440" w:hanging="1440"/>
    </w:pPr>
    <w:rPr>
      <w:b/>
      <w:noProof/>
    </w:rPr>
  </w:style>
  <w:style w:type="paragraph" w:styleId="TableofFigures">
    <w:name w:val="table of figures"/>
    <w:basedOn w:val="Normal"/>
    <w:next w:val="Normal"/>
    <w:uiPriority w:val="99"/>
    <w:unhideWhenUsed/>
    <w:rsid w:val="008E242A"/>
    <w:pPr>
      <w:spacing w:before="80" w:after="0" w:line="240" w:lineRule="auto"/>
      <w:ind w:left="1440" w:hanging="1440"/>
    </w:pPr>
  </w:style>
  <w:style w:type="character" w:customStyle="1" w:styleId="Heading6Char">
    <w:name w:val="Heading 6 Char"/>
    <w:basedOn w:val="DefaultParagraphFont"/>
    <w:link w:val="Heading6"/>
    <w:uiPriority w:val="9"/>
    <w:semiHidden/>
    <w:rsid w:val="00E10BC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10BC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10BC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10BCA"/>
    <w:rPr>
      <w:rFonts w:asciiTheme="majorHAnsi" w:eastAsiaTheme="majorEastAsia" w:hAnsiTheme="majorHAnsi" w:cstheme="majorBidi"/>
      <w:i/>
      <w:iCs/>
      <w:color w:val="272727" w:themeColor="text1" w:themeTint="D8"/>
      <w:sz w:val="21"/>
      <w:szCs w:val="21"/>
    </w:rPr>
  </w:style>
  <w:style w:type="paragraph" w:customStyle="1" w:styleId="2BlockQuote">
    <w:name w:val="2_BlockQuote"/>
    <w:basedOn w:val="Normal"/>
    <w:next w:val="1Para"/>
    <w:qFormat/>
    <w:rsid w:val="00B61F81"/>
    <w:pPr>
      <w:spacing w:before="40" w:line="240" w:lineRule="auto"/>
      <w:ind w:left="720" w:right="720"/>
      <w:jc w:val="both"/>
    </w:pPr>
  </w:style>
  <w:style w:type="paragraph" w:customStyle="1" w:styleId="3CaptionBelow">
    <w:name w:val="3_CaptionBelow"/>
    <w:basedOn w:val="3CaptionAbove"/>
    <w:next w:val="1Para"/>
    <w:qFormat/>
    <w:rsid w:val="00C85168"/>
    <w:pPr>
      <w:keepNext w:val="0"/>
      <w:spacing w:before="120" w:after="360"/>
    </w:pPr>
  </w:style>
  <w:style w:type="paragraph" w:customStyle="1" w:styleId="3TableData">
    <w:name w:val="3_TableData"/>
    <w:basedOn w:val="Normal"/>
    <w:qFormat/>
    <w:rsid w:val="00A55084"/>
    <w:pPr>
      <w:keepLines/>
      <w:spacing w:before="20" w:after="20" w:line="240" w:lineRule="auto"/>
    </w:pPr>
    <w:rPr>
      <w:rFonts w:ascii="Arial Narrow" w:hAnsi="Arial Narrow"/>
    </w:rPr>
  </w:style>
  <w:style w:type="paragraph" w:customStyle="1" w:styleId="1ParaNoSpace">
    <w:name w:val="1_Para_NoSpace"/>
    <w:basedOn w:val="1ParaFlushLeft"/>
    <w:next w:val="1Para"/>
    <w:qFormat/>
    <w:rsid w:val="009C4E78"/>
    <w:pPr>
      <w:spacing w:after="0" w:line="240" w:lineRule="auto"/>
    </w:pPr>
    <w:rPr>
      <w:rFonts w:eastAsia="Calibri" w:cs="Arial"/>
    </w:rPr>
  </w:style>
  <w:style w:type="paragraph" w:customStyle="1" w:styleId="3TableHeadingColumn">
    <w:name w:val="3_TableHeading_Column"/>
    <w:basedOn w:val="3TableData"/>
    <w:qFormat/>
    <w:rsid w:val="002023B1"/>
    <w:pPr>
      <w:spacing w:before="80" w:after="80"/>
    </w:pPr>
    <w:rPr>
      <w:b/>
    </w:rPr>
  </w:style>
  <w:style w:type="paragraph" w:customStyle="1" w:styleId="2ParticipantQuote">
    <w:name w:val="2_ParticipantQuote"/>
    <w:basedOn w:val="2BlockQuote"/>
    <w:qFormat/>
    <w:rsid w:val="004B39F9"/>
    <w:rPr>
      <w:rFonts w:ascii="Verdana" w:hAnsi="Verdana"/>
      <w:iCs/>
      <w:color w:val="000000" w:themeColor="text1"/>
      <w:sz w:val="20"/>
    </w:rPr>
  </w:style>
  <w:style w:type="paragraph" w:customStyle="1" w:styleId="2QuestionAnswer">
    <w:name w:val="2_QuestionAnswer"/>
    <w:basedOn w:val="2BlockQuote"/>
    <w:next w:val="1Para"/>
    <w:qFormat/>
    <w:rsid w:val="00D32BBB"/>
    <w:pPr>
      <w:ind w:left="1584" w:hanging="864"/>
    </w:pPr>
    <w:rPr>
      <w:rFonts w:ascii="Verdana" w:hAnsi="Verdana"/>
      <w:sz w:val="20"/>
    </w:rPr>
  </w:style>
  <w:style w:type="paragraph" w:customStyle="1" w:styleId="3Figure">
    <w:name w:val="3_Figure"/>
    <w:basedOn w:val="3FigureNoCaptionOrNote"/>
    <w:next w:val="3CaptionBelow"/>
    <w:qFormat/>
    <w:rsid w:val="00C85168"/>
    <w:pPr>
      <w:keepNext/>
      <w:keepLines/>
      <w:spacing w:after="0"/>
    </w:pPr>
  </w:style>
  <w:style w:type="paragraph" w:customStyle="1" w:styleId="2Epigraph">
    <w:name w:val="2_Epigraph"/>
    <w:basedOn w:val="2BlockQuote"/>
    <w:qFormat/>
    <w:rsid w:val="008D70D8"/>
    <w:pPr>
      <w:jc w:val="left"/>
    </w:pPr>
    <w:rPr>
      <w:i/>
    </w:rPr>
  </w:style>
  <w:style w:type="paragraph" w:customStyle="1" w:styleId="2ListManualNumbering">
    <w:name w:val="2_List_ManualNumbering"/>
    <w:basedOn w:val="Normal"/>
    <w:uiPriority w:val="99"/>
    <w:rsid w:val="005D6CF6"/>
    <w:pPr>
      <w:tabs>
        <w:tab w:val="left" w:pos="1080"/>
        <w:tab w:val="right" w:pos="7920"/>
      </w:tabs>
      <w:spacing w:before="120" w:line="240" w:lineRule="auto"/>
      <w:ind w:left="1080" w:right="720" w:hanging="360"/>
    </w:pPr>
    <w:rPr>
      <w:rFonts w:eastAsia="Calibri" w:cs="Arial"/>
      <w:lang w:val="en-CA"/>
    </w:rPr>
  </w:style>
  <w:style w:type="paragraph" w:customStyle="1" w:styleId="2Bullet">
    <w:name w:val="2_Bullet"/>
    <w:basedOn w:val="Normal"/>
    <w:uiPriority w:val="99"/>
    <w:rsid w:val="005D6CF6"/>
    <w:pPr>
      <w:numPr>
        <w:numId w:val="2"/>
      </w:numPr>
      <w:tabs>
        <w:tab w:val="left" w:pos="990"/>
        <w:tab w:val="right" w:pos="8640"/>
      </w:tabs>
      <w:spacing w:before="120" w:line="240" w:lineRule="auto"/>
      <w:ind w:left="994" w:hanging="274"/>
    </w:pPr>
    <w:rPr>
      <w:rFonts w:eastAsia="Calibri" w:cs="Arial"/>
      <w:lang w:val="en-CA"/>
    </w:rPr>
  </w:style>
  <w:style w:type="paragraph" w:customStyle="1" w:styleId="2Poem">
    <w:name w:val="2_Poem"/>
    <w:basedOn w:val="Normal"/>
    <w:qFormat/>
    <w:rsid w:val="00B552EA"/>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right" w:pos="7920"/>
      </w:tabs>
      <w:spacing w:line="240" w:lineRule="auto"/>
      <w:ind w:left="720"/>
    </w:pPr>
    <w:rPr>
      <w:rFonts w:eastAsia="Calibri" w:cs="Arial"/>
    </w:rPr>
  </w:style>
  <w:style w:type="paragraph" w:customStyle="1" w:styleId="3CaptionBelowwithNote">
    <w:name w:val="3_CaptionBelow_withNote"/>
    <w:basedOn w:val="3CaptionBelow"/>
    <w:next w:val="3FigureNote"/>
    <w:qFormat/>
    <w:rsid w:val="005B70F7"/>
    <w:pPr>
      <w:keepNext/>
      <w:spacing w:after="0"/>
    </w:pPr>
  </w:style>
  <w:style w:type="paragraph" w:customStyle="1" w:styleId="3TableDataCentre">
    <w:name w:val="3_TableData_Centre"/>
    <w:basedOn w:val="3TableData"/>
    <w:qFormat/>
    <w:rsid w:val="00F141C1"/>
    <w:pPr>
      <w:jc w:val="center"/>
    </w:pPr>
  </w:style>
  <w:style w:type="paragraph" w:customStyle="1" w:styleId="3TableDataRight">
    <w:name w:val="3_TableData_Right"/>
    <w:basedOn w:val="3TableData"/>
    <w:qFormat/>
    <w:rsid w:val="00F141C1"/>
    <w:pPr>
      <w:jc w:val="right"/>
    </w:pPr>
  </w:style>
  <w:style w:type="paragraph" w:customStyle="1" w:styleId="3FigureNote">
    <w:name w:val="3_FigureNote"/>
    <w:basedOn w:val="Normal"/>
    <w:next w:val="1Para"/>
    <w:qFormat/>
    <w:rsid w:val="00E77994"/>
    <w:pPr>
      <w:spacing w:after="360" w:line="240" w:lineRule="auto"/>
    </w:pPr>
    <w:rPr>
      <w:sz w:val="20"/>
    </w:rPr>
  </w:style>
  <w:style w:type="paragraph" w:customStyle="1" w:styleId="5Ref">
    <w:name w:val="5_Ref"/>
    <w:basedOn w:val="Normal"/>
    <w:uiPriority w:val="99"/>
    <w:rsid w:val="00BE7C5F"/>
    <w:pPr>
      <w:keepLines/>
      <w:spacing w:before="300" w:after="120" w:line="240" w:lineRule="auto"/>
      <w:ind w:left="720" w:hanging="720"/>
    </w:pPr>
    <w:rPr>
      <w:rFonts w:eastAsia="Calibri" w:cs="Arial"/>
      <w:lang w:val="en-CA"/>
    </w:rPr>
  </w:style>
  <w:style w:type="paragraph" w:customStyle="1" w:styleId="3TableNote">
    <w:name w:val="3_TableNote"/>
    <w:basedOn w:val="Normal"/>
    <w:qFormat/>
    <w:rsid w:val="00ED3D6E"/>
    <w:pPr>
      <w:spacing w:before="40" w:after="360" w:line="240" w:lineRule="auto"/>
    </w:pPr>
    <w:rPr>
      <w:rFonts w:ascii="Arial Narrow" w:hAnsi="Arial Narrow"/>
      <w:sz w:val="20"/>
    </w:rPr>
  </w:style>
  <w:style w:type="paragraph" w:customStyle="1" w:styleId="5RefAmerAntiqAuthor">
    <w:name w:val="5_Ref_AmerAntiq_Author"/>
    <w:basedOn w:val="Normal"/>
    <w:next w:val="5RefAmerAntiqWork"/>
    <w:qFormat/>
    <w:rsid w:val="00F04A8D"/>
    <w:pPr>
      <w:keepNext/>
      <w:keepLines/>
      <w:spacing w:before="300" w:after="0" w:line="240" w:lineRule="auto"/>
    </w:pPr>
    <w:rPr>
      <w:rFonts w:eastAsia="Calibri" w:cs="Arial"/>
      <w:lang w:val="en-CA"/>
    </w:rPr>
  </w:style>
  <w:style w:type="paragraph" w:customStyle="1" w:styleId="5RefAmerAntiqWork">
    <w:name w:val="5_Ref_AmerAntiq_Work"/>
    <w:basedOn w:val="5RefAmerAntiqAuthor"/>
    <w:qFormat/>
    <w:rsid w:val="00BE7C5F"/>
    <w:pPr>
      <w:keepNext w:val="0"/>
      <w:tabs>
        <w:tab w:val="left" w:pos="1080"/>
      </w:tabs>
      <w:spacing w:before="0"/>
      <w:ind w:left="720" w:hanging="360"/>
    </w:pPr>
  </w:style>
  <w:style w:type="character" w:styleId="CommentReference">
    <w:name w:val="annotation reference"/>
    <w:basedOn w:val="DefaultParagraphFont"/>
    <w:uiPriority w:val="99"/>
    <w:semiHidden/>
    <w:unhideWhenUsed/>
    <w:rsid w:val="00B64FF2"/>
    <w:rPr>
      <w:sz w:val="16"/>
      <w:szCs w:val="16"/>
    </w:rPr>
  </w:style>
  <w:style w:type="paragraph" w:styleId="CommentText">
    <w:name w:val="annotation text"/>
    <w:basedOn w:val="Normal"/>
    <w:link w:val="CommentTextChar"/>
    <w:uiPriority w:val="99"/>
    <w:semiHidden/>
    <w:unhideWhenUsed/>
    <w:rsid w:val="00B64FF2"/>
    <w:pPr>
      <w:spacing w:line="240" w:lineRule="auto"/>
    </w:pPr>
    <w:rPr>
      <w:sz w:val="20"/>
      <w:szCs w:val="20"/>
    </w:rPr>
  </w:style>
  <w:style w:type="character" w:customStyle="1" w:styleId="CommentTextChar">
    <w:name w:val="Comment Text Char"/>
    <w:basedOn w:val="DefaultParagraphFont"/>
    <w:link w:val="CommentText"/>
    <w:uiPriority w:val="99"/>
    <w:semiHidden/>
    <w:rsid w:val="00B64FF2"/>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64FF2"/>
    <w:rPr>
      <w:b/>
      <w:bCs/>
    </w:rPr>
  </w:style>
  <w:style w:type="character" w:customStyle="1" w:styleId="CommentSubjectChar">
    <w:name w:val="Comment Subject Char"/>
    <w:basedOn w:val="CommentTextChar"/>
    <w:link w:val="CommentSubject"/>
    <w:uiPriority w:val="99"/>
    <w:semiHidden/>
    <w:rsid w:val="00B64FF2"/>
    <w:rPr>
      <w:rFonts w:ascii="Arial" w:hAnsi="Arial"/>
      <w:b/>
      <w:bCs/>
      <w:sz w:val="20"/>
      <w:szCs w:val="20"/>
    </w:rPr>
  </w:style>
  <w:style w:type="paragraph" w:styleId="BalloonText">
    <w:name w:val="Balloon Text"/>
    <w:basedOn w:val="Normal"/>
    <w:link w:val="BalloonTextChar"/>
    <w:uiPriority w:val="99"/>
    <w:semiHidden/>
    <w:unhideWhenUsed/>
    <w:rsid w:val="00B64F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4FF2"/>
    <w:rPr>
      <w:rFonts w:ascii="Segoe UI" w:hAnsi="Segoe UI" w:cs="Segoe UI"/>
      <w:sz w:val="18"/>
      <w:szCs w:val="18"/>
    </w:rPr>
  </w:style>
  <w:style w:type="table" w:styleId="TableGrid">
    <w:name w:val="Table Grid"/>
    <w:basedOn w:val="TableNormal"/>
    <w:uiPriority w:val="39"/>
    <w:rsid w:val="00646F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141CE"/>
    <w:pPr>
      <w:spacing w:after="200" w:line="240" w:lineRule="auto"/>
    </w:pPr>
    <w:rPr>
      <w:i/>
      <w:iCs/>
      <w:color w:val="44546A" w:themeColor="text2"/>
      <w:sz w:val="18"/>
      <w:szCs w:val="18"/>
    </w:rPr>
  </w:style>
  <w:style w:type="numbering" w:customStyle="1" w:styleId="NoList1">
    <w:name w:val="No List1"/>
    <w:next w:val="NoList"/>
    <w:uiPriority w:val="99"/>
    <w:semiHidden/>
    <w:unhideWhenUsed/>
    <w:rsid w:val="004F6AC5"/>
  </w:style>
  <w:style w:type="paragraph" w:styleId="ListParagraph">
    <w:name w:val="List Paragraph"/>
    <w:basedOn w:val="Normal"/>
    <w:uiPriority w:val="34"/>
    <w:qFormat/>
    <w:rsid w:val="004F6AC5"/>
    <w:pPr>
      <w:spacing w:before="100" w:after="100" w:line="240" w:lineRule="auto"/>
      <w:ind w:left="720"/>
      <w:contextualSpacing/>
      <w:jc w:val="both"/>
    </w:pPr>
    <w:rPr>
      <w:rFonts w:ascii="Calibri" w:hAnsi="Calibri"/>
    </w:rPr>
  </w:style>
  <w:style w:type="paragraph" w:customStyle="1" w:styleId="Default">
    <w:name w:val="Default"/>
    <w:rsid w:val="004F6AC5"/>
    <w:pPr>
      <w:autoSpaceDE w:val="0"/>
      <w:autoSpaceDN w:val="0"/>
      <w:adjustRightInd w:val="0"/>
      <w:spacing w:before="100" w:after="0" w:line="240" w:lineRule="auto"/>
      <w:jc w:val="both"/>
    </w:pPr>
    <w:rPr>
      <w:rFonts w:ascii="Arial" w:hAnsi="Arial" w:cs="Arial"/>
      <w:color w:val="000000"/>
      <w:sz w:val="24"/>
      <w:szCs w:val="24"/>
    </w:rPr>
  </w:style>
  <w:style w:type="paragraph" w:styleId="NormalWeb">
    <w:name w:val="Normal (Web)"/>
    <w:basedOn w:val="Normal"/>
    <w:uiPriority w:val="99"/>
    <w:unhideWhenUsed/>
    <w:rsid w:val="004F6AC5"/>
    <w:pPr>
      <w:spacing w:before="100" w:beforeAutospacing="1" w:after="100" w:afterAutospacing="1" w:line="240" w:lineRule="auto"/>
      <w:jc w:val="both"/>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4F6AC5"/>
    <w:rPr>
      <w:color w:val="808080"/>
    </w:rPr>
  </w:style>
  <w:style w:type="paragraph" w:styleId="TOCHeading">
    <w:name w:val="TOC Heading"/>
    <w:basedOn w:val="Heading1"/>
    <w:next w:val="Normal"/>
    <w:uiPriority w:val="39"/>
    <w:unhideWhenUsed/>
    <w:qFormat/>
    <w:rsid w:val="004F6AC5"/>
    <w:pPr>
      <w:pageBreakBefore w:val="0"/>
      <w:numPr>
        <w:numId w:val="0"/>
      </w:numPr>
      <w:spacing w:after="0" w:line="276" w:lineRule="auto"/>
      <w:outlineLvl w:val="9"/>
    </w:pPr>
    <w:rPr>
      <w:rFonts w:ascii="Cambria" w:hAnsi="Cambria"/>
      <w:bCs/>
      <w:color w:val="365F91"/>
      <w:sz w:val="28"/>
      <w:szCs w:val="28"/>
      <w:lang w:val="en-US" w:eastAsia="ja-JP"/>
    </w:rPr>
  </w:style>
  <w:style w:type="character" w:customStyle="1" w:styleId="FollowedHyperlink1">
    <w:name w:val="FollowedHyperlink1"/>
    <w:basedOn w:val="DefaultParagraphFont"/>
    <w:uiPriority w:val="99"/>
    <w:semiHidden/>
    <w:unhideWhenUsed/>
    <w:rsid w:val="004F6AC5"/>
    <w:rPr>
      <w:color w:val="800080"/>
      <w:u w:val="single"/>
    </w:rPr>
  </w:style>
  <w:style w:type="paragraph" w:styleId="EndnoteText">
    <w:name w:val="endnote text"/>
    <w:basedOn w:val="Normal"/>
    <w:link w:val="EndnoteTextChar"/>
    <w:uiPriority w:val="99"/>
    <w:unhideWhenUsed/>
    <w:rsid w:val="004F6AC5"/>
    <w:pPr>
      <w:spacing w:before="100" w:after="0" w:line="240" w:lineRule="auto"/>
      <w:jc w:val="both"/>
    </w:pPr>
    <w:rPr>
      <w:rFonts w:ascii="Calibri" w:hAnsi="Calibri"/>
      <w:sz w:val="20"/>
      <w:szCs w:val="20"/>
    </w:rPr>
  </w:style>
  <w:style w:type="character" w:customStyle="1" w:styleId="EndnoteTextChar">
    <w:name w:val="Endnote Text Char"/>
    <w:basedOn w:val="DefaultParagraphFont"/>
    <w:link w:val="EndnoteText"/>
    <w:uiPriority w:val="99"/>
    <w:rsid w:val="004F6AC5"/>
    <w:rPr>
      <w:rFonts w:ascii="Calibri" w:hAnsi="Calibri"/>
      <w:sz w:val="20"/>
      <w:szCs w:val="20"/>
    </w:rPr>
  </w:style>
  <w:style w:type="character" w:styleId="EndnoteReference">
    <w:name w:val="endnote reference"/>
    <w:basedOn w:val="DefaultParagraphFont"/>
    <w:uiPriority w:val="99"/>
    <w:semiHidden/>
    <w:unhideWhenUsed/>
    <w:rsid w:val="004F6AC5"/>
    <w:rPr>
      <w:vertAlign w:val="superscript"/>
    </w:rPr>
  </w:style>
  <w:style w:type="paragraph" w:styleId="FootnoteText">
    <w:name w:val="footnote text"/>
    <w:basedOn w:val="Normal"/>
    <w:link w:val="FootnoteTextChar"/>
    <w:uiPriority w:val="99"/>
    <w:unhideWhenUsed/>
    <w:rsid w:val="00535FF8"/>
    <w:pPr>
      <w:spacing w:before="100" w:after="0" w:line="240" w:lineRule="auto"/>
    </w:pPr>
    <w:rPr>
      <w:sz w:val="20"/>
      <w:szCs w:val="20"/>
    </w:rPr>
  </w:style>
  <w:style w:type="character" w:customStyle="1" w:styleId="FootnoteTextChar">
    <w:name w:val="Footnote Text Char"/>
    <w:basedOn w:val="DefaultParagraphFont"/>
    <w:link w:val="FootnoteText"/>
    <w:uiPriority w:val="99"/>
    <w:rsid w:val="00535FF8"/>
    <w:rPr>
      <w:rFonts w:ascii="Arial" w:hAnsi="Arial"/>
      <w:sz w:val="20"/>
      <w:szCs w:val="20"/>
    </w:rPr>
  </w:style>
  <w:style w:type="character" w:styleId="FootnoteReference">
    <w:name w:val="footnote reference"/>
    <w:basedOn w:val="DefaultParagraphFont"/>
    <w:uiPriority w:val="99"/>
    <w:semiHidden/>
    <w:unhideWhenUsed/>
    <w:rsid w:val="004F6AC5"/>
    <w:rPr>
      <w:vertAlign w:val="superscript"/>
    </w:rPr>
  </w:style>
  <w:style w:type="character" w:styleId="Strong">
    <w:name w:val="Strong"/>
    <w:basedOn w:val="DefaultParagraphFont"/>
    <w:uiPriority w:val="22"/>
    <w:qFormat/>
    <w:rsid w:val="004F6AC5"/>
    <w:rPr>
      <w:b/>
      <w:bCs/>
      <w:sz w:val="24"/>
      <w:szCs w:val="24"/>
      <w:vertAlign w:val="baseline"/>
    </w:rPr>
  </w:style>
  <w:style w:type="character" w:styleId="FollowedHyperlink">
    <w:name w:val="FollowedHyperlink"/>
    <w:basedOn w:val="DefaultParagraphFont"/>
    <w:uiPriority w:val="99"/>
    <w:semiHidden/>
    <w:unhideWhenUsed/>
    <w:rsid w:val="004F6AC5"/>
    <w:rPr>
      <w:color w:val="954F72" w:themeColor="followedHyperlink"/>
      <w:u w:val="single"/>
    </w:rPr>
  </w:style>
  <w:style w:type="paragraph" w:styleId="BodyText2">
    <w:name w:val="Body Text 2"/>
    <w:basedOn w:val="Normal"/>
    <w:link w:val="BodyText2Char"/>
    <w:uiPriority w:val="99"/>
    <w:unhideWhenUsed/>
    <w:rsid w:val="00384B2C"/>
    <w:pPr>
      <w:spacing w:after="120" w:line="480" w:lineRule="auto"/>
    </w:pPr>
  </w:style>
  <w:style w:type="character" w:customStyle="1" w:styleId="BodyText2Char">
    <w:name w:val="Body Text 2 Char"/>
    <w:basedOn w:val="DefaultParagraphFont"/>
    <w:link w:val="BodyText2"/>
    <w:uiPriority w:val="99"/>
    <w:rsid w:val="00384B2C"/>
    <w:rPr>
      <w:rFonts w:ascii="Arial" w:hAnsi="Arial"/>
    </w:rPr>
  </w:style>
  <w:style w:type="paragraph" w:styleId="TOC5">
    <w:name w:val="toc 5"/>
    <w:basedOn w:val="Normal"/>
    <w:next w:val="Normal"/>
    <w:autoRedefine/>
    <w:uiPriority w:val="39"/>
    <w:unhideWhenUsed/>
    <w:rsid w:val="00E92C0F"/>
    <w:pPr>
      <w:spacing w:before="40" w:after="0" w:line="240" w:lineRule="auto"/>
      <w:ind w:left="662"/>
    </w:pPr>
    <w:rPr>
      <w:szCs w:val="20"/>
    </w:rPr>
  </w:style>
  <w:style w:type="paragraph" w:styleId="TOC6">
    <w:name w:val="toc 6"/>
    <w:basedOn w:val="Normal"/>
    <w:next w:val="Normal"/>
    <w:autoRedefine/>
    <w:uiPriority w:val="39"/>
    <w:unhideWhenUsed/>
    <w:rsid w:val="00CC3FE7"/>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E92C0F"/>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E92C0F"/>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E92C0F"/>
    <w:pPr>
      <w:spacing w:after="0"/>
      <w:ind w:left="1540"/>
    </w:pPr>
    <w:rPr>
      <w:rFonts w:asciiTheme="minorHAnsi" w:hAnsiTheme="minorHAnsi"/>
      <w:sz w:val="20"/>
      <w:szCs w:val="20"/>
    </w:rPr>
  </w:style>
  <w:style w:type="paragraph" w:customStyle="1" w:styleId="Reference">
    <w:name w:val="Reference"/>
    <w:basedOn w:val="BodyText"/>
    <w:rsid w:val="008D70D8"/>
    <w:pPr>
      <w:keepNext/>
      <w:tabs>
        <w:tab w:val="right" w:pos="8640"/>
      </w:tabs>
      <w:spacing w:after="0" w:line="480" w:lineRule="auto"/>
      <w:ind w:left="720" w:hanging="720"/>
    </w:pPr>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8D70D8"/>
    <w:pPr>
      <w:spacing w:after="120"/>
    </w:pPr>
  </w:style>
  <w:style w:type="character" w:customStyle="1" w:styleId="BodyTextChar">
    <w:name w:val="Body Text Char"/>
    <w:basedOn w:val="DefaultParagraphFont"/>
    <w:link w:val="BodyText"/>
    <w:uiPriority w:val="99"/>
    <w:semiHidden/>
    <w:rsid w:val="008D70D8"/>
    <w:rPr>
      <w:rFonts w:ascii="Arial" w:hAnsi="Arial"/>
    </w:rPr>
  </w:style>
  <w:style w:type="paragraph" w:styleId="DocumentMap">
    <w:name w:val="Document Map"/>
    <w:basedOn w:val="Normal"/>
    <w:link w:val="DocumentMapChar"/>
    <w:uiPriority w:val="99"/>
    <w:semiHidden/>
    <w:unhideWhenUsed/>
    <w:rsid w:val="005D6CF6"/>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5D6CF6"/>
    <w:rPr>
      <w:rFonts w:ascii="Lucida Grande" w:hAnsi="Lucida Grande" w:cs="Lucida Grande"/>
      <w:sz w:val="24"/>
      <w:szCs w:val="24"/>
    </w:rPr>
  </w:style>
  <w:style w:type="character" w:customStyle="1" w:styleId="authors-list-item">
    <w:name w:val="authors-list-item"/>
    <w:basedOn w:val="DefaultParagraphFont"/>
    <w:rsid w:val="00C34327"/>
  </w:style>
  <w:style w:type="character" w:customStyle="1" w:styleId="comma">
    <w:name w:val="comma"/>
    <w:basedOn w:val="DefaultParagraphFont"/>
    <w:rsid w:val="00C34327"/>
  </w:style>
  <w:style w:type="paragraph" w:styleId="Bibliography">
    <w:name w:val="Bibliography"/>
    <w:basedOn w:val="Normal"/>
    <w:next w:val="Normal"/>
    <w:uiPriority w:val="37"/>
    <w:unhideWhenUsed/>
    <w:rsid w:val="004151F0"/>
  </w:style>
  <w:style w:type="character" w:styleId="UnresolvedMention">
    <w:name w:val="Unresolved Mention"/>
    <w:basedOn w:val="DefaultParagraphFont"/>
    <w:uiPriority w:val="99"/>
    <w:semiHidden/>
    <w:unhideWhenUsed/>
    <w:rsid w:val="009D4A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6177">
      <w:bodyDiv w:val="1"/>
      <w:marLeft w:val="0"/>
      <w:marRight w:val="0"/>
      <w:marTop w:val="0"/>
      <w:marBottom w:val="0"/>
      <w:divBdr>
        <w:top w:val="none" w:sz="0" w:space="0" w:color="auto"/>
        <w:left w:val="none" w:sz="0" w:space="0" w:color="auto"/>
        <w:bottom w:val="none" w:sz="0" w:space="0" w:color="auto"/>
        <w:right w:val="none" w:sz="0" w:space="0" w:color="auto"/>
      </w:divBdr>
    </w:div>
    <w:div w:id="45688483">
      <w:bodyDiv w:val="1"/>
      <w:marLeft w:val="0"/>
      <w:marRight w:val="0"/>
      <w:marTop w:val="0"/>
      <w:marBottom w:val="0"/>
      <w:divBdr>
        <w:top w:val="none" w:sz="0" w:space="0" w:color="auto"/>
        <w:left w:val="none" w:sz="0" w:space="0" w:color="auto"/>
        <w:bottom w:val="none" w:sz="0" w:space="0" w:color="auto"/>
        <w:right w:val="none" w:sz="0" w:space="0" w:color="auto"/>
      </w:divBdr>
    </w:div>
    <w:div w:id="96558286">
      <w:bodyDiv w:val="1"/>
      <w:marLeft w:val="0"/>
      <w:marRight w:val="0"/>
      <w:marTop w:val="0"/>
      <w:marBottom w:val="0"/>
      <w:divBdr>
        <w:top w:val="none" w:sz="0" w:space="0" w:color="auto"/>
        <w:left w:val="none" w:sz="0" w:space="0" w:color="auto"/>
        <w:bottom w:val="none" w:sz="0" w:space="0" w:color="auto"/>
        <w:right w:val="none" w:sz="0" w:space="0" w:color="auto"/>
      </w:divBdr>
    </w:div>
    <w:div w:id="110051132">
      <w:bodyDiv w:val="1"/>
      <w:marLeft w:val="0"/>
      <w:marRight w:val="0"/>
      <w:marTop w:val="0"/>
      <w:marBottom w:val="0"/>
      <w:divBdr>
        <w:top w:val="none" w:sz="0" w:space="0" w:color="auto"/>
        <w:left w:val="none" w:sz="0" w:space="0" w:color="auto"/>
        <w:bottom w:val="none" w:sz="0" w:space="0" w:color="auto"/>
        <w:right w:val="none" w:sz="0" w:space="0" w:color="auto"/>
      </w:divBdr>
    </w:div>
    <w:div w:id="176041621">
      <w:bodyDiv w:val="1"/>
      <w:marLeft w:val="0"/>
      <w:marRight w:val="0"/>
      <w:marTop w:val="0"/>
      <w:marBottom w:val="0"/>
      <w:divBdr>
        <w:top w:val="none" w:sz="0" w:space="0" w:color="auto"/>
        <w:left w:val="none" w:sz="0" w:space="0" w:color="auto"/>
        <w:bottom w:val="none" w:sz="0" w:space="0" w:color="auto"/>
        <w:right w:val="none" w:sz="0" w:space="0" w:color="auto"/>
      </w:divBdr>
    </w:div>
    <w:div w:id="240722527">
      <w:bodyDiv w:val="1"/>
      <w:marLeft w:val="0"/>
      <w:marRight w:val="0"/>
      <w:marTop w:val="0"/>
      <w:marBottom w:val="0"/>
      <w:divBdr>
        <w:top w:val="none" w:sz="0" w:space="0" w:color="auto"/>
        <w:left w:val="none" w:sz="0" w:space="0" w:color="auto"/>
        <w:bottom w:val="none" w:sz="0" w:space="0" w:color="auto"/>
        <w:right w:val="none" w:sz="0" w:space="0" w:color="auto"/>
      </w:divBdr>
    </w:div>
    <w:div w:id="300035457">
      <w:bodyDiv w:val="1"/>
      <w:marLeft w:val="0"/>
      <w:marRight w:val="0"/>
      <w:marTop w:val="0"/>
      <w:marBottom w:val="0"/>
      <w:divBdr>
        <w:top w:val="none" w:sz="0" w:space="0" w:color="auto"/>
        <w:left w:val="none" w:sz="0" w:space="0" w:color="auto"/>
        <w:bottom w:val="none" w:sz="0" w:space="0" w:color="auto"/>
        <w:right w:val="none" w:sz="0" w:space="0" w:color="auto"/>
      </w:divBdr>
    </w:div>
    <w:div w:id="355347819">
      <w:bodyDiv w:val="1"/>
      <w:marLeft w:val="0"/>
      <w:marRight w:val="0"/>
      <w:marTop w:val="0"/>
      <w:marBottom w:val="0"/>
      <w:divBdr>
        <w:top w:val="none" w:sz="0" w:space="0" w:color="auto"/>
        <w:left w:val="none" w:sz="0" w:space="0" w:color="auto"/>
        <w:bottom w:val="none" w:sz="0" w:space="0" w:color="auto"/>
        <w:right w:val="none" w:sz="0" w:space="0" w:color="auto"/>
      </w:divBdr>
    </w:div>
    <w:div w:id="409237632">
      <w:bodyDiv w:val="1"/>
      <w:marLeft w:val="0"/>
      <w:marRight w:val="0"/>
      <w:marTop w:val="0"/>
      <w:marBottom w:val="0"/>
      <w:divBdr>
        <w:top w:val="none" w:sz="0" w:space="0" w:color="auto"/>
        <w:left w:val="none" w:sz="0" w:space="0" w:color="auto"/>
        <w:bottom w:val="none" w:sz="0" w:space="0" w:color="auto"/>
        <w:right w:val="none" w:sz="0" w:space="0" w:color="auto"/>
      </w:divBdr>
    </w:div>
    <w:div w:id="413819305">
      <w:bodyDiv w:val="1"/>
      <w:marLeft w:val="0"/>
      <w:marRight w:val="0"/>
      <w:marTop w:val="0"/>
      <w:marBottom w:val="0"/>
      <w:divBdr>
        <w:top w:val="none" w:sz="0" w:space="0" w:color="auto"/>
        <w:left w:val="none" w:sz="0" w:space="0" w:color="auto"/>
        <w:bottom w:val="none" w:sz="0" w:space="0" w:color="auto"/>
        <w:right w:val="none" w:sz="0" w:space="0" w:color="auto"/>
      </w:divBdr>
    </w:div>
    <w:div w:id="432701224">
      <w:bodyDiv w:val="1"/>
      <w:marLeft w:val="0"/>
      <w:marRight w:val="0"/>
      <w:marTop w:val="0"/>
      <w:marBottom w:val="0"/>
      <w:divBdr>
        <w:top w:val="none" w:sz="0" w:space="0" w:color="auto"/>
        <w:left w:val="none" w:sz="0" w:space="0" w:color="auto"/>
        <w:bottom w:val="none" w:sz="0" w:space="0" w:color="auto"/>
        <w:right w:val="none" w:sz="0" w:space="0" w:color="auto"/>
      </w:divBdr>
    </w:div>
    <w:div w:id="466047673">
      <w:bodyDiv w:val="1"/>
      <w:marLeft w:val="0"/>
      <w:marRight w:val="0"/>
      <w:marTop w:val="0"/>
      <w:marBottom w:val="0"/>
      <w:divBdr>
        <w:top w:val="none" w:sz="0" w:space="0" w:color="auto"/>
        <w:left w:val="none" w:sz="0" w:space="0" w:color="auto"/>
        <w:bottom w:val="none" w:sz="0" w:space="0" w:color="auto"/>
        <w:right w:val="none" w:sz="0" w:space="0" w:color="auto"/>
      </w:divBdr>
    </w:div>
    <w:div w:id="524825395">
      <w:bodyDiv w:val="1"/>
      <w:marLeft w:val="0"/>
      <w:marRight w:val="0"/>
      <w:marTop w:val="0"/>
      <w:marBottom w:val="0"/>
      <w:divBdr>
        <w:top w:val="none" w:sz="0" w:space="0" w:color="auto"/>
        <w:left w:val="none" w:sz="0" w:space="0" w:color="auto"/>
        <w:bottom w:val="none" w:sz="0" w:space="0" w:color="auto"/>
        <w:right w:val="none" w:sz="0" w:space="0" w:color="auto"/>
      </w:divBdr>
    </w:div>
    <w:div w:id="532033219">
      <w:bodyDiv w:val="1"/>
      <w:marLeft w:val="0"/>
      <w:marRight w:val="0"/>
      <w:marTop w:val="0"/>
      <w:marBottom w:val="0"/>
      <w:divBdr>
        <w:top w:val="none" w:sz="0" w:space="0" w:color="auto"/>
        <w:left w:val="none" w:sz="0" w:space="0" w:color="auto"/>
        <w:bottom w:val="none" w:sz="0" w:space="0" w:color="auto"/>
        <w:right w:val="none" w:sz="0" w:space="0" w:color="auto"/>
      </w:divBdr>
    </w:div>
    <w:div w:id="648289806">
      <w:bodyDiv w:val="1"/>
      <w:marLeft w:val="0"/>
      <w:marRight w:val="0"/>
      <w:marTop w:val="0"/>
      <w:marBottom w:val="0"/>
      <w:divBdr>
        <w:top w:val="none" w:sz="0" w:space="0" w:color="auto"/>
        <w:left w:val="none" w:sz="0" w:space="0" w:color="auto"/>
        <w:bottom w:val="none" w:sz="0" w:space="0" w:color="auto"/>
        <w:right w:val="none" w:sz="0" w:space="0" w:color="auto"/>
      </w:divBdr>
    </w:div>
    <w:div w:id="672300766">
      <w:bodyDiv w:val="1"/>
      <w:marLeft w:val="0"/>
      <w:marRight w:val="0"/>
      <w:marTop w:val="0"/>
      <w:marBottom w:val="0"/>
      <w:divBdr>
        <w:top w:val="none" w:sz="0" w:space="0" w:color="auto"/>
        <w:left w:val="none" w:sz="0" w:space="0" w:color="auto"/>
        <w:bottom w:val="none" w:sz="0" w:space="0" w:color="auto"/>
        <w:right w:val="none" w:sz="0" w:space="0" w:color="auto"/>
      </w:divBdr>
    </w:div>
    <w:div w:id="758411334">
      <w:bodyDiv w:val="1"/>
      <w:marLeft w:val="0"/>
      <w:marRight w:val="0"/>
      <w:marTop w:val="0"/>
      <w:marBottom w:val="0"/>
      <w:divBdr>
        <w:top w:val="none" w:sz="0" w:space="0" w:color="auto"/>
        <w:left w:val="none" w:sz="0" w:space="0" w:color="auto"/>
        <w:bottom w:val="none" w:sz="0" w:space="0" w:color="auto"/>
        <w:right w:val="none" w:sz="0" w:space="0" w:color="auto"/>
      </w:divBdr>
    </w:div>
    <w:div w:id="785807429">
      <w:bodyDiv w:val="1"/>
      <w:marLeft w:val="0"/>
      <w:marRight w:val="0"/>
      <w:marTop w:val="0"/>
      <w:marBottom w:val="0"/>
      <w:divBdr>
        <w:top w:val="none" w:sz="0" w:space="0" w:color="auto"/>
        <w:left w:val="none" w:sz="0" w:space="0" w:color="auto"/>
        <w:bottom w:val="none" w:sz="0" w:space="0" w:color="auto"/>
        <w:right w:val="none" w:sz="0" w:space="0" w:color="auto"/>
      </w:divBdr>
    </w:div>
    <w:div w:id="807432200">
      <w:bodyDiv w:val="1"/>
      <w:marLeft w:val="0"/>
      <w:marRight w:val="0"/>
      <w:marTop w:val="0"/>
      <w:marBottom w:val="0"/>
      <w:divBdr>
        <w:top w:val="none" w:sz="0" w:space="0" w:color="auto"/>
        <w:left w:val="none" w:sz="0" w:space="0" w:color="auto"/>
        <w:bottom w:val="none" w:sz="0" w:space="0" w:color="auto"/>
        <w:right w:val="none" w:sz="0" w:space="0" w:color="auto"/>
      </w:divBdr>
    </w:div>
    <w:div w:id="861287800">
      <w:bodyDiv w:val="1"/>
      <w:marLeft w:val="0"/>
      <w:marRight w:val="0"/>
      <w:marTop w:val="0"/>
      <w:marBottom w:val="0"/>
      <w:divBdr>
        <w:top w:val="none" w:sz="0" w:space="0" w:color="auto"/>
        <w:left w:val="none" w:sz="0" w:space="0" w:color="auto"/>
        <w:bottom w:val="none" w:sz="0" w:space="0" w:color="auto"/>
        <w:right w:val="none" w:sz="0" w:space="0" w:color="auto"/>
      </w:divBdr>
    </w:div>
    <w:div w:id="958881301">
      <w:bodyDiv w:val="1"/>
      <w:marLeft w:val="0"/>
      <w:marRight w:val="0"/>
      <w:marTop w:val="0"/>
      <w:marBottom w:val="0"/>
      <w:divBdr>
        <w:top w:val="none" w:sz="0" w:space="0" w:color="auto"/>
        <w:left w:val="none" w:sz="0" w:space="0" w:color="auto"/>
        <w:bottom w:val="none" w:sz="0" w:space="0" w:color="auto"/>
        <w:right w:val="none" w:sz="0" w:space="0" w:color="auto"/>
      </w:divBdr>
    </w:div>
    <w:div w:id="1070812879">
      <w:bodyDiv w:val="1"/>
      <w:marLeft w:val="0"/>
      <w:marRight w:val="0"/>
      <w:marTop w:val="0"/>
      <w:marBottom w:val="0"/>
      <w:divBdr>
        <w:top w:val="none" w:sz="0" w:space="0" w:color="auto"/>
        <w:left w:val="none" w:sz="0" w:space="0" w:color="auto"/>
        <w:bottom w:val="none" w:sz="0" w:space="0" w:color="auto"/>
        <w:right w:val="none" w:sz="0" w:space="0" w:color="auto"/>
      </w:divBdr>
    </w:div>
    <w:div w:id="1087581147">
      <w:bodyDiv w:val="1"/>
      <w:marLeft w:val="0"/>
      <w:marRight w:val="0"/>
      <w:marTop w:val="0"/>
      <w:marBottom w:val="0"/>
      <w:divBdr>
        <w:top w:val="none" w:sz="0" w:space="0" w:color="auto"/>
        <w:left w:val="none" w:sz="0" w:space="0" w:color="auto"/>
        <w:bottom w:val="none" w:sz="0" w:space="0" w:color="auto"/>
        <w:right w:val="none" w:sz="0" w:space="0" w:color="auto"/>
      </w:divBdr>
    </w:div>
    <w:div w:id="1183124875">
      <w:bodyDiv w:val="1"/>
      <w:marLeft w:val="0"/>
      <w:marRight w:val="0"/>
      <w:marTop w:val="0"/>
      <w:marBottom w:val="0"/>
      <w:divBdr>
        <w:top w:val="none" w:sz="0" w:space="0" w:color="auto"/>
        <w:left w:val="none" w:sz="0" w:space="0" w:color="auto"/>
        <w:bottom w:val="none" w:sz="0" w:space="0" w:color="auto"/>
        <w:right w:val="none" w:sz="0" w:space="0" w:color="auto"/>
      </w:divBdr>
    </w:div>
    <w:div w:id="1225876047">
      <w:bodyDiv w:val="1"/>
      <w:marLeft w:val="0"/>
      <w:marRight w:val="0"/>
      <w:marTop w:val="0"/>
      <w:marBottom w:val="0"/>
      <w:divBdr>
        <w:top w:val="none" w:sz="0" w:space="0" w:color="auto"/>
        <w:left w:val="none" w:sz="0" w:space="0" w:color="auto"/>
        <w:bottom w:val="none" w:sz="0" w:space="0" w:color="auto"/>
        <w:right w:val="none" w:sz="0" w:space="0" w:color="auto"/>
      </w:divBdr>
    </w:div>
    <w:div w:id="1338852118">
      <w:bodyDiv w:val="1"/>
      <w:marLeft w:val="0"/>
      <w:marRight w:val="0"/>
      <w:marTop w:val="0"/>
      <w:marBottom w:val="0"/>
      <w:divBdr>
        <w:top w:val="none" w:sz="0" w:space="0" w:color="auto"/>
        <w:left w:val="none" w:sz="0" w:space="0" w:color="auto"/>
        <w:bottom w:val="none" w:sz="0" w:space="0" w:color="auto"/>
        <w:right w:val="none" w:sz="0" w:space="0" w:color="auto"/>
      </w:divBdr>
    </w:div>
    <w:div w:id="1348678626">
      <w:bodyDiv w:val="1"/>
      <w:marLeft w:val="0"/>
      <w:marRight w:val="0"/>
      <w:marTop w:val="0"/>
      <w:marBottom w:val="0"/>
      <w:divBdr>
        <w:top w:val="none" w:sz="0" w:space="0" w:color="auto"/>
        <w:left w:val="none" w:sz="0" w:space="0" w:color="auto"/>
        <w:bottom w:val="none" w:sz="0" w:space="0" w:color="auto"/>
        <w:right w:val="none" w:sz="0" w:space="0" w:color="auto"/>
      </w:divBdr>
    </w:div>
    <w:div w:id="1429160003">
      <w:bodyDiv w:val="1"/>
      <w:marLeft w:val="0"/>
      <w:marRight w:val="0"/>
      <w:marTop w:val="0"/>
      <w:marBottom w:val="0"/>
      <w:divBdr>
        <w:top w:val="none" w:sz="0" w:space="0" w:color="auto"/>
        <w:left w:val="none" w:sz="0" w:space="0" w:color="auto"/>
        <w:bottom w:val="none" w:sz="0" w:space="0" w:color="auto"/>
        <w:right w:val="none" w:sz="0" w:space="0" w:color="auto"/>
      </w:divBdr>
    </w:div>
    <w:div w:id="1499613820">
      <w:bodyDiv w:val="1"/>
      <w:marLeft w:val="0"/>
      <w:marRight w:val="0"/>
      <w:marTop w:val="0"/>
      <w:marBottom w:val="0"/>
      <w:divBdr>
        <w:top w:val="none" w:sz="0" w:space="0" w:color="auto"/>
        <w:left w:val="none" w:sz="0" w:space="0" w:color="auto"/>
        <w:bottom w:val="none" w:sz="0" w:space="0" w:color="auto"/>
        <w:right w:val="none" w:sz="0" w:space="0" w:color="auto"/>
      </w:divBdr>
    </w:div>
    <w:div w:id="1540362228">
      <w:bodyDiv w:val="1"/>
      <w:marLeft w:val="0"/>
      <w:marRight w:val="0"/>
      <w:marTop w:val="0"/>
      <w:marBottom w:val="0"/>
      <w:divBdr>
        <w:top w:val="none" w:sz="0" w:space="0" w:color="auto"/>
        <w:left w:val="none" w:sz="0" w:space="0" w:color="auto"/>
        <w:bottom w:val="none" w:sz="0" w:space="0" w:color="auto"/>
        <w:right w:val="none" w:sz="0" w:space="0" w:color="auto"/>
      </w:divBdr>
    </w:div>
    <w:div w:id="1620188406">
      <w:bodyDiv w:val="1"/>
      <w:marLeft w:val="0"/>
      <w:marRight w:val="0"/>
      <w:marTop w:val="0"/>
      <w:marBottom w:val="0"/>
      <w:divBdr>
        <w:top w:val="none" w:sz="0" w:space="0" w:color="auto"/>
        <w:left w:val="none" w:sz="0" w:space="0" w:color="auto"/>
        <w:bottom w:val="none" w:sz="0" w:space="0" w:color="auto"/>
        <w:right w:val="none" w:sz="0" w:space="0" w:color="auto"/>
      </w:divBdr>
    </w:div>
    <w:div w:id="1667972378">
      <w:bodyDiv w:val="1"/>
      <w:marLeft w:val="0"/>
      <w:marRight w:val="0"/>
      <w:marTop w:val="0"/>
      <w:marBottom w:val="0"/>
      <w:divBdr>
        <w:top w:val="none" w:sz="0" w:space="0" w:color="auto"/>
        <w:left w:val="none" w:sz="0" w:space="0" w:color="auto"/>
        <w:bottom w:val="none" w:sz="0" w:space="0" w:color="auto"/>
        <w:right w:val="none" w:sz="0" w:space="0" w:color="auto"/>
      </w:divBdr>
    </w:div>
    <w:div w:id="1682390983">
      <w:bodyDiv w:val="1"/>
      <w:marLeft w:val="0"/>
      <w:marRight w:val="0"/>
      <w:marTop w:val="0"/>
      <w:marBottom w:val="0"/>
      <w:divBdr>
        <w:top w:val="none" w:sz="0" w:space="0" w:color="auto"/>
        <w:left w:val="none" w:sz="0" w:space="0" w:color="auto"/>
        <w:bottom w:val="none" w:sz="0" w:space="0" w:color="auto"/>
        <w:right w:val="none" w:sz="0" w:space="0" w:color="auto"/>
      </w:divBdr>
    </w:div>
    <w:div w:id="1777671188">
      <w:bodyDiv w:val="1"/>
      <w:marLeft w:val="0"/>
      <w:marRight w:val="0"/>
      <w:marTop w:val="0"/>
      <w:marBottom w:val="0"/>
      <w:divBdr>
        <w:top w:val="none" w:sz="0" w:space="0" w:color="auto"/>
        <w:left w:val="none" w:sz="0" w:space="0" w:color="auto"/>
        <w:bottom w:val="none" w:sz="0" w:space="0" w:color="auto"/>
        <w:right w:val="none" w:sz="0" w:space="0" w:color="auto"/>
      </w:divBdr>
    </w:div>
    <w:div w:id="1790852751">
      <w:bodyDiv w:val="1"/>
      <w:marLeft w:val="0"/>
      <w:marRight w:val="0"/>
      <w:marTop w:val="0"/>
      <w:marBottom w:val="0"/>
      <w:divBdr>
        <w:top w:val="none" w:sz="0" w:space="0" w:color="auto"/>
        <w:left w:val="none" w:sz="0" w:space="0" w:color="auto"/>
        <w:bottom w:val="none" w:sz="0" w:space="0" w:color="auto"/>
        <w:right w:val="none" w:sz="0" w:space="0" w:color="auto"/>
      </w:divBdr>
    </w:div>
    <w:div w:id="1837260396">
      <w:bodyDiv w:val="1"/>
      <w:marLeft w:val="0"/>
      <w:marRight w:val="0"/>
      <w:marTop w:val="0"/>
      <w:marBottom w:val="0"/>
      <w:divBdr>
        <w:top w:val="none" w:sz="0" w:space="0" w:color="auto"/>
        <w:left w:val="none" w:sz="0" w:space="0" w:color="auto"/>
        <w:bottom w:val="none" w:sz="0" w:space="0" w:color="auto"/>
        <w:right w:val="none" w:sz="0" w:space="0" w:color="auto"/>
      </w:divBdr>
    </w:div>
    <w:div w:id="1903714151">
      <w:bodyDiv w:val="1"/>
      <w:marLeft w:val="0"/>
      <w:marRight w:val="0"/>
      <w:marTop w:val="0"/>
      <w:marBottom w:val="0"/>
      <w:divBdr>
        <w:top w:val="none" w:sz="0" w:space="0" w:color="auto"/>
        <w:left w:val="none" w:sz="0" w:space="0" w:color="auto"/>
        <w:bottom w:val="none" w:sz="0" w:space="0" w:color="auto"/>
        <w:right w:val="none" w:sz="0" w:space="0" w:color="auto"/>
      </w:divBdr>
    </w:div>
    <w:div w:id="1904674567">
      <w:bodyDiv w:val="1"/>
      <w:marLeft w:val="0"/>
      <w:marRight w:val="0"/>
      <w:marTop w:val="0"/>
      <w:marBottom w:val="0"/>
      <w:divBdr>
        <w:top w:val="none" w:sz="0" w:space="0" w:color="auto"/>
        <w:left w:val="none" w:sz="0" w:space="0" w:color="auto"/>
        <w:bottom w:val="none" w:sz="0" w:space="0" w:color="auto"/>
        <w:right w:val="none" w:sz="0" w:space="0" w:color="auto"/>
      </w:divBdr>
    </w:div>
    <w:div w:id="1976177300">
      <w:bodyDiv w:val="1"/>
      <w:marLeft w:val="0"/>
      <w:marRight w:val="0"/>
      <w:marTop w:val="0"/>
      <w:marBottom w:val="0"/>
      <w:divBdr>
        <w:top w:val="none" w:sz="0" w:space="0" w:color="auto"/>
        <w:left w:val="none" w:sz="0" w:space="0" w:color="auto"/>
        <w:bottom w:val="none" w:sz="0" w:space="0" w:color="auto"/>
        <w:right w:val="none" w:sz="0" w:space="0" w:color="auto"/>
      </w:divBdr>
    </w:div>
    <w:div w:id="2020083318">
      <w:bodyDiv w:val="1"/>
      <w:marLeft w:val="0"/>
      <w:marRight w:val="0"/>
      <w:marTop w:val="0"/>
      <w:marBottom w:val="0"/>
      <w:divBdr>
        <w:top w:val="none" w:sz="0" w:space="0" w:color="auto"/>
        <w:left w:val="none" w:sz="0" w:space="0" w:color="auto"/>
        <w:bottom w:val="none" w:sz="0" w:space="0" w:color="auto"/>
        <w:right w:val="none" w:sz="0" w:space="0" w:color="auto"/>
      </w:divBdr>
    </w:div>
    <w:div w:id="2124954739">
      <w:bodyDiv w:val="1"/>
      <w:marLeft w:val="0"/>
      <w:marRight w:val="0"/>
      <w:marTop w:val="0"/>
      <w:marBottom w:val="0"/>
      <w:divBdr>
        <w:top w:val="none" w:sz="0" w:space="0" w:color="auto"/>
        <w:left w:val="none" w:sz="0" w:space="0" w:color="auto"/>
        <w:bottom w:val="none" w:sz="0" w:space="0" w:color="auto"/>
        <w:right w:val="none" w:sz="0" w:space="0" w:color="auto"/>
      </w:divBdr>
    </w:div>
    <w:div w:id="2129465757">
      <w:bodyDiv w:val="1"/>
      <w:marLeft w:val="0"/>
      <w:marRight w:val="0"/>
      <w:marTop w:val="0"/>
      <w:marBottom w:val="0"/>
      <w:divBdr>
        <w:top w:val="none" w:sz="0" w:space="0" w:color="auto"/>
        <w:left w:val="none" w:sz="0" w:space="0" w:color="auto"/>
        <w:bottom w:val="none" w:sz="0" w:space="0" w:color="auto"/>
        <w:right w:val="none" w:sz="0" w:space="0" w:color="auto"/>
      </w:divBdr>
    </w:div>
    <w:div w:id="2137410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ontario.ca/page/methods-monitoring-fish-populations" TargetMode="External"/><Relationship Id="rId26" Type="http://schemas.openxmlformats.org/officeDocument/2006/relationships/image" Target="media/image9.png"/><Relationship Id="rId39" Type="http://schemas.openxmlformats.org/officeDocument/2006/relationships/hyperlink" Target="https://waves-vagues.dfo-mpo.gc.ca/Library/281840.pdf" TargetMode="External"/><Relationship Id="rId21" Type="http://schemas.openxmlformats.org/officeDocument/2006/relationships/hyperlink" Target="https://waves-vagues.dfo-mpo.gc.ca/Library/331887.pdf" TargetMode="External"/><Relationship Id="rId34" Type="http://schemas.openxmlformats.org/officeDocument/2006/relationships/hyperlink" Target="https://www.federalregister.gov/documents/2018/02/07/2018-02442/list-of-fisheries-for-2018" TargetMode="External"/><Relationship Id="rId42" Type="http://schemas.openxmlformats.org/officeDocument/2006/relationships/hyperlink" Target="https://www.researchgate.net/publication/233638567_Factors_Affecting_the_Responses_of_Marine_Mammals_to_Acoustic_Disturbance" TargetMode="External"/><Relationship Id="rId47" Type="http://schemas.openxmlformats.org/officeDocument/2006/relationships/hyperlink" Target="https://waves-vagues.dfo-mpo.gc.ca/Library/40654345.pdf" TargetMode="Externa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12.png"/><Relationship Id="rId11" Type="http://schemas.openxmlformats.org/officeDocument/2006/relationships/image" Target="media/image2.emf"/><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waves-vagues.dfo-mpo.gc.ca/Library/353989.pdf" TargetMode="External"/><Relationship Id="rId40" Type="http://schemas.openxmlformats.org/officeDocument/2006/relationships/hyperlink" Target="https://www.bmis-bycatch.org/system/files/zotero_attachments/library_1/DL6ER5VA%20-%20Reeves%20et%20al.%20-%202013%20-%20Marine%20mammal%20bycatch%20in%20gillnet%20and%20other%20entangl.pdf" TargetMode="External"/><Relationship Id="rId45" Type="http://schemas.openxmlformats.org/officeDocument/2006/relationships/hyperlink" Target="https://journals.plos.org/plosone/article?id=10.1371/journal.pone.0043966" TargetMode="Externa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hyperlink" Target="https://www.gov.scot/publications/scottish-sea-fisheries-statistics-2019/" TargetMode="External"/><Relationship Id="rId28" Type="http://schemas.openxmlformats.org/officeDocument/2006/relationships/image" Target="media/image11.png"/><Relationship Id="rId36" Type="http://schemas.openxmlformats.org/officeDocument/2006/relationships/hyperlink" Target="https://www.dfo-mpo.gc.ca/species-especes/sara-lep/map-carte/index-eng.html" TargetMode="Externa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waves-vagues.dfo-mpo.gc.ca/Library/40622745.pdf" TargetMode="External"/><Relationship Id="rId31" Type="http://schemas.openxmlformats.org/officeDocument/2006/relationships/image" Target="media/image14.png"/><Relationship Id="rId44" Type="http://schemas.openxmlformats.org/officeDocument/2006/relationships/hyperlink" Target="https://journals.plos.org/plosone/article?id=10.1371/journal.pone.0077908"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www.dfo-mpo.gc.ca/species-especes/sara-lep/identify-eng.html" TargetMode="External"/><Relationship Id="rId43" Type="http://schemas.openxmlformats.org/officeDocument/2006/relationships/hyperlink" Target="https://www.pnas.org/content/114/44/11781" TargetMode="External"/><Relationship Id="rId48" Type="http://schemas.openxmlformats.org/officeDocument/2006/relationships/footer" Target="footer2.xml"/><Relationship Id="rId8" Type="http://schemas.openxmlformats.org/officeDocument/2006/relationships/hyperlink" Target="https://www.lib.sfu.ca/help/publish/thesis/format/declaration-committee"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microsoft.com/office/2018/08/relationships/commentsExtensible" Target="commentsExtensible.xml"/><Relationship Id="rId25" Type="http://schemas.openxmlformats.org/officeDocument/2006/relationships/image" Target="media/image8.png"/><Relationship Id="rId33" Type="http://schemas.openxmlformats.org/officeDocument/2006/relationships/hyperlink" Target="https://waves-vagues.dfo-mpo.gc.ca/Library/353989.pdf" TargetMode="External"/><Relationship Id="rId38" Type="http://schemas.openxmlformats.org/officeDocument/2006/relationships/hyperlink" Target="https://waves-vagues.dfo-mpo.gc.ca/Library/40622745.pdf" TargetMode="External"/><Relationship Id="rId46" Type="http://schemas.openxmlformats.org/officeDocument/2006/relationships/hyperlink" Target="https://www.un.org/Depts/los/global_reporting/WOA_RPROC/Chapter_37.pdf" TargetMode="External"/><Relationship Id="rId20" Type="http://schemas.openxmlformats.org/officeDocument/2006/relationships/image" Target="media/image5.png"/><Relationship Id="rId41" Type="http://schemas.openxmlformats.org/officeDocument/2006/relationships/hyperlink" Target="https://waves-vagues.dfo-mpo.gc.ca/Library/254420-00.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ZKe02</b:Tag>
    <b:SourceType>JournalArticle</b:SourceType>
    <b:Guid>{29DFE055-BA2C-44B1-8775-10F9B1E1D44C}</b:Guid>
    <b:Title>Visualization for Fisheries Management from a Spatiotemporal Perspective</b:Title>
    <b:Year>2002</b:Year>
    <b:Author>
      <b:Author>
        <b:Corporate>Z. Kemp and G. Meaden</b:Corporate>
      </b:Author>
    </b:Author>
    <b:RefOrder>2</b:RefOrder>
  </b:Source>
  <b:Source>
    <b:Tag>Sha18</b:Tag>
    <b:SourceType>JournalArticle</b:SourceType>
    <b:Guid>{CA7DBC67-04A6-4D91-9E0D-136408222381}</b:Guid>
    <b:Author>
      <b:Author>
        <b:Corporate>Sharon Benjamin, Min-Yang Lee, Geret DePiper</b:Corporate>
      </b:Author>
    </b:Author>
    <b:Title>Visualizing Fishing Data as Rasters</b:Title>
    <b:Year>2018</b:Year>
    <b:RefOrder>3</b:RefOrder>
  </b:Source>
  <b:Source>
    <b:Tag>Hir20</b:Tag>
    <b:SourceType>JournalArticle</b:SourceType>
    <b:Guid>{DEA5D807-0C99-4EAF-87EE-E41FE95DE212}</b:Guid>
    <b:Author>
      <b:Author>
        <b:Corporate>Hiroshi Ashida</b:Corporate>
      </b:Author>
    </b:Author>
    <b:Title>Spatial and Temporal Differences in the Reproductive Traits of Skipjack Tuna</b:Title>
    <b:Year>2020</b:Year>
    <b:RefOrder>4</b:RefOrder>
  </b:Source>
  <b:Source>
    <b:Tag>Mar05</b:Tag>
    <b:SourceType>JournalArticle</b:SourceType>
    <b:Guid>{06941C42-47CD-4C4C-9251-9DFD08BC3877}</b:Guid>
    <b:Author>
      <b:Author>
        <b:Corporate>Marlene A. Bellman, Scott A. Heppell, Chris Goldfinger</b:Corporate>
      </b:Author>
    </b:Author>
    <b:Title>Evaluation of a US West Coast Groundfish Habitat Conservation Regulation via Analysis of Spatial and Temporal Patterns of Trawl Fishing Effort</b:Title>
    <b:Year>2005</b:Year>
    <b:RefOrder>5</b:RefOrder>
  </b:Source>
  <b:Source>
    <b:Tag>Aar17</b:Tag>
    <b:SourceType>JournalArticle</b:SourceType>
    <b:Guid>{133629FB-C1ED-4123-AAF2-55474CFFA176}</b:Guid>
    <b:Author>
      <b:Author>
        <b:Corporate>Aaron Elliot, Cheng Hua Hsu</b:Corporate>
      </b:Author>
    </b:Author>
    <b:Title>Time Series Prediction: Predicting Stock Price</b:Title>
    <b:Year>2017</b:Year>
    <b:RefOrder>6</b:RefOrder>
  </b:Source>
  <b:Source>
    <b:Tag>Pat07</b:Tag>
    <b:SourceType>JournalArticle</b:SourceType>
    <b:Guid>{686EA364-22D2-4CB2-B980-9CE071431F62}</b:Guid>
    <b:Author>
      <b:Author>
        <b:Corporate>Patricia Pinto da Silva, Charles Fulcher</b:Corporate>
      </b:Author>
    </b:Author>
    <b:Title>Using GIS to Visualize Land/Sea Connections: Case Study - NE Herring Fishery</b:Title>
    <b:Year>2007</b:Year>
    <b:RefOrder>7</b:RefOrder>
  </b:Source>
  <b:Source>
    <b:Tag>Mic17</b:Tag>
    <b:SourceType>JournalArticle</b:SourceType>
    <b:Guid>{CBFCFB91-EA3E-4341-B43B-3A078BE11C6F}</b:Guid>
    <b:Author>
      <b:Author>
        <b:NameList>
          <b:Person>
            <b:Last>Barrus</b:Last>
            <b:First>Michael</b:First>
          </b:Person>
        </b:NameList>
      </b:Author>
    </b:Author>
    <b:Title>The State of the Salmon</b:Title>
    <b:Year>2017</b:Year>
    <b:RefOrder>8</b:RefOrder>
  </b:Source>
  <b:Source>
    <b:Tag>Yix18</b:Tag>
    <b:SourceType>JournalArticle</b:SourceType>
    <b:Guid>{5E241109-DF2F-448F-A3D8-1129517BFE25}</b:Guid>
    <b:Author>
      <b:Author>
        <b:Corporate>Yixuan Zhang, Kartik Chanana, Cody Dunne</b:Corporate>
      </b:Author>
    </b:Author>
    <b:Title>IDMVis: Temporal Event Sequence Visualization for Type 1 Diabetes Treatment Decision Support</b:Title>
    <b:Year>2018</b:Year>
    <b:RefOrder>9</b:RefOrder>
  </b:Source>
  <b:Source>
    <b:Tag>Sof14</b:Tag>
    <b:SourceType>JournalArticle</b:SourceType>
    <b:Guid>{E6C7489A-D16A-48A2-AB72-4E9A1A08FC5A}</b:Guid>
    <b:Author>
      <b:Author>
        <b:NameList>
          <b:Person>
            <b:Last>Semikina</b:Last>
            <b:First>Sofia</b:First>
          </b:Person>
        </b:NameList>
      </b:Author>
    </b:Author>
    <b:Title>Stress Data Visualization</b:Title>
    <b:Year>2014</b:Year>
    <b:RefOrder>1</b:RefOrder>
  </b:Source>
</b:Sources>
</file>

<file path=customXml/itemProps1.xml><?xml version="1.0" encoding="utf-8"?>
<ds:datastoreItem xmlns:ds="http://schemas.openxmlformats.org/officeDocument/2006/customXml" ds:itemID="{ECDA52AC-B5D7-489E-8C85-536614739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35</Pages>
  <Words>4629</Words>
  <Characters>26391</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SFU Library Thesis Template</vt:lpstr>
    </vt:vector>
  </TitlesOfParts>
  <Manager/>
  <Company>Simon Fraser University</Company>
  <LinksUpToDate>false</LinksUpToDate>
  <CharactersWithSpaces>30959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SFU Library Thesis Template</dc:title>
  <dc:subject/>
  <dc:creator>Library Department</dc:creator>
  <cp:keywords>3.1 - Fall 2020</cp:keywords>
  <dc:description>Updated: Approval changed to Declaration of Committee page; title field on title page - removed "The Title"; Acronyms page - added correct style to all table cells and adjusted width of first column; fixed 5_Ref_AmerAntiq_Author style; fixed tabbing in TOC; added small space before to 3_TableNote; adjusted spacing before and after to the 3_Figure and 3_CaptionBelow styles; added above and below padding for 3_TableData styles; removed 3_TableHead_Centre and 3_TableHead_Right; left justified footnotes</dc:description>
  <cp:lastModifiedBy>Vladymyr Kozyr</cp:lastModifiedBy>
  <cp:revision>14</cp:revision>
  <cp:lastPrinted>2017-01-27T23:47:00Z</cp:lastPrinted>
  <dcterms:created xsi:type="dcterms:W3CDTF">2021-01-04T15:38:00Z</dcterms:created>
  <dcterms:modified xsi:type="dcterms:W3CDTF">2021-02-01T00:38:00Z</dcterms:modified>
  <cp:category/>
</cp:coreProperties>
</file>