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012A4" w14:textId="3CC03DEB" w:rsidR="00384B2C" w:rsidRDefault="00471D96" w:rsidP="000C71AC">
      <w:pPr>
        <w:pStyle w:val="9TitlePageTitle"/>
      </w:pPr>
      <w:r>
        <w:t>Type or paste the title of the work here</w:t>
      </w:r>
    </w:p>
    <w:p w14:paraId="13CB27D0" w14:textId="28E086EA" w:rsidR="007E2B61" w:rsidRPr="007E2B61" w:rsidRDefault="000C0A80" w:rsidP="007E2B61">
      <w:pPr>
        <w:pStyle w:val="9TitlePageText"/>
        <w:rPr>
          <w:b/>
        </w:rPr>
      </w:pPr>
      <w:r w:rsidRPr="007D079E">
        <w:rPr>
          <w:b/>
        </w:rPr>
        <w:t>by</w:t>
      </w:r>
      <w:r>
        <w:br/>
      </w:r>
      <w:r w:rsidR="0067102C" w:rsidRPr="007D079E">
        <w:rPr>
          <w:b/>
        </w:rPr>
        <w:t>[</w:t>
      </w:r>
      <w:proofErr w:type="spellStart"/>
      <w:r w:rsidR="0067102C" w:rsidRPr="007D079E">
        <w:rPr>
          <w:b/>
        </w:rPr>
        <w:t>Firstname</w:t>
      </w:r>
      <w:proofErr w:type="spellEnd"/>
      <w:r w:rsidR="0067102C" w:rsidRPr="007D079E">
        <w:rPr>
          <w:b/>
        </w:rPr>
        <w:t xml:space="preserve"> </w:t>
      </w:r>
      <w:proofErr w:type="spellStart"/>
      <w:r w:rsidR="0067102C" w:rsidRPr="007D079E">
        <w:rPr>
          <w:b/>
        </w:rPr>
        <w:t>Lastname</w:t>
      </w:r>
      <w:proofErr w:type="spellEnd"/>
      <w:r w:rsidR="0067102C" w:rsidRPr="007D079E">
        <w:rPr>
          <w:b/>
        </w:rPr>
        <w:t>]</w:t>
      </w:r>
    </w:p>
    <w:p w14:paraId="197C9323" w14:textId="32A79B70" w:rsidR="00BC3B37" w:rsidRDefault="0067102C" w:rsidP="00BC3B37">
      <w:pPr>
        <w:pStyle w:val="9TitlePageText"/>
      </w:pPr>
      <w:r>
        <w:t>[Previous degree, institution, YEAR]</w:t>
      </w:r>
      <w:r w:rsidR="00BC3B37">
        <w:br/>
      </w:r>
      <w:r>
        <w:t>[Previous degree, institution, YEAR</w:t>
      </w:r>
      <w:r w:rsidR="00962D71">
        <w:t xml:space="preserve"> – if more than one list in descending order</w:t>
      </w:r>
      <w:r>
        <w:t>]</w:t>
      </w:r>
    </w:p>
    <w:p w14:paraId="333A2FAA" w14:textId="48F996DE" w:rsidR="000C0A80" w:rsidRDefault="0067102C" w:rsidP="000C0A80">
      <w:pPr>
        <w:pStyle w:val="9TitlePageText"/>
      </w:pPr>
      <w:r>
        <w:t>[Thesis/Project/Extended Essays]</w:t>
      </w:r>
      <w:r w:rsidR="00384B2C">
        <w:t xml:space="preserve"> </w:t>
      </w:r>
      <w:r w:rsidR="000C0A80">
        <w:t>Submitted in Partial Fulfillment of the</w:t>
      </w:r>
      <w:r w:rsidR="000C0A80">
        <w:br/>
        <w:t>Requirements for the Degree of</w:t>
      </w:r>
      <w:r w:rsidR="000C0A80">
        <w:br/>
      </w:r>
      <w:r>
        <w:t>[Master of…/Doctor of…]</w:t>
      </w:r>
    </w:p>
    <w:p w14:paraId="5A436014" w14:textId="492571FE" w:rsidR="000C0A80" w:rsidRDefault="005166E7" w:rsidP="000C0A80">
      <w:pPr>
        <w:pStyle w:val="9TitlePageText"/>
      </w:pPr>
      <w:r>
        <w:t>i</w:t>
      </w:r>
      <w:r w:rsidR="000C0A80">
        <w:t>n the</w:t>
      </w:r>
      <w:r w:rsidR="000C0A80">
        <w:br/>
      </w:r>
      <w:r w:rsidR="00962D71">
        <w:t>[</w:t>
      </w:r>
      <w:r w:rsidR="0067102C">
        <w:t>School/Department of …]</w:t>
      </w:r>
      <w:r>
        <w:br/>
      </w:r>
      <w:r w:rsidR="0067102C">
        <w:t>[</w:t>
      </w:r>
      <w:r>
        <w:t>Faculty of</w:t>
      </w:r>
      <w:r w:rsidR="00B23EBE">
        <w:t xml:space="preserve"> </w:t>
      </w:r>
      <w:r w:rsidR="001C2BE7">
        <w:t>…</w:t>
      </w:r>
      <w:r w:rsidR="0067102C">
        <w:t>]</w:t>
      </w:r>
    </w:p>
    <w:p w14:paraId="65C9B881" w14:textId="77777777" w:rsidR="000B4421" w:rsidRPr="000B4421" w:rsidRDefault="000B4421" w:rsidP="000B4421">
      <w:pPr>
        <w:pStyle w:val="9TitlePageText"/>
      </w:pPr>
    </w:p>
    <w:p w14:paraId="06B81385" w14:textId="6A9F041F" w:rsidR="000C0A80" w:rsidRDefault="000C0A80" w:rsidP="000C0A80">
      <w:pPr>
        <w:pStyle w:val="9TitlePageText"/>
      </w:pPr>
      <w:r>
        <w:rPr>
          <w:rFonts w:cs="Arial"/>
        </w:rPr>
        <w:t>©</w:t>
      </w:r>
      <w:r>
        <w:t xml:space="preserve"> </w:t>
      </w:r>
      <w:r w:rsidR="0067102C">
        <w:t>[</w:t>
      </w:r>
      <w:proofErr w:type="spellStart"/>
      <w:r w:rsidR="0067102C">
        <w:t>Firstname</w:t>
      </w:r>
      <w:proofErr w:type="spellEnd"/>
      <w:r w:rsidR="0067102C">
        <w:t xml:space="preserve"> </w:t>
      </w:r>
      <w:proofErr w:type="spellStart"/>
      <w:r w:rsidR="0067102C">
        <w:t>Lastname</w:t>
      </w:r>
      <w:proofErr w:type="spellEnd"/>
      <w:r w:rsidR="0067102C">
        <w:t>]</w:t>
      </w:r>
      <w:r w:rsidR="000B56F9">
        <w:t xml:space="preserve"> YEAR</w:t>
      </w:r>
      <w:r>
        <w:br/>
        <w:t>SIMON FRASER UNIVERSITY</w:t>
      </w:r>
      <w:r>
        <w:br/>
      </w:r>
      <w:r w:rsidR="0067102C">
        <w:t>[Term</w:t>
      </w:r>
      <w:r w:rsidR="00D26CE0">
        <w:t xml:space="preserve"> </w:t>
      </w:r>
      <w:r w:rsidR="0067102C">
        <w:t>YEAR]</w:t>
      </w:r>
    </w:p>
    <w:p w14:paraId="2DBEFD46" w14:textId="77777777" w:rsidR="00105D3E" w:rsidRDefault="00105D3E" w:rsidP="00105D3E">
      <w:pPr>
        <w:pStyle w:val="9TitlePageText"/>
      </w:pPr>
    </w:p>
    <w:p w14:paraId="38105075" w14:textId="77777777" w:rsidR="00DC1AAA" w:rsidRPr="00DC1AAA" w:rsidRDefault="00DC1AAA" w:rsidP="00DC1AAA">
      <w:pPr>
        <w:pStyle w:val="1ParaFlushLeft"/>
        <w:jc w:val="center"/>
      </w:pPr>
    </w:p>
    <w:p w14:paraId="1307437E" w14:textId="2B586108" w:rsidR="00105D3E" w:rsidRPr="007D079E" w:rsidRDefault="00DC1AAA" w:rsidP="00B73EFD">
      <w:pPr>
        <w:pStyle w:val="9TitlePageText"/>
        <w:spacing w:line="240" w:lineRule="auto"/>
        <w:rPr>
          <w:sz w:val="20"/>
          <w:szCs w:val="20"/>
        </w:rPr>
      </w:pPr>
      <w:r w:rsidRPr="007D079E">
        <w:rPr>
          <w:noProof/>
          <w:sz w:val="20"/>
          <w:szCs w:val="20"/>
        </w:rPr>
        <w:t xml:space="preserve">Copyright in this work 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28480A5" w14:textId="77777777" w:rsidR="003F6C1D" w:rsidRDefault="003F6C1D" w:rsidP="003F6C1D">
      <w:pPr>
        <w:pStyle w:val="Heading1Preliminary"/>
      </w:pPr>
      <w:bookmarkStart w:id="0" w:name="_Toc63193951"/>
      <w:r>
        <w:lastRenderedPageBreak/>
        <w:t>Declaration of Committee</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96"/>
        <w:gridCol w:w="866"/>
        <w:gridCol w:w="4578"/>
      </w:tblGrid>
      <w:tr w:rsidR="003F6C1D" w:rsidRPr="00D2731A" w14:paraId="21FCB14F" w14:textId="77777777" w:rsidTr="00680B3C">
        <w:tc>
          <w:tcPr>
            <w:tcW w:w="3196" w:type="dxa"/>
          </w:tcPr>
          <w:p w14:paraId="5048088A" w14:textId="77777777" w:rsidR="003F6C1D" w:rsidRPr="00D2731A" w:rsidRDefault="003F6C1D" w:rsidP="00680B3C">
            <w:pPr>
              <w:pStyle w:val="1ParaNoSpace"/>
              <w:rPr>
                <w:b/>
              </w:rPr>
            </w:pPr>
            <w:r w:rsidRPr="00D2731A">
              <w:rPr>
                <w:b/>
              </w:rPr>
              <w:t>Name:</w:t>
            </w:r>
          </w:p>
        </w:tc>
        <w:tc>
          <w:tcPr>
            <w:tcW w:w="5444" w:type="dxa"/>
            <w:gridSpan w:val="2"/>
          </w:tcPr>
          <w:p w14:paraId="767C84B9" w14:textId="77777777" w:rsidR="003F6C1D" w:rsidRPr="00D2731A" w:rsidRDefault="003F6C1D" w:rsidP="00680B3C">
            <w:pPr>
              <w:pStyle w:val="1ParaNoSpace"/>
              <w:rPr>
                <w:b/>
              </w:rPr>
            </w:pPr>
            <w:r w:rsidRPr="00D2731A">
              <w:rPr>
                <w:b/>
              </w:rPr>
              <w:t>[</w:t>
            </w:r>
            <w:proofErr w:type="spellStart"/>
            <w:r w:rsidRPr="00D2731A">
              <w:rPr>
                <w:b/>
              </w:rPr>
              <w:t>Firstname</w:t>
            </w:r>
            <w:proofErr w:type="spellEnd"/>
            <w:r w:rsidRPr="00D2731A">
              <w:rPr>
                <w:b/>
              </w:rPr>
              <w:t xml:space="preserve"> </w:t>
            </w:r>
            <w:proofErr w:type="spellStart"/>
            <w:r w:rsidRPr="00D2731A">
              <w:rPr>
                <w:b/>
              </w:rPr>
              <w:t>Lastname</w:t>
            </w:r>
            <w:proofErr w:type="spellEnd"/>
            <w:r w:rsidRPr="00D2731A">
              <w:rPr>
                <w:b/>
              </w:rPr>
              <w:t>]</w:t>
            </w:r>
          </w:p>
        </w:tc>
      </w:tr>
      <w:tr w:rsidR="003F6C1D" w:rsidRPr="00D2731A" w14:paraId="5AE85B3C" w14:textId="77777777" w:rsidTr="00680B3C">
        <w:tc>
          <w:tcPr>
            <w:tcW w:w="3196" w:type="dxa"/>
          </w:tcPr>
          <w:p w14:paraId="762AE02A" w14:textId="77777777" w:rsidR="003F6C1D" w:rsidRPr="00D2731A" w:rsidRDefault="003F6C1D" w:rsidP="00680B3C">
            <w:pPr>
              <w:pStyle w:val="1ParaNoSpace"/>
              <w:rPr>
                <w:b/>
              </w:rPr>
            </w:pPr>
            <w:r w:rsidRPr="00D2731A">
              <w:rPr>
                <w:b/>
              </w:rPr>
              <w:t>Degree:</w:t>
            </w:r>
          </w:p>
        </w:tc>
        <w:tc>
          <w:tcPr>
            <w:tcW w:w="5444" w:type="dxa"/>
            <w:gridSpan w:val="2"/>
          </w:tcPr>
          <w:p w14:paraId="65E69B80" w14:textId="77777777" w:rsidR="003F6C1D" w:rsidRPr="00D2731A" w:rsidRDefault="003F6C1D" w:rsidP="00680B3C">
            <w:pPr>
              <w:pStyle w:val="1ParaNoSpace"/>
              <w:rPr>
                <w:b/>
              </w:rPr>
            </w:pPr>
            <w:r w:rsidRPr="00D2731A">
              <w:rPr>
                <w:b/>
              </w:rPr>
              <w:t>[Master of …/Doctor of …]</w:t>
            </w:r>
          </w:p>
        </w:tc>
      </w:tr>
      <w:tr w:rsidR="003F6C1D" w:rsidRPr="00D2731A" w14:paraId="5D2832D7" w14:textId="77777777" w:rsidTr="00680B3C">
        <w:tc>
          <w:tcPr>
            <w:tcW w:w="3196" w:type="dxa"/>
          </w:tcPr>
          <w:p w14:paraId="1F00EF8E" w14:textId="77777777" w:rsidR="003F6C1D" w:rsidRPr="00D2731A" w:rsidRDefault="003F6C1D" w:rsidP="00680B3C">
            <w:pPr>
              <w:pStyle w:val="1ParaNoSpace"/>
              <w:rPr>
                <w:b/>
              </w:rPr>
            </w:pPr>
            <w:r w:rsidRPr="00D2731A">
              <w:rPr>
                <w:b/>
              </w:rPr>
              <w:t>T</w:t>
            </w:r>
            <w:r>
              <w:rPr>
                <w:b/>
              </w:rPr>
              <w:t>hesis t</w:t>
            </w:r>
            <w:r w:rsidRPr="00D2731A">
              <w:rPr>
                <w:b/>
              </w:rPr>
              <w:t>itle:</w:t>
            </w:r>
          </w:p>
        </w:tc>
        <w:tc>
          <w:tcPr>
            <w:tcW w:w="5444" w:type="dxa"/>
            <w:gridSpan w:val="2"/>
          </w:tcPr>
          <w:p w14:paraId="01F2DD80" w14:textId="77777777" w:rsidR="003F6C1D" w:rsidRPr="00D2731A" w:rsidRDefault="003F6C1D" w:rsidP="00680B3C">
            <w:pPr>
              <w:pStyle w:val="1ParaNoSpace"/>
              <w:rPr>
                <w:b/>
              </w:rPr>
            </w:pPr>
            <w:r w:rsidRPr="00D2731A">
              <w:rPr>
                <w:b/>
              </w:rPr>
              <w:t>Type or paste the title of the work here</w:t>
            </w:r>
          </w:p>
        </w:tc>
      </w:tr>
      <w:tr w:rsidR="003F6C1D" w14:paraId="1A134CFB" w14:textId="77777777" w:rsidTr="00680B3C">
        <w:tc>
          <w:tcPr>
            <w:tcW w:w="3196" w:type="dxa"/>
          </w:tcPr>
          <w:p w14:paraId="6A335CEA" w14:textId="77777777" w:rsidR="003F6C1D" w:rsidRPr="00C16759" w:rsidRDefault="003F6C1D" w:rsidP="00680B3C">
            <w:pPr>
              <w:pStyle w:val="1ParaNoSpace"/>
              <w:rPr>
                <w:b/>
              </w:rPr>
            </w:pPr>
            <w:r w:rsidRPr="00C16759">
              <w:rPr>
                <w:b/>
              </w:rPr>
              <w:t>Committee:</w:t>
            </w:r>
          </w:p>
        </w:tc>
        <w:tc>
          <w:tcPr>
            <w:tcW w:w="866" w:type="dxa"/>
          </w:tcPr>
          <w:p w14:paraId="4F8062AF" w14:textId="77777777" w:rsidR="003F6C1D" w:rsidRPr="00C16759" w:rsidRDefault="003F6C1D" w:rsidP="00680B3C">
            <w:pPr>
              <w:pStyle w:val="1ParaNoSpace"/>
              <w:rPr>
                <w:b/>
              </w:rPr>
            </w:pPr>
            <w:r w:rsidRPr="00C16759">
              <w:rPr>
                <w:b/>
              </w:rPr>
              <w:t>Chair:</w:t>
            </w:r>
          </w:p>
        </w:tc>
        <w:tc>
          <w:tcPr>
            <w:tcW w:w="4578" w:type="dxa"/>
          </w:tcPr>
          <w:p w14:paraId="0B56C013" w14:textId="77777777" w:rsidR="003F6C1D" w:rsidRDefault="003F6C1D" w:rsidP="00680B3C">
            <w:pPr>
              <w:pStyle w:val="1ParaNoSpace"/>
            </w:pPr>
            <w:r w:rsidRPr="000B56F9">
              <w:t>[</w:t>
            </w:r>
            <w:proofErr w:type="spellStart"/>
            <w:r w:rsidRPr="000B56F9">
              <w:t>Firstname</w:t>
            </w:r>
            <w:proofErr w:type="spellEnd"/>
            <w:r w:rsidRPr="000B56F9">
              <w:t xml:space="preserve"> </w:t>
            </w:r>
            <w:proofErr w:type="spellStart"/>
            <w:r w:rsidRPr="000B56F9">
              <w:t>Lastname</w:t>
            </w:r>
            <w:proofErr w:type="spellEnd"/>
            <w:r w:rsidRPr="000B56F9">
              <w:t>]</w:t>
            </w:r>
            <w:r>
              <w:br/>
              <w:t>[Academic Role, Academic Unit]</w:t>
            </w:r>
          </w:p>
        </w:tc>
      </w:tr>
      <w:tr w:rsidR="003F6C1D" w14:paraId="068F0332" w14:textId="77777777" w:rsidTr="00680B3C">
        <w:tc>
          <w:tcPr>
            <w:tcW w:w="3196" w:type="dxa"/>
          </w:tcPr>
          <w:p w14:paraId="717CF5DF" w14:textId="77777777" w:rsidR="003F6C1D" w:rsidRPr="00C16759" w:rsidRDefault="003F6C1D" w:rsidP="00680B3C">
            <w:pPr>
              <w:pStyle w:val="1ParaNoSpace"/>
              <w:rPr>
                <w:b/>
              </w:rPr>
            </w:pPr>
          </w:p>
        </w:tc>
        <w:tc>
          <w:tcPr>
            <w:tcW w:w="5444" w:type="dxa"/>
            <w:gridSpan w:val="2"/>
          </w:tcPr>
          <w:p w14:paraId="61F17128"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Pr>
                <w:b/>
              </w:rPr>
              <w:br/>
            </w:r>
            <w:r w:rsidRPr="003A36CD">
              <w:t>Supervi</w:t>
            </w:r>
            <w:r w:rsidRPr="0058154B">
              <w:t>s</w:t>
            </w:r>
            <w:r w:rsidRPr="003A36CD">
              <w:t>or</w:t>
            </w:r>
            <w:r>
              <w:br/>
              <w:t>[Academic Role, Academic Unit]</w:t>
            </w:r>
          </w:p>
        </w:tc>
      </w:tr>
      <w:tr w:rsidR="003F6C1D" w14:paraId="3C1B9F28" w14:textId="77777777" w:rsidTr="00680B3C">
        <w:tc>
          <w:tcPr>
            <w:tcW w:w="3196" w:type="dxa"/>
          </w:tcPr>
          <w:p w14:paraId="377A4BB6" w14:textId="77777777" w:rsidR="003F6C1D" w:rsidRPr="00C16759" w:rsidRDefault="003F6C1D" w:rsidP="00680B3C">
            <w:pPr>
              <w:pStyle w:val="1ParaNoSpace"/>
              <w:rPr>
                <w:b/>
              </w:rPr>
            </w:pPr>
          </w:p>
        </w:tc>
        <w:tc>
          <w:tcPr>
            <w:tcW w:w="5444" w:type="dxa"/>
            <w:gridSpan w:val="2"/>
          </w:tcPr>
          <w:p w14:paraId="69B767F2"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Pr>
                <w:b/>
              </w:rPr>
              <w:br/>
            </w:r>
            <w:r>
              <w:t>Committee Member</w:t>
            </w:r>
            <w:r>
              <w:br/>
              <w:t>[Academic Role, Academic Unit]</w:t>
            </w:r>
          </w:p>
        </w:tc>
      </w:tr>
      <w:tr w:rsidR="003F6C1D" w14:paraId="22C25C00" w14:textId="77777777" w:rsidTr="00680B3C">
        <w:tc>
          <w:tcPr>
            <w:tcW w:w="3196" w:type="dxa"/>
          </w:tcPr>
          <w:p w14:paraId="0AB59F1F" w14:textId="77777777" w:rsidR="003F6C1D" w:rsidRPr="00C16759" w:rsidRDefault="003F6C1D" w:rsidP="00680B3C">
            <w:pPr>
              <w:pStyle w:val="1ParaNoSpace"/>
              <w:rPr>
                <w:b/>
              </w:rPr>
            </w:pPr>
          </w:p>
        </w:tc>
        <w:tc>
          <w:tcPr>
            <w:tcW w:w="5444" w:type="dxa"/>
            <w:gridSpan w:val="2"/>
          </w:tcPr>
          <w:p w14:paraId="74A616B7"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sidRPr="003A36CD">
              <w:rPr>
                <w:b/>
              </w:rPr>
              <w:br/>
            </w:r>
            <w:r>
              <w:t>Committee Member</w:t>
            </w:r>
            <w:r>
              <w:br/>
              <w:t>[Academic Role, Academic Unit]</w:t>
            </w:r>
          </w:p>
        </w:tc>
      </w:tr>
      <w:tr w:rsidR="003F6C1D" w14:paraId="71680B2A" w14:textId="77777777" w:rsidTr="00680B3C">
        <w:tc>
          <w:tcPr>
            <w:tcW w:w="3196" w:type="dxa"/>
          </w:tcPr>
          <w:p w14:paraId="155026AC" w14:textId="77777777" w:rsidR="003F6C1D" w:rsidRPr="00C16759" w:rsidRDefault="003F6C1D" w:rsidP="00680B3C">
            <w:pPr>
              <w:pStyle w:val="1ParaNoSpace"/>
              <w:rPr>
                <w:b/>
              </w:rPr>
            </w:pPr>
          </w:p>
        </w:tc>
        <w:tc>
          <w:tcPr>
            <w:tcW w:w="5444" w:type="dxa"/>
            <w:gridSpan w:val="2"/>
          </w:tcPr>
          <w:p w14:paraId="3EE85094"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sidRPr="003A36CD">
              <w:rPr>
                <w:b/>
              </w:rPr>
              <w:br/>
            </w:r>
            <w:r>
              <w:t>Committee Member</w:t>
            </w:r>
            <w:r>
              <w:br/>
              <w:t>[Academic Role, Academic Unit]</w:t>
            </w:r>
          </w:p>
        </w:tc>
      </w:tr>
      <w:tr w:rsidR="003F6C1D" w14:paraId="74EBC7F7" w14:textId="77777777" w:rsidTr="00680B3C">
        <w:tc>
          <w:tcPr>
            <w:tcW w:w="3196" w:type="dxa"/>
          </w:tcPr>
          <w:p w14:paraId="3F813C73" w14:textId="77777777" w:rsidR="003F6C1D" w:rsidRPr="00C16759" w:rsidRDefault="003F6C1D" w:rsidP="00680B3C">
            <w:pPr>
              <w:pStyle w:val="1ParaNoSpace"/>
              <w:rPr>
                <w:b/>
              </w:rPr>
            </w:pPr>
          </w:p>
        </w:tc>
        <w:tc>
          <w:tcPr>
            <w:tcW w:w="5444" w:type="dxa"/>
            <w:gridSpan w:val="2"/>
          </w:tcPr>
          <w:p w14:paraId="5BF8DAB9"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Pr>
                <w:b/>
              </w:rPr>
              <w:br/>
            </w:r>
            <w:r>
              <w:t>Committee Member</w:t>
            </w:r>
            <w:r>
              <w:br/>
              <w:t>[Academic Role, Academic Unit]</w:t>
            </w:r>
          </w:p>
        </w:tc>
      </w:tr>
      <w:tr w:rsidR="003F6C1D" w14:paraId="4A408C9D" w14:textId="77777777" w:rsidTr="00680B3C">
        <w:tc>
          <w:tcPr>
            <w:tcW w:w="3196" w:type="dxa"/>
          </w:tcPr>
          <w:p w14:paraId="146349FE" w14:textId="77777777" w:rsidR="003F6C1D" w:rsidRPr="00C16759" w:rsidRDefault="003F6C1D" w:rsidP="00680B3C">
            <w:pPr>
              <w:pStyle w:val="1ParaNoSpace"/>
              <w:rPr>
                <w:b/>
              </w:rPr>
            </w:pPr>
          </w:p>
        </w:tc>
        <w:tc>
          <w:tcPr>
            <w:tcW w:w="5444" w:type="dxa"/>
            <w:gridSpan w:val="2"/>
          </w:tcPr>
          <w:p w14:paraId="401A411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br/>
              <w:t>Examiner</w:t>
            </w:r>
            <w:r>
              <w:br/>
              <w:t>[Academic Role, Academic Unit]</w:t>
            </w:r>
          </w:p>
        </w:tc>
      </w:tr>
      <w:tr w:rsidR="003F6C1D" w14:paraId="5CF923CF" w14:textId="77777777" w:rsidTr="00680B3C">
        <w:tc>
          <w:tcPr>
            <w:tcW w:w="3196" w:type="dxa"/>
          </w:tcPr>
          <w:p w14:paraId="295F3AC7" w14:textId="77777777" w:rsidR="003F6C1D" w:rsidRPr="00C16759" w:rsidRDefault="003F6C1D" w:rsidP="00680B3C">
            <w:pPr>
              <w:pStyle w:val="1ParaNoSpace"/>
              <w:rPr>
                <w:b/>
              </w:rPr>
            </w:pPr>
          </w:p>
        </w:tc>
        <w:tc>
          <w:tcPr>
            <w:tcW w:w="5444" w:type="dxa"/>
            <w:gridSpan w:val="2"/>
          </w:tcPr>
          <w:p w14:paraId="455EB2A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br/>
              <w:t>External Examiner</w:t>
            </w:r>
            <w:r>
              <w:t xml:space="preserve"> </w:t>
            </w:r>
            <w:r>
              <w:br/>
              <w:t>[Academic or Professional Role, Academic Unit]</w:t>
            </w:r>
            <w:r>
              <w:br/>
              <w:t>[Institution]</w:t>
            </w:r>
          </w:p>
        </w:tc>
      </w:tr>
    </w:tbl>
    <w:p w14:paraId="5CDFA64C" w14:textId="77777777" w:rsidR="003F6C1D" w:rsidRDefault="003F6C1D" w:rsidP="003F6C1D">
      <w:pPr>
        <w:pStyle w:val="1ParaFlushLeft"/>
      </w:pPr>
    </w:p>
    <w:p w14:paraId="216D45DA" w14:textId="47B43672" w:rsidR="00D2731A" w:rsidRPr="00D96FF9" w:rsidRDefault="00B73EFD" w:rsidP="002D0F75">
      <w:pPr>
        <w:pStyle w:val="1ParaFlushLeft"/>
        <w:rPr>
          <w:highlight w:val="yellow"/>
        </w:rPr>
      </w:pPr>
      <w:r w:rsidRPr="006E47E4">
        <w:rPr>
          <w:highlight w:val="yellow"/>
        </w:rPr>
        <w:t xml:space="preserve">Please review the </w:t>
      </w:r>
      <w:r w:rsidR="003F6C1D">
        <w:rPr>
          <w:highlight w:val="yellow"/>
        </w:rPr>
        <w:t>Declaration of Committee</w:t>
      </w:r>
      <w:r w:rsidRPr="00D2731A">
        <w:rPr>
          <w:highlight w:val="yellow"/>
        </w:rPr>
        <w:t xml:space="preserve"> page instructions</w:t>
      </w:r>
      <w:r w:rsidRPr="006E47E4">
        <w:rPr>
          <w:highlight w:val="yellow"/>
        </w:rPr>
        <w:t xml:space="preserve"> on the library’s thesis webs</w:t>
      </w:r>
      <w:r w:rsidR="00D2731A">
        <w:rPr>
          <w:highlight w:val="yellow"/>
        </w:rPr>
        <w:t xml:space="preserve">ite before completing this page: </w:t>
      </w:r>
      <w:r w:rsidR="00D96FF9">
        <w:rPr>
          <w:highlight w:val="yellow"/>
        </w:rPr>
        <w:br/>
      </w:r>
      <w:hyperlink r:id="rId8" w:history="1">
        <w:r w:rsidR="00D96FF9" w:rsidRPr="00D96FF9">
          <w:rPr>
            <w:rStyle w:val="Hyperlink"/>
            <w:b/>
            <w:highlight w:val="yellow"/>
          </w:rPr>
          <w:t>https://www.lib.sfu.ca/help/publish/thesis/format/declaration-committee</w:t>
        </w:r>
      </w:hyperlink>
      <w:r w:rsidRPr="00D96FF9">
        <w:rPr>
          <w:highlight w:val="yellow"/>
        </w:rPr>
        <w:t xml:space="preserve"> </w:t>
      </w:r>
    </w:p>
    <w:p w14:paraId="72C8D5EC" w14:textId="781D6E78" w:rsidR="00C42783" w:rsidRDefault="00B73EFD" w:rsidP="002D0F75">
      <w:pPr>
        <w:pStyle w:val="1ParaFlushLeft"/>
      </w:pPr>
      <w:r w:rsidRPr="006E47E4">
        <w:rPr>
          <w:highlight w:val="yellow"/>
        </w:rPr>
        <w:t>Remember to delete this note before submission.</w:t>
      </w:r>
    </w:p>
    <w:p w14:paraId="737AF15A" w14:textId="4E89F67E" w:rsidR="008E242A" w:rsidRDefault="008E242A" w:rsidP="00E10BCA">
      <w:pPr>
        <w:pStyle w:val="Heading1Preliminary"/>
      </w:pPr>
      <w:bookmarkStart w:id="1" w:name="_Toc63193952"/>
      <w:r>
        <w:lastRenderedPageBreak/>
        <w:t>Ethics Statement</w:t>
      </w:r>
      <w:bookmarkEnd w:id="1"/>
    </w:p>
    <w:p w14:paraId="1DC20FB9" w14:textId="69CEE9D4" w:rsidR="008E242A" w:rsidRDefault="008E242A" w:rsidP="00C16759">
      <w:pPr>
        <w:pStyle w:val="3FigureNoCaptionOrNote"/>
      </w:pPr>
      <w:r>
        <w:drawing>
          <wp:inline distT="0" distB="0" distL="0" distR="0" wp14:anchorId="540808E7" wp14:editId="59EA7551">
            <wp:extent cx="5486400" cy="4798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thics Statement update Feb 2016.png"/>
                    <pic:cNvPicPr/>
                  </pic:nvPicPr>
                  <pic:blipFill rotWithShape="1">
                    <a:blip r:embed="rId9" cstate="print">
                      <a:extLst>
                        <a:ext uri="{28A0092B-C50C-407E-A947-70E740481C1C}">
                          <a14:useLocalDpi xmlns:a14="http://schemas.microsoft.com/office/drawing/2010/main" val="0"/>
                        </a:ext>
                      </a:extLst>
                    </a:blip>
                    <a:srcRect t="-5664"/>
                    <a:stretch/>
                  </pic:blipFill>
                  <pic:spPr bwMode="auto">
                    <a:xfrm>
                      <a:off x="0" y="0"/>
                      <a:ext cx="5486400" cy="47980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947385A" w14:textId="054936BA" w:rsidR="00C16759" w:rsidRPr="00F03B4B" w:rsidRDefault="00F03B4B" w:rsidP="00F03B4B">
      <w:pPr>
        <w:pStyle w:val="1ParaNoSpace"/>
        <w:rPr>
          <w:highlight w:val="yellow"/>
        </w:rPr>
      </w:pPr>
      <w:r w:rsidRPr="00F03B4B">
        <w:rPr>
          <w:highlight w:val="yellow"/>
        </w:rPr>
        <w:t>This page must appear as p. iii if your research required ethics approval. Remember to delete this note before submission.</w:t>
      </w:r>
    </w:p>
    <w:p w14:paraId="3156DE88" w14:textId="2C0497D5" w:rsidR="00F03B4B" w:rsidRPr="00F03B4B" w:rsidRDefault="00F03B4B" w:rsidP="00F03B4B">
      <w:pPr>
        <w:pStyle w:val="1ParaNoSpace"/>
        <w:rPr>
          <w:highlight w:val="yellow"/>
        </w:rPr>
      </w:pPr>
      <w:r w:rsidRPr="00F03B4B">
        <w:rPr>
          <w:highlight w:val="yellow"/>
        </w:rPr>
        <w:t>If an ethics exemption was granted, this page must be removed.</w:t>
      </w:r>
    </w:p>
    <w:p w14:paraId="47418D1C" w14:textId="77777777" w:rsidR="00F03B4B" w:rsidRPr="00F03B4B" w:rsidRDefault="00F03B4B" w:rsidP="00F03B4B">
      <w:pPr>
        <w:pStyle w:val="1ParaNoSpace"/>
        <w:rPr>
          <w:highlight w:val="yellow"/>
        </w:rPr>
      </w:pPr>
      <w:r w:rsidRPr="00F03B4B">
        <w:rPr>
          <w:highlight w:val="yellow"/>
        </w:rPr>
        <w:t xml:space="preserve">If ethics approval was not required, this page must be removed. </w:t>
      </w:r>
    </w:p>
    <w:p w14:paraId="7BD702A7" w14:textId="38CF56FF" w:rsidR="00F03B4B" w:rsidRPr="00F03B4B" w:rsidRDefault="00F03B4B" w:rsidP="00F03B4B">
      <w:pPr>
        <w:pStyle w:val="1ParaNoSpace"/>
      </w:pPr>
      <w:r w:rsidRPr="00F03B4B">
        <w:rPr>
          <w:highlight w:val="yellow"/>
        </w:rPr>
        <w:t>Remember to update the Table of Contents after removing this page.</w:t>
      </w:r>
    </w:p>
    <w:p w14:paraId="27BA7813" w14:textId="77777777" w:rsidR="000C0A80" w:rsidRDefault="00751639" w:rsidP="00E10BCA">
      <w:pPr>
        <w:pStyle w:val="Heading1Preliminary"/>
      </w:pPr>
      <w:bookmarkStart w:id="2" w:name="_Toc63193953"/>
      <w:r>
        <w:lastRenderedPageBreak/>
        <w:t>Abstract</w:t>
      </w:r>
      <w:bookmarkEnd w:id="2"/>
    </w:p>
    <w:p w14:paraId="208CC561" w14:textId="419F9358" w:rsidR="006B3698" w:rsidRDefault="006B3698" w:rsidP="006B3698">
      <w:pPr>
        <w:pStyle w:val="1ParaFlushLeft"/>
      </w:pPr>
      <w:r>
        <w:t>Fishery data visualization plays important role for companies in countries with developed fishery infrastructure</w:t>
      </w:r>
    </w:p>
    <w:p w14:paraId="3E66C147" w14:textId="1D2E9EBF" w:rsidR="00950736" w:rsidRPr="00950736" w:rsidRDefault="00950736" w:rsidP="006B3698">
      <w:pPr>
        <w:pStyle w:val="1ParaFlushLeft"/>
        <w:rPr>
          <w:rFonts w:ascii="Times New Roman" w:hAnsi="Times New Roman" w:cs="Times New Roman"/>
          <w:sz w:val="24"/>
          <w:szCs w:val="24"/>
        </w:rPr>
      </w:pPr>
      <w:r w:rsidRPr="00950736">
        <w:t>In my paper I am going to show trends, anomalies, year-by-year comparison (drill-down) of fishing catches and money value. </w:t>
      </w:r>
    </w:p>
    <w:p w14:paraId="07119671" w14:textId="77777777" w:rsidR="00950736" w:rsidRPr="00950736" w:rsidRDefault="00950736" w:rsidP="006B3698">
      <w:pPr>
        <w:pStyle w:val="1ParaFlushLeft"/>
        <w:rPr>
          <w:rFonts w:ascii="Times New Roman" w:hAnsi="Times New Roman" w:cs="Times New Roman"/>
          <w:sz w:val="24"/>
          <w:szCs w:val="24"/>
        </w:rPr>
      </w:pPr>
      <w:r w:rsidRPr="00950736">
        <w:t>Showing correlation between these two parameters for each Canada province and fish species is a main part of the work.</w:t>
      </w:r>
    </w:p>
    <w:p w14:paraId="48C511C4" w14:textId="77777777" w:rsidR="00950736" w:rsidRPr="00950736" w:rsidRDefault="00950736" w:rsidP="006B3698">
      <w:pPr>
        <w:pStyle w:val="1ParaFlushLeft"/>
        <w:rPr>
          <w:rFonts w:ascii="Times New Roman" w:hAnsi="Times New Roman" w:cs="Times New Roman"/>
          <w:sz w:val="24"/>
          <w:szCs w:val="24"/>
        </w:rPr>
      </w:pPr>
      <w:r w:rsidRPr="00950736">
        <w:t xml:space="preserve">This will provide a user-friendly way to show all necessary data for non-domain expert users in a web browser, using the novel </w:t>
      </w:r>
      <w:proofErr w:type="spellStart"/>
      <w:r w:rsidRPr="00950736">
        <w:t>js</w:t>
      </w:r>
      <w:proofErr w:type="spellEnd"/>
      <w:r w:rsidRPr="00950736">
        <w:t xml:space="preserve"> library </w:t>
      </w:r>
      <w:proofErr w:type="spellStart"/>
      <w:r w:rsidRPr="00950736">
        <w:t>amCharts</w:t>
      </w:r>
      <w:proofErr w:type="spellEnd"/>
      <w:r w:rsidRPr="00950736">
        <w:t>.</w:t>
      </w:r>
    </w:p>
    <w:p w14:paraId="4B476631" w14:textId="77777777" w:rsidR="00950736" w:rsidRPr="00950736" w:rsidRDefault="00950736" w:rsidP="006B3698">
      <w:pPr>
        <w:pStyle w:val="1ParaFlushLeft"/>
        <w:rPr>
          <w:rFonts w:ascii="Times New Roman" w:hAnsi="Times New Roman" w:cs="Times New Roman"/>
          <w:sz w:val="24"/>
          <w:szCs w:val="24"/>
        </w:rPr>
      </w:pPr>
      <w:r w:rsidRPr="00950736">
        <w:t>Tool will help users to see/identify issues with fish amounts in certain regions as well as help fishery managers to add or remove restrictions on fish quotas etc. The tool can help to answer questions like “Which species is being caught and how much of it?” or “Is the biological diversity of the fishery threatened?”</w:t>
      </w:r>
    </w:p>
    <w:p w14:paraId="5D666F92" w14:textId="77777777" w:rsidR="00950736" w:rsidRDefault="00950736" w:rsidP="006B3698">
      <w:pPr>
        <w:pStyle w:val="1ParaFlushLeft"/>
        <w:rPr>
          <w:lang w:val="en-US"/>
        </w:rPr>
      </w:pPr>
      <w:r w:rsidRPr="00950736">
        <w:rPr>
          <w:lang w:val="en-US"/>
        </w:rPr>
        <w:t>Having it in a web browser is very handy for users because they don’t have to install software on their computers which may not be compatible with OS.</w:t>
      </w:r>
      <w:r w:rsidRPr="00950736">
        <w:rPr>
          <w:lang w:val="en-US"/>
        </w:rPr>
        <w:br/>
        <w:t xml:space="preserve">This will be a highly accessible </w:t>
      </w:r>
      <w:proofErr w:type="spellStart"/>
      <w:r w:rsidRPr="00950736">
        <w:rPr>
          <w:lang w:val="en-US"/>
        </w:rPr>
        <w:t>multi platform</w:t>
      </w:r>
      <w:proofErr w:type="spellEnd"/>
      <w:r w:rsidRPr="00950736">
        <w:rPr>
          <w:lang w:val="en-US"/>
        </w:rPr>
        <w:t xml:space="preserve"> tool which will help to analyze table data much quicker and will give some answers for users who are interested in the fishery domain.</w:t>
      </w:r>
    </w:p>
    <w:p w14:paraId="0E2802A6" w14:textId="1E6C9E30" w:rsidR="00200B9E" w:rsidRPr="00200B9E" w:rsidRDefault="00B36210" w:rsidP="00950736">
      <w:pPr>
        <w:pStyle w:val="1ParaFlushLeft"/>
        <w:ind w:left="1440" w:hanging="1440"/>
      </w:pPr>
      <w:r w:rsidRPr="0082303B">
        <w:rPr>
          <w:b/>
        </w:rPr>
        <w:t>Keywords</w:t>
      </w:r>
      <w:r>
        <w:t>:</w:t>
      </w:r>
      <w:r w:rsidR="004E0E0C">
        <w:t xml:space="preserve"> </w:t>
      </w:r>
      <w:r w:rsidR="0082303B">
        <w:tab/>
      </w:r>
      <w:r w:rsidR="006B3698">
        <w:t>fishery</w:t>
      </w:r>
      <w:r w:rsidR="00F01811">
        <w:t xml:space="preserve">; </w:t>
      </w:r>
      <w:r w:rsidR="006B3698">
        <w:t>web-interface</w:t>
      </w:r>
      <w:r w:rsidR="008B1FCF">
        <w:t xml:space="preserve">; </w:t>
      </w:r>
      <w:r w:rsidR="006B3698">
        <w:t>visualization</w:t>
      </w:r>
      <w:r w:rsidR="008B1FCF">
        <w:t xml:space="preserve">; </w:t>
      </w:r>
      <w:r w:rsidR="006B3698">
        <w:t>online platform</w:t>
      </w:r>
    </w:p>
    <w:p w14:paraId="279134F9" w14:textId="77777777" w:rsidR="00751639" w:rsidRPr="0082303B" w:rsidRDefault="00751639" w:rsidP="00E10BCA">
      <w:pPr>
        <w:pStyle w:val="Heading1Preliminary"/>
        <w:rPr>
          <w:color w:val="auto"/>
        </w:rPr>
      </w:pPr>
      <w:bookmarkStart w:id="3" w:name="_Toc63193954"/>
      <w:r w:rsidRPr="0082303B">
        <w:rPr>
          <w:color w:val="auto"/>
        </w:rPr>
        <w:lastRenderedPageBreak/>
        <w:t>Dedication</w:t>
      </w:r>
      <w:bookmarkEnd w:id="3"/>
    </w:p>
    <w:p w14:paraId="7E2A1455" w14:textId="00CCCBC9" w:rsidR="00B46017" w:rsidRDefault="00276693" w:rsidP="00EC11BC">
      <w:pPr>
        <w:pStyle w:val="1ParaFlushLeft"/>
      </w:pPr>
      <w:r>
        <w:t>This i</w:t>
      </w:r>
      <w:r w:rsidR="00F01811">
        <w:t>s an optional page. Use your choice of paragraph</w:t>
      </w:r>
      <w:r w:rsidR="00B23EBE">
        <w:t xml:space="preserve"> style </w:t>
      </w:r>
      <w:r w:rsidR="00910A03">
        <w:t>for text on this page (</w:t>
      </w:r>
      <w:r w:rsidR="00910A03" w:rsidRPr="00910A03">
        <w:rPr>
          <w:b/>
        </w:rPr>
        <w:t>1_Para_FlushLeft</w:t>
      </w:r>
      <w:r w:rsidR="00910A03">
        <w:t xml:space="preserve"> shown here).</w:t>
      </w:r>
    </w:p>
    <w:p w14:paraId="4BB298C3" w14:textId="23396865" w:rsidR="00C16759" w:rsidRPr="00C16759" w:rsidRDefault="00C16759" w:rsidP="00C16759">
      <w:pPr>
        <w:pStyle w:val="1ParaFlushLeft"/>
      </w:pPr>
      <w:r>
        <w:t xml:space="preserve">To hide the heading at the top of this page, select the text and change the text colour to white. </w:t>
      </w:r>
    </w:p>
    <w:p w14:paraId="2F5AEE33" w14:textId="77777777" w:rsidR="00751639" w:rsidRDefault="00751639" w:rsidP="00E10BCA">
      <w:pPr>
        <w:pStyle w:val="Heading1Preliminary"/>
      </w:pPr>
      <w:bookmarkStart w:id="4" w:name="_Toc63193955"/>
      <w:r>
        <w:lastRenderedPageBreak/>
        <w:t>Acknowledgements</w:t>
      </w:r>
      <w:bookmarkEnd w:id="4"/>
    </w:p>
    <w:p w14:paraId="5E728AC9" w14:textId="6C66A7FB" w:rsidR="00276693" w:rsidRPr="00276693" w:rsidRDefault="00276693" w:rsidP="00EC11BC">
      <w:pPr>
        <w:pStyle w:val="1Para"/>
      </w:pPr>
      <w:r>
        <w:t xml:space="preserve">This is an optional page. </w:t>
      </w:r>
      <w:r w:rsidR="00F01811">
        <w:t>Use</w:t>
      </w:r>
      <w:r w:rsidR="00B23EBE">
        <w:t xml:space="preserve"> your choice of paragraph style</w:t>
      </w:r>
      <w:r w:rsidR="00910A03">
        <w:t xml:space="preserve"> for text on this page (</w:t>
      </w:r>
      <w:r w:rsidR="00910A03" w:rsidRPr="00662F96">
        <w:rPr>
          <w:b/>
        </w:rPr>
        <w:t>1_Para</w:t>
      </w:r>
      <w:r w:rsidR="00910A03">
        <w:t xml:space="preserve"> shown here).</w:t>
      </w:r>
      <w:r w:rsidR="00485631">
        <w:t xml:space="preserve"> </w:t>
      </w:r>
    </w:p>
    <w:p w14:paraId="6B431FCD" w14:textId="77777777" w:rsidR="00751639" w:rsidRDefault="00751639" w:rsidP="00DB02CC">
      <w:pPr>
        <w:pStyle w:val="Heading1Preliminary"/>
        <w:tabs>
          <w:tab w:val="left" w:pos="1170"/>
        </w:tabs>
      </w:pPr>
      <w:bookmarkStart w:id="5" w:name="_Toc63193956"/>
      <w:r>
        <w:lastRenderedPageBreak/>
        <w:t>Table of Contents</w:t>
      </w:r>
      <w:bookmarkEnd w:id="5"/>
    </w:p>
    <w:p w14:paraId="6F5658EE" w14:textId="7592F69B" w:rsidR="00CE4054" w:rsidRDefault="00E92C0F">
      <w:pPr>
        <w:pStyle w:val="TOC2"/>
        <w:rPr>
          <w:ins w:id="6" w:author="Vladymyr Kozyr" w:date="2021-02-02T21:32:00Z"/>
          <w:rFonts w:asciiTheme="minorHAnsi" w:eastAsiaTheme="minorEastAsia" w:hAnsiTheme="minorHAnsi"/>
          <w:bCs w:val="0"/>
          <w:noProof/>
          <w:sz w:val="24"/>
          <w:szCs w:val="24"/>
          <w:lang w:val="en-CA"/>
        </w:rPr>
      </w:pPr>
      <w:r>
        <w:rPr>
          <w:rFonts w:asciiTheme="minorHAnsi" w:hAnsiTheme="minorHAnsi"/>
          <w:sz w:val="20"/>
        </w:rPr>
        <w:fldChar w:fldCharType="begin"/>
      </w:r>
      <w:r>
        <w:rPr>
          <w:rFonts w:asciiTheme="minorHAnsi" w:hAnsiTheme="minorHAnsi"/>
          <w:sz w:val="20"/>
        </w:rPr>
        <w:instrText xml:space="preserve"> TOC \o "1-4" \h \z \u </w:instrText>
      </w:r>
      <w:r>
        <w:rPr>
          <w:rFonts w:asciiTheme="minorHAnsi" w:hAnsiTheme="minorHAnsi"/>
          <w:sz w:val="20"/>
        </w:rPr>
        <w:fldChar w:fldCharType="separate"/>
      </w:r>
      <w:ins w:id="7" w:author="Vladymyr Kozyr" w:date="2021-02-02T21:32:00Z">
        <w:r w:rsidR="00CE4054" w:rsidRPr="00DF1918">
          <w:rPr>
            <w:rStyle w:val="Hyperlink"/>
            <w:noProof/>
          </w:rPr>
          <w:fldChar w:fldCharType="begin"/>
        </w:r>
        <w:r w:rsidR="00CE4054" w:rsidRPr="00DF1918">
          <w:rPr>
            <w:rStyle w:val="Hyperlink"/>
            <w:noProof/>
          </w:rPr>
          <w:instrText xml:space="preserve"> </w:instrText>
        </w:r>
        <w:r w:rsidR="00CE4054">
          <w:rPr>
            <w:noProof/>
          </w:rPr>
          <w:instrText>HYPERLINK \l "_Toc63193951"</w:instrText>
        </w:r>
        <w:r w:rsidR="00CE4054" w:rsidRPr="00DF1918">
          <w:rPr>
            <w:rStyle w:val="Hyperlink"/>
            <w:noProof/>
          </w:rPr>
          <w:instrText xml:space="preserve"> </w:instrText>
        </w:r>
        <w:r w:rsidR="00CE4054" w:rsidRPr="00DF1918">
          <w:rPr>
            <w:rStyle w:val="Hyperlink"/>
            <w:noProof/>
          </w:rPr>
          <w:fldChar w:fldCharType="separate"/>
        </w:r>
        <w:r w:rsidR="00CE4054" w:rsidRPr="00DF1918">
          <w:rPr>
            <w:rStyle w:val="Hyperlink"/>
            <w:noProof/>
          </w:rPr>
          <w:t>Declaration of Committee</w:t>
        </w:r>
        <w:r w:rsidR="00CE4054">
          <w:rPr>
            <w:noProof/>
            <w:webHidden/>
          </w:rPr>
          <w:tab/>
        </w:r>
        <w:r w:rsidR="00CE4054">
          <w:rPr>
            <w:noProof/>
            <w:webHidden/>
          </w:rPr>
          <w:fldChar w:fldCharType="begin"/>
        </w:r>
        <w:r w:rsidR="00CE4054">
          <w:rPr>
            <w:noProof/>
            <w:webHidden/>
          </w:rPr>
          <w:instrText xml:space="preserve"> PAGEREF _Toc63193951 \h </w:instrText>
        </w:r>
      </w:ins>
      <w:r w:rsidR="00CE4054">
        <w:rPr>
          <w:noProof/>
          <w:webHidden/>
        </w:rPr>
      </w:r>
      <w:r w:rsidR="00CE4054">
        <w:rPr>
          <w:noProof/>
          <w:webHidden/>
        </w:rPr>
        <w:fldChar w:fldCharType="separate"/>
      </w:r>
      <w:ins w:id="8" w:author="Vladymyr Kozyr" w:date="2021-02-02T21:32:00Z">
        <w:r w:rsidR="00CE4054">
          <w:rPr>
            <w:noProof/>
            <w:webHidden/>
          </w:rPr>
          <w:t>ii</w:t>
        </w:r>
        <w:r w:rsidR="00CE4054">
          <w:rPr>
            <w:noProof/>
            <w:webHidden/>
          </w:rPr>
          <w:fldChar w:fldCharType="end"/>
        </w:r>
        <w:r w:rsidR="00CE4054" w:rsidRPr="00DF1918">
          <w:rPr>
            <w:rStyle w:val="Hyperlink"/>
            <w:noProof/>
          </w:rPr>
          <w:fldChar w:fldCharType="end"/>
        </w:r>
      </w:ins>
    </w:p>
    <w:p w14:paraId="5E9EA4C2" w14:textId="51008F82" w:rsidR="00CE4054" w:rsidRDefault="00CE4054">
      <w:pPr>
        <w:pStyle w:val="TOC2"/>
        <w:rPr>
          <w:ins w:id="9" w:author="Vladymyr Kozyr" w:date="2021-02-02T21:32:00Z"/>
          <w:rFonts w:asciiTheme="minorHAnsi" w:eastAsiaTheme="minorEastAsia" w:hAnsiTheme="minorHAnsi"/>
          <w:bCs w:val="0"/>
          <w:noProof/>
          <w:sz w:val="24"/>
          <w:szCs w:val="24"/>
          <w:lang w:val="en-CA"/>
        </w:rPr>
      </w:pPr>
      <w:ins w:id="10"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"_Toc63193952"</w:instrText>
        </w:r>
        <w:r w:rsidRPr="00DF1918">
          <w:rPr>
            <w:rStyle w:val="Hyperlink"/>
            <w:noProof/>
          </w:rPr>
          <w:instrText xml:space="preserve"> </w:instrText>
        </w:r>
        <w:r w:rsidRPr="00DF1918">
          <w:rPr>
            <w:rStyle w:val="Hyperlink"/>
            <w:noProof/>
          </w:rPr>
          <w:fldChar w:fldCharType="separate"/>
        </w:r>
        <w:r w:rsidRPr="00DF1918">
          <w:rPr>
            <w:rStyle w:val="Hyperlink"/>
            <w:noProof/>
          </w:rPr>
          <w:t>Ethics Statement</w:t>
        </w:r>
        <w:r>
          <w:rPr>
            <w:noProof/>
            <w:webHidden/>
          </w:rPr>
          <w:tab/>
        </w:r>
        <w:r>
          <w:rPr>
            <w:noProof/>
            <w:webHidden/>
          </w:rPr>
          <w:fldChar w:fldCharType="begin"/>
        </w:r>
        <w:r>
          <w:rPr>
            <w:noProof/>
            <w:webHidden/>
          </w:rPr>
          <w:instrText xml:space="preserve"> PAGEREF _Toc63193952 \h </w:instrText>
        </w:r>
      </w:ins>
      <w:r>
        <w:rPr>
          <w:noProof/>
          <w:webHidden/>
        </w:rPr>
      </w:r>
      <w:r>
        <w:rPr>
          <w:noProof/>
          <w:webHidden/>
        </w:rPr>
        <w:fldChar w:fldCharType="separate"/>
      </w:r>
      <w:ins w:id="11" w:author="Vladymyr Kozyr" w:date="2021-02-02T21:32:00Z">
        <w:r>
          <w:rPr>
            <w:noProof/>
            <w:webHidden/>
          </w:rPr>
          <w:t>iii</w:t>
        </w:r>
        <w:r>
          <w:rPr>
            <w:noProof/>
            <w:webHidden/>
          </w:rPr>
          <w:fldChar w:fldCharType="end"/>
        </w:r>
        <w:r w:rsidRPr="00DF1918">
          <w:rPr>
            <w:rStyle w:val="Hyperlink"/>
            <w:noProof/>
          </w:rPr>
          <w:fldChar w:fldCharType="end"/>
        </w:r>
      </w:ins>
    </w:p>
    <w:p w14:paraId="0723A1E3" w14:textId="4314A32F" w:rsidR="00CE4054" w:rsidRDefault="00CE4054">
      <w:pPr>
        <w:pStyle w:val="TOC2"/>
        <w:rPr>
          <w:ins w:id="12" w:author="Vladymyr Kozyr" w:date="2021-02-02T21:32:00Z"/>
          <w:rFonts w:asciiTheme="minorHAnsi" w:eastAsiaTheme="minorEastAsia" w:hAnsiTheme="minorHAnsi"/>
          <w:bCs w:val="0"/>
          <w:noProof/>
          <w:sz w:val="24"/>
          <w:szCs w:val="24"/>
          <w:lang w:val="en-CA"/>
        </w:rPr>
      </w:pPr>
      <w:ins w:id="13"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"_Toc63193953"</w:instrText>
        </w:r>
        <w:r w:rsidRPr="00DF1918">
          <w:rPr>
            <w:rStyle w:val="Hyperlink"/>
            <w:noProof/>
          </w:rPr>
          <w:instrText xml:space="preserve"> </w:instrText>
        </w:r>
        <w:r w:rsidRPr="00DF1918">
          <w:rPr>
            <w:rStyle w:val="Hyperlink"/>
            <w:noProof/>
          </w:rPr>
          <w:fldChar w:fldCharType="separate"/>
        </w:r>
        <w:r w:rsidRPr="00DF1918">
          <w:rPr>
            <w:rStyle w:val="Hyperlink"/>
            <w:noProof/>
          </w:rPr>
          <w:t>Abstract</w:t>
        </w:r>
        <w:r>
          <w:rPr>
            <w:noProof/>
            <w:webHidden/>
          </w:rPr>
          <w:tab/>
        </w:r>
        <w:r>
          <w:rPr>
            <w:noProof/>
            <w:webHidden/>
          </w:rPr>
          <w:fldChar w:fldCharType="begin"/>
        </w:r>
        <w:r>
          <w:rPr>
            <w:noProof/>
            <w:webHidden/>
          </w:rPr>
          <w:instrText xml:space="preserve"> PAGEREF _Toc63193953 \h </w:instrText>
        </w:r>
      </w:ins>
      <w:r>
        <w:rPr>
          <w:noProof/>
          <w:webHidden/>
        </w:rPr>
      </w:r>
      <w:r>
        <w:rPr>
          <w:noProof/>
          <w:webHidden/>
        </w:rPr>
        <w:fldChar w:fldCharType="separate"/>
      </w:r>
      <w:ins w:id="14" w:author="Vladymyr Kozyr" w:date="2021-02-02T21:32:00Z">
        <w:r>
          <w:rPr>
            <w:noProof/>
            <w:webHidden/>
          </w:rPr>
          <w:t>iv</w:t>
        </w:r>
        <w:r>
          <w:rPr>
            <w:noProof/>
            <w:webHidden/>
          </w:rPr>
          <w:fldChar w:fldCharType="end"/>
        </w:r>
        <w:r w:rsidRPr="00DF1918">
          <w:rPr>
            <w:rStyle w:val="Hyperlink"/>
            <w:noProof/>
          </w:rPr>
          <w:fldChar w:fldCharType="end"/>
        </w:r>
      </w:ins>
    </w:p>
    <w:p w14:paraId="7D063B28" w14:textId="658B7298" w:rsidR="00CE4054" w:rsidRDefault="00CE4054">
      <w:pPr>
        <w:pStyle w:val="TOC2"/>
        <w:rPr>
          <w:ins w:id="15" w:author="Vladymyr Kozyr" w:date="2021-02-02T21:32:00Z"/>
          <w:rFonts w:asciiTheme="minorHAnsi" w:eastAsiaTheme="minorEastAsia" w:hAnsiTheme="minorHAnsi"/>
          <w:bCs w:val="0"/>
          <w:noProof/>
          <w:sz w:val="24"/>
          <w:szCs w:val="24"/>
          <w:lang w:val="en-CA"/>
        </w:rPr>
      </w:pPr>
      <w:ins w:id="16"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"_Toc63193954"</w:instrText>
        </w:r>
        <w:r w:rsidRPr="00DF1918">
          <w:rPr>
            <w:rStyle w:val="Hyperlink"/>
            <w:noProof/>
          </w:rPr>
          <w:instrText xml:space="preserve"> </w:instrText>
        </w:r>
        <w:r w:rsidRPr="00DF1918">
          <w:rPr>
            <w:rStyle w:val="Hyperlink"/>
            <w:noProof/>
          </w:rPr>
          <w:fldChar w:fldCharType="separate"/>
        </w:r>
        <w:r w:rsidRPr="00DF1918">
          <w:rPr>
            <w:rStyle w:val="Hyperlink"/>
            <w:noProof/>
          </w:rPr>
          <w:t>Dedication</w:t>
        </w:r>
        <w:r>
          <w:rPr>
            <w:noProof/>
            <w:webHidden/>
          </w:rPr>
          <w:tab/>
        </w:r>
        <w:r>
          <w:rPr>
            <w:noProof/>
            <w:webHidden/>
          </w:rPr>
          <w:fldChar w:fldCharType="begin"/>
        </w:r>
        <w:r>
          <w:rPr>
            <w:noProof/>
            <w:webHidden/>
          </w:rPr>
          <w:instrText xml:space="preserve"> PAGEREF _Toc63193954 \h </w:instrText>
        </w:r>
      </w:ins>
      <w:r>
        <w:rPr>
          <w:noProof/>
          <w:webHidden/>
        </w:rPr>
      </w:r>
      <w:r>
        <w:rPr>
          <w:noProof/>
          <w:webHidden/>
        </w:rPr>
        <w:fldChar w:fldCharType="separate"/>
      </w:r>
      <w:ins w:id="17" w:author="Vladymyr Kozyr" w:date="2021-02-02T21:32:00Z">
        <w:r>
          <w:rPr>
            <w:noProof/>
            <w:webHidden/>
          </w:rPr>
          <w:t>v</w:t>
        </w:r>
        <w:r>
          <w:rPr>
            <w:noProof/>
            <w:webHidden/>
          </w:rPr>
          <w:fldChar w:fldCharType="end"/>
        </w:r>
        <w:r w:rsidRPr="00DF1918">
          <w:rPr>
            <w:rStyle w:val="Hyperlink"/>
            <w:noProof/>
          </w:rPr>
          <w:fldChar w:fldCharType="end"/>
        </w:r>
      </w:ins>
    </w:p>
    <w:p w14:paraId="7318687C" w14:textId="1F6E7C75" w:rsidR="00CE4054" w:rsidRDefault="00CE4054">
      <w:pPr>
        <w:pStyle w:val="TOC2"/>
        <w:rPr>
          <w:ins w:id="18" w:author="Vladymyr Kozyr" w:date="2021-02-02T21:32:00Z"/>
          <w:rFonts w:asciiTheme="minorHAnsi" w:eastAsiaTheme="minorEastAsia" w:hAnsiTheme="minorHAnsi"/>
          <w:bCs w:val="0"/>
          <w:noProof/>
          <w:sz w:val="24"/>
          <w:szCs w:val="24"/>
          <w:lang w:val="en-CA"/>
        </w:rPr>
      </w:pPr>
      <w:ins w:id="19"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"_Toc63193955"</w:instrText>
        </w:r>
        <w:r w:rsidRPr="00DF1918">
          <w:rPr>
            <w:rStyle w:val="Hyperlink"/>
            <w:noProof/>
          </w:rPr>
          <w:instrText xml:space="preserve"> </w:instrText>
        </w:r>
        <w:r w:rsidRPr="00DF1918">
          <w:rPr>
            <w:rStyle w:val="Hyperlink"/>
            <w:noProof/>
          </w:rPr>
          <w:fldChar w:fldCharType="separate"/>
        </w:r>
        <w:r w:rsidRPr="00DF1918">
          <w:rPr>
            <w:rStyle w:val="Hyperlink"/>
            <w:noProof/>
          </w:rPr>
          <w:t>Acknowledgements</w:t>
        </w:r>
        <w:r>
          <w:rPr>
            <w:noProof/>
            <w:webHidden/>
          </w:rPr>
          <w:tab/>
        </w:r>
        <w:r>
          <w:rPr>
            <w:noProof/>
            <w:webHidden/>
          </w:rPr>
          <w:fldChar w:fldCharType="begin"/>
        </w:r>
        <w:r>
          <w:rPr>
            <w:noProof/>
            <w:webHidden/>
          </w:rPr>
          <w:instrText xml:space="preserve"> PAGEREF _Toc63193955 \h </w:instrText>
        </w:r>
      </w:ins>
      <w:r>
        <w:rPr>
          <w:noProof/>
          <w:webHidden/>
        </w:rPr>
      </w:r>
      <w:r>
        <w:rPr>
          <w:noProof/>
          <w:webHidden/>
        </w:rPr>
        <w:fldChar w:fldCharType="separate"/>
      </w:r>
      <w:ins w:id="20" w:author="Vladymyr Kozyr" w:date="2021-02-02T21:32:00Z">
        <w:r>
          <w:rPr>
            <w:noProof/>
            <w:webHidden/>
          </w:rPr>
          <w:t>vi</w:t>
        </w:r>
        <w:r>
          <w:rPr>
            <w:noProof/>
            <w:webHidden/>
          </w:rPr>
          <w:fldChar w:fldCharType="end"/>
        </w:r>
        <w:r w:rsidRPr="00DF1918">
          <w:rPr>
            <w:rStyle w:val="Hyperlink"/>
            <w:noProof/>
          </w:rPr>
          <w:fldChar w:fldCharType="end"/>
        </w:r>
      </w:ins>
    </w:p>
    <w:p w14:paraId="0A6D601A" w14:textId="7B7E1797" w:rsidR="00CE4054" w:rsidRDefault="00CE4054">
      <w:pPr>
        <w:pStyle w:val="TOC2"/>
        <w:rPr>
          <w:ins w:id="21" w:author="Vladymyr Kozyr" w:date="2021-02-02T21:32:00Z"/>
          <w:rFonts w:asciiTheme="minorHAnsi" w:eastAsiaTheme="minorEastAsia" w:hAnsiTheme="minorHAnsi"/>
          <w:bCs w:val="0"/>
          <w:noProof/>
          <w:sz w:val="24"/>
          <w:szCs w:val="24"/>
          <w:lang w:val="en-CA"/>
        </w:rPr>
      </w:pPr>
      <w:ins w:id="22"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"_Toc63193956"</w:instrText>
        </w:r>
        <w:r w:rsidRPr="00DF1918">
          <w:rPr>
            <w:rStyle w:val="Hyperlink"/>
            <w:noProof/>
          </w:rPr>
          <w:instrText xml:space="preserve"> </w:instrText>
        </w:r>
        <w:r w:rsidRPr="00DF1918">
          <w:rPr>
            <w:rStyle w:val="Hyperlink"/>
            <w:noProof/>
          </w:rPr>
          <w:fldChar w:fldCharType="separate"/>
        </w:r>
        <w:r w:rsidRPr="00DF1918">
          <w:rPr>
            <w:rStyle w:val="Hyperlink"/>
            <w:noProof/>
          </w:rPr>
          <w:t>Table of Contents</w:t>
        </w:r>
        <w:r>
          <w:rPr>
            <w:noProof/>
            <w:webHidden/>
          </w:rPr>
          <w:tab/>
        </w:r>
        <w:r>
          <w:rPr>
            <w:noProof/>
            <w:webHidden/>
          </w:rPr>
          <w:fldChar w:fldCharType="begin"/>
        </w:r>
        <w:r>
          <w:rPr>
            <w:noProof/>
            <w:webHidden/>
          </w:rPr>
          <w:instrText xml:space="preserve"> PAGEREF _Toc63193956 \h </w:instrText>
        </w:r>
      </w:ins>
      <w:r>
        <w:rPr>
          <w:noProof/>
          <w:webHidden/>
        </w:rPr>
      </w:r>
      <w:r>
        <w:rPr>
          <w:noProof/>
          <w:webHidden/>
        </w:rPr>
        <w:fldChar w:fldCharType="separate"/>
      </w:r>
      <w:ins w:id="23" w:author="Vladymyr Kozyr" w:date="2021-02-02T21:32:00Z">
        <w:r>
          <w:rPr>
            <w:noProof/>
            <w:webHidden/>
          </w:rPr>
          <w:t>vii</w:t>
        </w:r>
        <w:r>
          <w:rPr>
            <w:noProof/>
            <w:webHidden/>
          </w:rPr>
          <w:fldChar w:fldCharType="end"/>
        </w:r>
        <w:r w:rsidRPr="00DF1918">
          <w:rPr>
            <w:rStyle w:val="Hyperlink"/>
            <w:noProof/>
          </w:rPr>
          <w:fldChar w:fldCharType="end"/>
        </w:r>
      </w:ins>
    </w:p>
    <w:p w14:paraId="210C6D16" w14:textId="63F1E7E9" w:rsidR="00CE4054" w:rsidRDefault="00CE4054">
      <w:pPr>
        <w:pStyle w:val="TOC2"/>
        <w:rPr>
          <w:ins w:id="24" w:author="Vladymyr Kozyr" w:date="2021-02-02T21:32:00Z"/>
          <w:rFonts w:asciiTheme="minorHAnsi" w:eastAsiaTheme="minorEastAsia" w:hAnsiTheme="minorHAnsi"/>
          <w:bCs w:val="0"/>
          <w:noProof/>
          <w:sz w:val="24"/>
          <w:szCs w:val="24"/>
          <w:lang w:val="en-CA"/>
        </w:rPr>
      </w:pPr>
      <w:ins w:id="25"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"_Toc63193957"</w:instrText>
        </w:r>
        <w:r w:rsidRPr="00DF1918">
          <w:rPr>
            <w:rStyle w:val="Hyperlink"/>
            <w:noProof/>
          </w:rPr>
          <w:instrText xml:space="preserve"> </w:instrText>
        </w:r>
        <w:r w:rsidRPr="00DF1918">
          <w:rPr>
            <w:rStyle w:val="Hyperlink"/>
            <w:noProof/>
          </w:rPr>
          <w:fldChar w:fldCharType="separate"/>
        </w:r>
        <w:r w:rsidRPr="00DF1918">
          <w:rPr>
            <w:rStyle w:val="Hyperlink"/>
            <w:noProof/>
          </w:rPr>
          <w:t>List of Tables</w:t>
        </w:r>
        <w:r>
          <w:rPr>
            <w:noProof/>
            <w:webHidden/>
          </w:rPr>
          <w:tab/>
        </w:r>
        <w:r>
          <w:rPr>
            <w:noProof/>
            <w:webHidden/>
          </w:rPr>
          <w:fldChar w:fldCharType="begin"/>
        </w:r>
        <w:r>
          <w:rPr>
            <w:noProof/>
            <w:webHidden/>
          </w:rPr>
          <w:instrText xml:space="preserve"> PAGEREF _Toc63193957 \h </w:instrText>
        </w:r>
      </w:ins>
      <w:r>
        <w:rPr>
          <w:noProof/>
          <w:webHidden/>
        </w:rPr>
      </w:r>
      <w:r>
        <w:rPr>
          <w:noProof/>
          <w:webHidden/>
        </w:rPr>
        <w:fldChar w:fldCharType="separate"/>
      </w:r>
      <w:ins w:id="26" w:author="Vladymyr Kozyr" w:date="2021-02-02T21:32:00Z">
        <w:r>
          <w:rPr>
            <w:noProof/>
            <w:webHidden/>
          </w:rPr>
          <w:t>ix</w:t>
        </w:r>
        <w:r>
          <w:rPr>
            <w:noProof/>
            <w:webHidden/>
          </w:rPr>
          <w:fldChar w:fldCharType="end"/>
        </w:r>
        <w:r w:rsidRPr="00DF1918">
          <w:rPr>
            <w:rStyle w:val="Hyperlink"/>
            <w:noProof/>
          </w:rPr>
          <w:fldChar w:fldCharType="end"/>
        </w:r>
      </w:ins>
    </w:p>
    <w:p w14:paraId="74C19BD6" w14:textId="1939A824" w:rsidR="00CE4054" w:rsidRDefault="00CE4054">
      <w:pPr>
        <w:pStyle w:val="TOC2"/>
        <w:rPr>
          <w:ins w:id="27" w:author="Vladymyr Kozyr" w:date="2021-02-02T21:32:00Z"/>
          <w:rFonts w:asciiTheme="minorHAnsi" w:eastAsiaTheme="minorEastAsia" w:hAnsiTheme="minorHAnsi"/>
          <w:bCs w:val="0"/>
          <w:noProof/>
          <w:sz w:val="24"/>
          <w:szCs w:val="24"/>
          <w:lang w:val="en-CA"/>
        </w:rPr>
      </w:pPr>
      <w:ins w:id="28"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"_Toc63193958"</w:instrText>
        </w:r>
        <w:r w:rsidRPr="00DF1918">
          <w:rPr>
            <w:rStyle w:val="Hyperlink"/>
            <w:noProof/>
          </w:rPr>
          <w:instrText xml:space="preserve"> </w:instrText>
        </w:r>
        <w:r w:rsidRPr="00DF1918">
          <w:rPr>
            <w:rStyle w:val="Hyperlink"/>
            <w:noProof/>
          </w:rPr>
          <w:fldChar w:fldCharType="separate"/>
        </w:r>
        <w:r w:rsidRPr="00DF1918">
          <w:rPr>
            <w:rStyle w:val="Hyperlink"/>
            <w:noProof/>
          </w:rPr>
          <w:t>List of Figures</w:t>
        </w:r>
        <w:r>
          <w:rPr>
            <w:noProof/>
            <w:webHidden/>
          </w:rPr>
          <w:tab/>
        </w:r>
        <w:r>
          <w:rPr>
            <w:noProof/>
            <w:webHidden/>
          </w:rPr>
          <w:fldChar w:fldCharType="begin"/>
        </w:r>
        <w:r>
          <w:rPr>
            <w:noProof/>
            <w:webHidden/>
          </w:rPr>
          <w:instrText xml:space="preserve"> PAGEREF _Toc63193958 \h </w:instrText>
        </w:r>
      </w:ins>
      <w:r>
        <w:rPr>
          <w:noProof/>
          <w:webHidden/>
        </w:rPr>
      </w:r>
      <w:r>
        <w:rPr>
          <w:noProof/>
          <w:webHidden/>
        </w:rPr>
        <w:fldChar w:fldCharType="separate"/>
      </w:r>
      <w:ins w:id="29" w:author="Vladymyr Kozyr" w:date="2021-02-02T21:32:00Z">
        <w:r>
          <w:rPr>
            <w:noProof/>
            <w:webHidden/>
          </w:rPr>
          <w:t>x</w:t>
        </w:r>
        <w:r>
          <w:rPr>
            <w:noProof/>
            <w:webHidden/>
          </w:rPr>
          <w:fldChar w:fldCharType="end"/>
        </w:r>
        <w:r w:rsidRPr="00DF1918">
          <w:rPr>
            <w:rStyle w:val="Hyperlink"/>
            <w:noProof/>
          </w:rPr>
          <w:fldChar w:fldCharType="end"/>
        </w:r>
      </w:ins>
    </w:p>
    <w:p w14:paraId="42845F72" w14:textId="7BAF0E54" w:rsidR="00CE4054" w:rsidRDefault="00CE4054">
      <w:pPr>
        <w:pStyle w:val="TOC2"/>
        <w:rPr>
          <w:ins w:id="30" w:author="Vladymyr Kozyr" w:date="2021-02-02T21:32:00Z"/>
          <w:rFonts w:asciiTheme="minorHAnsi" w:eastAsiaTheme="minorEastAsia" w:hAnsiTheme="minorHAnsi"/>
          <w:bCs w:val="0"/>
          <w:noProof/>
          <w:sz w:val="24"/>
          <w:szCs w:val="24"/>
          <w:lang w:val="en-CA"/>
        </w:rPr>
      </w:pPr>
      <w:ins w:id="31"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"_Toc63193959"</w:instrText>
        </w:r>
        <w:r w:rsidRPr="00DF1918">
          <w:rPr>
            <w:rStyle w:val="Hyperlink"/>
            <w:noProof/>
          </w:rPr>
          <w:instrText xml:space="preserve"> </w:instrText>
        </w:r>
        <w:r w:rsidRPr="00DF1918">
          <w:rPr>
            <w:rStyle w:val="Hyperlink"/>
            <w:noProof/>
          </w:rPr>
          <w:fldChar w:fldCharType="separate"/>
        </w:r>
        <w:r w:rsidRPr="00DF1918">
          <w:rPr>
            <w:rStyle w:val="Hyperlink"/>
            <w:noProof/>
          </w:rPr>
          <w:t>List of Acronyms</w:t>
        </w:r>
        <w:r>
          <w:rPr>
            <w:noProof/>
            <w:webHidden/>
          </w:rPr>
          <w:tab/>
        </w:r>
        <w:r>
          <w:rPr>
            <w:noProof/>
            <w:webHidden/>
          </w:rPr>
          <w:fldChar w:fldCharType="begin"/>
        </w:r>
        <w:r>
          <w:rPr>
            <w:noProof/>
            <w:webHidden/>
          </w:rPr>
          <w:instrText xml:space="preserve"> PAGEREF _Toc63193959 \h </w:instrText>
        </w:r>
      </w:ins>
      <w:r>
        <w:rPr>
          <w:noProof/>
          <w:webHidden/>
        </w:rPr>
      </w:r>
      <w:r>
        <w:rPr>
          <w:noProof/>
          <w:webHidden/>
        </w:rPr>
        <w:fldChar w:fldCharType="separate"/>
      </w:r>
      <w:ins w:id="32" w:author="Vladymyr Kozyr" w:date="2021-02-02T21:32:00Z">
        <w:r>
          <w:rPr>
            <w:noProof/>
            <w:webHidden/>
          </w:rPr>
          <w:t>xi</w:t>
        </w:r>
        <w:r>
          <w:rPr>
            <w:noProof/>
            <w:webHidden/>
          </w:rPr>
          <w:fldChar w:fldCharType="end"/>
        </w:r>
        <w:r w:rsidRPr="00DF1918">
          <w:rPr>
            <w:rStyle w:val="Hyperlink"/>
            <w:noProof/>
          </w:rPr>
          <w:fldChar w:fldCharType="end"/>
        </w:r>
      </w:ins>
    </w:p>
    <w:p w14:paraId="6B4E783F" w14:textId="048FBDCF" w:rsidR="00CE4054" w:rsidRDefault="00CE4054">
      <w:pPr>
        <w:pStyle w:val="TOC2"/>
        <w:rPr>
          <w:ins w:id="33" w:author="Vladymyr Kozyr" w:date="2021-02-02T21:32:00Z"/>
          <w:rFonts w:asciiTheme="minorHAnsi" w:eastAsiaTheme="minorEastAsia" w:hAnsiTheme="minorHAnsi"/>
          <w:bCs w:val="0"/>
          <w:noProof/>
          <w:sz w:val="24"/>
          <w:szCs w:val="24"/>
          <w:lang w:val="en-CA"/>
        </w:rPr>
      </w:pPr>
      <w:ins w:id="34"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"_Toc63193960"</w:instrText>
        </w:r>
        <w:r w:rsidRPr="00DF1918">
          <w:rPr>
            <w:rStyle w:val="Hyperlink"/>
            <w:noProof/>
          </w:rPr>
          <w:instrText xml:space="preserve"> </w:instrText>
        </w:r>
        <w:r w:rsidRPr="00DF1918">
          <w:rPr>
            <w:rStyle w:val="Hyperlink"/>
            <w:noProof/>
          </w:rPr>
          <w:fldChar w:fldCharType="separate"/>
        </w:r>
        <w:r w:rsidRPr="00DF1918">
          <w:rPr>
            <w:rStyle w:val="Hyperlink"/>
            <w:noProof/>
          </w:rPr>
          <w:t>Glossary</w:t>
        </w:r>
        <w:r>
          <w:rPr>
            <w:noProof/>
            <w:webHidden/>
          </w:rPr>
          <w:tab/>
        </w:r>
        <w:r>
          <w:rPr>
            <w:noProof/>
            <w:webHidden/>
          </w:rPr>
          <w:fldChar w:fldCharType="begin"/>
        </w:r>
        <w:r>
          <w:rPr>
            <w:noProof/>
            <w:webHidden/>
          </w:rPr>
          <w:instrText xml:space="preserve"> PAGEREF _Toc63193960 \h </w:instrText>
        </w:r>
      </w:ins>
      <w:r>
        <w:rPr>
          <w:noProof/>
          <w:webHidden/>
        </w:rPr>
      </w:r>
      <w:r>
        <w:rPr>
          <w:noProof/>
          <w:webHidden/>
        </w:rPr>
        <w:fldChar w:fldCharType="separate"/>
      </w:r>
      <w:ins w:id="35" w:author="Vladymyr Kozyr" w:date="2021-02-02T21:32:00Z">
        <w:r>
          <w:rPr>
            <w:noProof/>
            <w:webHidden/>
          </w:rPr>
          <w:t>xii</w:t>
        </w:r>
        <w:r>
          <w:rPr>
            <w:noProof/>
            <w:webHidden/>
          </w:rPr>
          <w:fldChar w:fldCharType="end"/>
        </w:r>
        <w:r w:rsidRPr="00DF1918">
          <w:rPr>
            <w:rStyle w:val="Hyperlink"/>
            <w:noProof/>
          </w:rPr>
          <w:fldChar w:fldCharType="end"/>
        </w:r>
      </w:ins>
    </w:p>
    <w:p w14:paraId="3C67EEF1" w14:textId="410E566E" w:rsidR="00CE4054" w:rsidRDefault="00CE4054">
      <w:pPr>
        <w:pStyle w:val="TOC2"/>
        <w:rPr>
          <w:ins w:id="36" w:author="Vladymyr Kozyr" w:date="2021-02-02T21:32:00Z"/>
          <w:rFonts w:asciiTheme="minorHAnsi" w:eastAsiaTheme="minorEastAsia" w:hAnsiTheme="minorHAnsi"/>
          <w:bCs w:val="0"/>
          <w:noProof/>
          <w:sz w:val="24"/>
          <w:szCs w:val="24"/>
          <w:lang w:val="en-CA"/>
        </w:rPr>
      </w:pPr>
      <w:ins w:id="37"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"_Toc63193961"</w:instrText>
        </w:r>
        <w:r w:rsidRPr="00DF1918">
          <w:rPr>
            <w:rStyle w:val="Hyperlink"/>
            <w:noProof/>
          </w:rPr>
          <w:instrText xml:space="preserve"> </w:instrText>
        </w:r>
        <w:r w:rsidRPr="00DF1918">
          <w:rPr>
            <w:rStyle w:val="Hyperlink"/>
            <w:noProof/>
          </w:rPr>
          <w:fldChar w:fldCharType="separate"/>
        </w:r>
        <w:r w:rsidRPr="00DF1918">
          <w:rPr>
            <w:rStyle w:val="Hyperlink"/>
            <w:noProof/>
          </w:rPr>
          <w:t>Preface/Executive Summary/Image</w:t>
        </w:r>
        <w:r>
          <w:rPr>
            <w:noProof/>
            <w:webHidden/>
          </w:rPr>
          <w:tab/>
        </w:r>
        <w:r>
          <w:rPr>
            <w:noProof/>
            <w:webHidden/>
          </w:rPr>
          <w:fldChar w:fldCharType="begin"/>
        </w:r>
        <w:r>
          <w:rPr>
            <w:noProof/>
            <w:webHidden/>
          </w:rPr>
          <w:instrText xml:space="preserve"> PAGEREF _Toc63193961 \h </w:instrText>
        </w:r>
      </w:ins>
      <w:r>
        <w:rPr>
          <w:noProof/>
          <w:webHidden/>
        </w:rPr>
      </w:r>
      <w:r>
        <w:rPr>
          <w:noProof/>
          <w:webHidden/>
        </w:rPr>
        <w:fldChar w:fldCharType="separate"/>
      </w:r>
      <w:ins w:id="38" w:author="Vladymyr Kozyr" w:date="2021-02-02T21:32:00Z">
        <w:r>
          <w:rPr>
            <w:noProof/>
            <w:webHidden/>
          </w:rPr>
          <w:t>xiii</w:t>
        </w:r>
        <w:r>
          <w:rPr>
            <w:noProof/>
            <w:webHidden/>
          </w:rPr>
          <w:fldChar w:fldCharType="end"/>
        </w:r>
        <w:r w:rsidRPr="00DF1918">
          <w:rPr>
            <w:rStyle w:val="Hyperlink"/>
            <w:noProof/>
          </w:rPr>
          <w:fldChar w:fldCharType="end"/>
        </w:r>
      </w:ins>
    </w:p>
    <w:p w14:paraId="7A46564F" w14:textId="02F57FC9" w:rsidR="00CE4054" w:rsidRDefault="00CE4054">
      <w:pPr>
        <w:pStyle w:val="TOC1"/>
        <w:tabs>
          <w:tab w:val="left" w:pos="1440"/>
        </w:tabs>
        <w:rPr>
          <w:ins w:id="39" w:author="Vladymyr Kozyr" w:date="2021-02-02T21:32:00Z"/>
          <w:rFonts w:asciiTheme="minorHAnsi" w:eastAsiaTheme="minorEastAsia" w:hAnsiTheme="minorHAnsi"/>
          <w:b w:val="0"/>
          <w:bCs w:val="0"/>
          <w:sz w:val="24"/>
          <w:lang w:val="en-CA"/>
        </w:rPr>
      </w:pPr>
      <w:ins w:id="40" w:author="Vladymyr Kozyr" w:date="2021-02-02T21:32:00Z">
        <w:r w:rsidRPr="00DF1918">
          <w:rPr>
            <w:rStyle w:val="Hyperlink"/>
          </w:rPr>
          <w:fldChar w:fldCharType="begin"/>
        </w:r>
        <w:r w:rsidRPr="00DF1918">
          <w:rPr>
            <w:rStyle w:val="Hyperlink"/>
          </w:rPr>
          <w:instrText xml:space="preserve"> </w:instrText>
        </w:r>
        <w:r>
          <w:instrText>HYPERLINK \l "_Toc63193962"</w:instrText>
        </w:r>
        <w:r w:rsidRPr="00DF1918">
          <w:rPr>
            <w:rStyle w:val="Hyperlink"/>
          </w:rPr>
          <w:instrText xml:space="preserve"> </w:instrText>
        </w:r>
        <w:r w:rsidRPr="00DF1918">
          <w:rPr>
            <w:rStyle w:val="Hyperlink"/>
          </w:rPr>
          <w:fldChar w:fldCharType="separate"/>
        </w:r>
        <w:r w:rsidRPr="00DF1918">
          <w:rPr>
            <w:rStyle w:val="Hyperlink"/>
          </w:rPr>
          <w:t>Chapter 1.</w:t>
        </w:r>
        <w:r>
          <w:rPr>
            <w:rFonts w:asciiTheme="minorHAnsi" w:eastAsiaTheme="minorEastAsia" w:hAnsiTheme="minorHAnsi"/>
            <w:b w:val="0"/>
            <w:bCs w:val="0"/>
            <w:sz w:val="24"/>
            <w:lang w:val="en-CA"/>
          </w:rPr>
          <w:tab/>
        </w:r>
        <w:r w:rsidRPr="00DF1918">
          <w:rPr>
            <w:rStyle w:val="Hyperlink"/>
          </w:rPr>
          <w:t>Introduction</w:t>
        </w:r>
        <w:r>
          <w:rPr>
            <w:webHidden/>
          </w:rPr>
          <w:tab/>
        </w:r>
        <w:r>
          <w:rPr>
            <w:webHidden/>
          </w:rPr>
          <w:fldChar w:fldCharType="begin"/>
        </w:r>
        <w:r>
          <w:rPr>
            <w:webHidden/>
          </w:rPr>
          <w:instrText xml:space="preserve"> PAGEREF _Toc63193962 \h </w:instrText>
        </w:r>
      </w:ins>
      <w:r>
        <w:rPr>
          <w:webHidden/>
        </w:rPr>
      </w:r>
      <w:r>
        <w:rPr>
          <w:webHidden/>
        </w:rPr>
        <w:fldChar w:fldCharType="separate"/>
      </w:r>
      <w:ins w:id="41" w:author="Vladymyr Kozyr" w:date="2021-02-02T21:32:00Z">
        <w:r>
          <w:rPr>
            <w:webHidden/>
          </w:rPr>
          <w:t>1</w:t>
        </w:r>
        <w:r>
          <w:rPr>
            <w:webHidden/>
          </w:rPr>
          <w:fldChar w:fldCharType="end"/>
        </w:r>
        <w:r w:rsidRPr="00DF1918">
          <w:rPr>
            <w:rStyle w:val="Hyperlink"/>
          </w:rPr>
          <w:fldChar w:fldCharType="end"/>
        </w:r>
      </w:ins>
    </w:p>
    <w:p w14:paraId="776A0ED4" w14:textId="4EDE5B28" w:rsidR="00CE4054" w:rsidRDefault="00CE4054">
      <w:pPr>
        <w:pStyle w:val="TOC1"/>
        <w:tabs>
          <w:tab w:val="left" w:pos="1440"/>
        </w:tabs>
        <w:rPr>
          <w:ins w:id="42" w:author="Vladymyr Kozyr" w:date="2021-02-02T21:32:00Z"/>
          <w:rFonts w:asciiTheme="minorHAnsi" w:eastAsiaTheme="minorEastAsia" w:hAnsiTheme="minorHAnsi"/>
          <w:b w:val="0"/>
          <w:bCs w:val="0"/>
          <w:sz w:val="24"/>
          <w:lang w:val="en-CA"/>
        </w:rPr>
      </w:pPr>
      <w:ins w:id="43" w:author="Vladymyr Kozyr" w:date="2021-02-02T21:32:00Z">
        <w:r w:rsidRPr="00DF1918">
          <w:rPr>
            <w:rStyle w:val="Hyperlink"/>
          </w:rPr>
          <w:fldChar w:fldCharType="begin"/>
        </w:r>
        <w:r w:rsidRPr="00DF1918">
          <w:rPr>
            <w:rStyle w:val="Hyperlink"/>
          </w:rPr>
          <w:instrText xml:space="preserve"> </w:instrText>
        </w:r>
        <w:r>
          <w:instrText>HYPERLINK \l "_Toc63193963"</w:instrText>
        </w:r>
        <w:r w:rsidRPr="00DF1918">
          <w:rPr>
            <w:rStyle w:val="Hyperlink"/>
          </w:rPr>
          <w:instrText xml:space="preserve"> </w:instrText>
        </w:r>
        <w:r w:rsidRPr="00DF1918">
          <w:rPr>
            <w:rStyle w:val="Hyperlink"/>
          </w:rPr>
          <w:fldChar w:fldCharType="separate"/>
        </w:r>
        <w:r w:rsidRPr="00DF1918">
          <w:rPr>
            <w:rStyle w:val="Hyperlink"/>
          </w:rPr>
          <w:t>Chapter 2.</w:t>
        </w:r>
        <w:r>
          <w:rPr>
            <w:rFonts w:asciiTheme="minorHAnsi" w:eastAsiaTheme="minorEastAsia" w:hAnsiTheme="minorHAnsi"/>
            <w:b w:val="0"/>
            <w:bCs w:val="0"/>
            <w:sz w:val="24"/>
            <w:lang w:val="en-CA"/>
          </w:rPr>
          <w:tab/>
        </w:r>
        <w:r w:rsidRPr="00DF1918">
          <w:rPr>
            <w:rStyle w:val="Hyperlink"/>
          </w:rPr>
          <w:t>Related Work</w:t>
        </w:r>
        <w:r>
          <w:rPr>
            <w:webHidden/>
          </w:rPr>
          <w:tab/>
        </w:r>
        <w:r>
          <w:rPr>
            <w:webHidden/>
          </w:rPr>
          <w:fldChar w:fldCharType="begin"/>
        </w:r>
        <w:r>
          <w:rPr>
            <w:webHidden/>
          </w:rPr>
          <w:instrText xml:space="preserve"> PAGEREF _Toc63193963 \h </w:instrText>
        </w:r>
      </w:ins>
      <w:r>
        <w:rPr>
          <w:webHidden/>
        </w:rPr>
      </w:r>
      <w:r>
        <w:rPr>
          <w:webHidden/>
        </w:rPr>
        <w:fldChar w:fldCharType="separate"/>
      </w:r>
      <w:ins w:id="44" w:author="Vladymyr Kozyr" w:date="2021-02-02T21:32:00Z">
        <w:r>
          <w:rPr>
            <w:webHidden/>
          </w:rPr>
          <w:t>2</w:t>
        </w:r>
        <w:r>
          <w:rPr>
            <w:webHidden/>
          </w:rPr>
          <w:fldChar w:fldCharType="end"/>
        </w:r>
        <w:r w:rsidRPr="00DF1918">
          <w:rPr>
            <w:rStyle w:val="Hyperlink"/>
          </w:rPr>
          <w:fldChar w:fldCharType="end"/>
        </w:r>
      </w:ins>
    </w:p>
    <w:p w14:paraId="3AC7DE37" w14:textId="56BD5CCB" w:rsidR="00CE4054" w:rsidRDefault="00CE4054">
      <w:pPr>
        <w:pStyle w:val="TOC2"/>
        <w:rPr>
          <w:ins w:id="45" w:author="Vladymyr Kozyr" w:date="2021-02-02T21:32:00Z"/>
          <w:rFonts w:asciiTheme="minorHAnsi" w:eastAsiaTheme="minorEastAsia" w:hAnsiTheme="minorHAnsi"/>
          <w:bCs w:val="0"/>
          <w:noProof/>
          <w:sz w:val="24"/>
          <w:szCs w:val="24"/>
          <w:lang w:val="en-CA"/>
        </w:rPr>
      </w:pPr>
      <w:ins w:id="46"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"_Toc63193964"</w:instrText>
        </w:r>
        <w:r w:rsidRPr="00DF1918">
          <w:rPr>
            <w:rStyle w:val="Hyperlink"/>
            <w:noProof/>
          </w:rPr>
          <w:instrText xml:space="preserve"> </w:instrText>
        </w:r>
        <w:r w:rsidRPr="00DF1918">
          <w:rPr>
            <w:rStyle w:val="Hyperlink"/>
            <w:noProof/>
          </w:rPr>
          <w:fldChar w:fldCharType="separate"/>
        </w:r>
        <w:r w:rsidRPr="00DF1918">
          <w:rPr>
            <w:rStyle w:val="Hyperlink"/>
            <w:rFonts w:cs="Arial"/>
            <w:noProof/>
          </w:rPr>
          <w:t>2.1.</w:t>
        </w:r>
        <w:r>
          <w:rPr>
            <w:rFonts w:asciiTheme="minorHAnsi" w:eastAsiaTheme="minorEastAsia" w:hAnsiTheme="minorHAnsi"/>
            <w:bCs w:val="0"/>
            <w:noProof/>
            <w:sz w:val="24"/>
            <w:szCs w:val="24"/>
            <w:lang w:val="en-CA"/>
          </w:rPr>
          <w:tab/>
        </w:r>
        <w:r w:rsidRPr="00DF1918">
          <w:rPr>
            <w:rStyle w:val="Hyperlink"/>
            <w:noProof/>
          </w:rPr>
          <w:t>Role of the Fishery Visualization</w:t>
        </w:r>
        <w:r>
          <w:rPr>
            <w:noProof/>
            <w:webHidden/>
          </w:rPr>
          <w:tab/>
        </w:r>
        <w:r>
          <w:rPr>
            <w:noProof/>
            <w:webHidden/>
          </w:rPr>
          <w:fldChar w:fldCharType="begin"/>
        </w:r>
        <w:r>
          <w:rPr>
            <w:noProof/>
            <w:webHidden/>
          </w:rPr>
          <w:instrText xml:space="preserve"> PAGEREF _Toc63193964 \h </w:instrText>
        </w:r>
      </w:ins>
      <w:r>
        <w:rPr>
          <w:noProof/>
          <w:webHidden/>
        </w:rPr>
      </w:r>
      <w:r>
        <w:rPr>
          <w:noProof/>
          <w:webHidden/>
        </w:rPr>
        <w:fldChar w:fldCharType="separate"/>
      </w:r>
      <w:ins w:id="47" w:author="Vladymyr Kozyr" w:date="2021-02-02T21:32:00Z">
        <w:r>
          <w:rPr>
            <w:noProof/>
            <w:webHidden/>
          </w:rPr>
          <w:t>2</w:t>
        </w:r>
        <w:r>
          <w:rPr>
            <w:noProof/>
            <w:webHidden/>
          </w:rPr>
          <w:fldChar w:fldCharType="end"/>
        </w:r>
        <w:r w:rsidRPr="00DF1918">
          <w:rPr>
            <w:rStyle w:val="Hyperlink"/>
            <w:noProof/>
          </w:rPr>
          <w:fldChar w:fldCharType="end"/>
        </w:r>
      </w:ins>
    </w:p>
    <w:p w14:paraId="20A4BFEB" w14:textId="0E28CDD7" w:rsidR="00CE4054" w:rsidRDefault="00CE4054">
      <w:pPr>
        <w:pStyle w:val="TOC2"/>
        <w:rPr>
          <w:ins w:id="48" w:author="Vladymyr Kozyr" w:date="2021-02-02T21:32:00Z"/>
          <w:rFonts w:asciiTheme="minorHAnsi" w:eastAsiaTheme="minorEastAsia" w:hAnsiTheme="minorHAnsi"/>
          <w:bCs w:val="0"/>
          <w:noProof/>
          <w:sz w:val="24"/>
          <w:szCs w:val="24"/>
          <w:lang w:val="en-CA"/>
        </w:rPr>
      </w:pPr>
      <w:ins w:id="49"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"_Toc63193965"</w:instrText>
        </w:r>
        <w:r w:rsidRPr="00DF1918">
          <w:rPr>
            <w:rStyle w:val="Hyperlink"/>
            <w:noProof/>
          </w:rPr>
          <w:instrText xml:space="preserve"> </w:instrText>
        </w:r>
        <w:r w:rsidRPr="00DF1918">
          <w:rPr>
            <w:rStyle w:val="Hyperlink"/>
            <w:noProof/>
          </w:rPr>
          <w:fldChar w:fldCharType="separate"/>
        </w:r>
        <w:r w:rsidRPr="00DF1918">
          <w:rPr>
            <w:rStyle w:val="Hyperlink"/>
            <w:rFonts w:cs="Arial"/>
            <w:noProof/>
          </w:rPr>
          <w:t>2.2.</w:t>
        </w:r>
        <w:r>
          <w:rPr>
            <w:rFonts w:asciiTheme="minorHAnsi" w:eastAsiaTheme="minorEastAsia" w:hAnsiTheme="minorHAnsi"/>
            <w:bCs w:val="0"/>
            <w:noProof/>
            <w:sz w:val="24"/>
            <w:szCs w:val="24"/>
            <w:lang w:val="en-CA"/>
          </w:rPr>
          <w:tab/>
        </w:r>
        <w:r w:rsidRPr="00DF1918">
          <w:rPr>
            <w:rStyle w:val="Hyperlink"/>
            <w:noProof/>
          </w:rPr>
          <w:t>Marine Environmental Management</w:t>
        </w:r>
        <w:r>
          <w:rPr>
            <w:noProof/>
            <w:webHidden/>
          </w:rPr>
          <w:tab/>
        </w:r>
        <w:r>
          <w:rPr>
            <w:noProof/>
            <w:webHidden/>
          </w:rPr>
          <w:fldChar w:fldCharType="begin"/>
        </w:r>
        <w:r>
          <w:rPr>
            <w:noProof/>
            <w:webHidden/>
          </w:rPr>
          <w:instrText xml:space="preserve"> PAGEREF _Toc63193965 \h </w:instrText>
        </w:r>
      </w:ins>
      <w:r>
        <w:rPr>
          <w:noProof/>
          <w:webHidden/>
        </w:rPr>
      </w:r>
      <w:r>
        <w:rPr>
          <w:noProof/>
          <w:webHidden/>
        </w:rPr>
        <w:fldChar w:fldCharType="separate"/>
      </w:r>
      <w:ins w:id="50" w:author="Vladymyr Kozyr" w:date="2021-02-02T21:32:00Z">
        <w:r>
          <w:rPr>
            <w:noProof/>
            <w:webHidden/>
          </w:rPr>
          <w:t>2</w:t>
        </w:r>
        <w:r>
          <w:rPr>
            <w:noProof/>
            <w:webHidden/>
          </w:rPr>
          <w:fldChar w:fldCharType="end"/>
        </w:r>
        <w:r w:rsidRPr="00DF1918">
          <w:rPr>
            <w:rStyle w:val="Hyperlink"/>
            <w:noProof/>
          </w:rPr>
          <w:fldChar w:fldCharType="end"/>
        </w:r>
      </w:ins>
    </w:p>
    <w:p w14:paraId="6B636F56" w14:textId="4D529749" w:rsidR="00CE4054" w:rsidRDefault="00CE4054">
      <w:pPr>
        <w:pStyle w:val="TOC2"/>
        <w:rPr>
          <w:ins w:id="51" w:author="Vladymyr Kozyr" w:date="2021-02-02T21:32:00Z"/>
          <w:rFonts w:asciiTheme="minorHAnsi" w:eastAsiaTheme="minorEastAsia" w:hAnsiTheme="minorHAnsi"/>
          <w:bCs w:val="0"/>
          <w:noProof/>
          <w:sz w:val="24"/>
          <w:szCs w:val="24"/>
          <w:lang w:val="en-CA"/>
        </w:rPr>
      </w:pPr>
      <w:ins w:id="52"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"_Toc63193966"</w:instrText>
        </w:r>
        <w:r w:rsidRPr="00DF1918">
          <w:rPr>
            <w:rStyle w:val="Hyperlink"/>
            <w:noProof/>
          </w:rPr>
          <w:instrText xml:space="preserve"> </w:instrText>
        </w:r>
        <w:r w:rsidRPr="00DF1918">
          <w:rPr>
            <w:rStyle w:val="Hyperlink"/>
            <w:noProof/>
          </w:rPr>
          <w:fldChar w:fldCharType="separate"/>
        </w:r>
        <w:r w:rsidRPr="00DF1918">
          <w:rPr>
            <w:rStyle w:val="Hyperlink"/>
            <w:rFonts w:cs="Arial"/>
            <w:noProof/>
          </w:rPr>
          <w:t>2.3.</w:t>
        </w:r>
        <w:r>
          <w:rPr>
            <w:rFonts w:asciiTheme="minorHAnsi" w:eastAsiaTheme="minorEastAsia" w:hAnsiTheme="minorHAnsi"/>
            <w:bCs w:val="0"/>
            <w:noProof/>
            <w:sz w:val="24"/>
            <w:szCs w:val="24"/>
            <w:lang w:val="en-CA"/>
          </w:rPr>
          <w:tab/>
        </w:r>
        <w:r w:rsidRPr="00DF1918">
          <w:rPr>
            <w:rStyle w:val="Hyperlink"/>
            <w:noProof/>
          </w:rPr>
          <w:t>Approaches to Visualization</w:t>
        </w:r>
        <w:r>
          <w:rPr>
            <w:noProof/>
            <w:webHidden/>
          </w:rPr>
          <w:tab/>
        </w:r>
        <w:r>
          <w:rPr>
            <w:noProof/>
            <w:webHidden/>
          </w:rPr>
          <w:fldChar w:fldCharType="begin"/>
        </w:r>
        <w:r>
          <w:rPr>
            <w:noProof/>
            <w:webHidden/>
          </w:rPr>
          <w:instrText xml:space="preserve"> PAGEREF _Toc63193966 \h </w:instrText>
        </w:r>
      </w:ins>
      <w:r>
        <w:rPr>
          <w:noProof/>
          <w:webHidden/>
        </w:rPr>
      </w:r>
      <w:r>
        <w:rPr>
          <w:noProof/>
          <w:webHidden/>
        </w:rPr>
        <w:fldChar w:fldCharType="separate"/>
      </w:r>
      <w:ins w:id="53" w:author="Vladymyr Kozyr" w:date="2021-02-02T21:32:00Z">
        <w:r>
          <w:rPr>
            <w:noProof/>
            <w:webHidden/>
          </w:rPr>
          <w:t>5</w:t>
        </w:r>
        <w:r>
          <w:rPr>
            <w:noProof/>
            <w:webHidden/>
          </w:rPr>
          <w:fldChar w:fldCharType="end"/>
        </w:r>
        <w:r w:rsidRPr="00DF1918">
          <w:rPr>
            <w:rStyle w:val="Hyperlink"/>
            <w:noProof/>
          </w:rPr>
          <w:fldChar w:fldCharType="end"/>
        </w:r>
      </w:ins>
    </w:p>
    <w:p w14:paraId="60B335B2" w14:textId="3732D0D7" w:rsidR="00CE4054" w:rsidRDefault="00CE4054">
      <w:pPr>
        <w:pStyle w:val="TOC1"/>
        <w:tabs>
          <w:tab w:val="left" w:pos="1440"/>
        </w:tabs>
        <w:rPr>
          <w:ins w:id="54" w:author="Vladymyr Kozyr" w:date="2021-02-02T21:32:00Z"/>
          <w:rFonts w:asciiTheme="minorHAnsi" w:eastAsiaTheme="minorEastAsia" w:hAnsiTheme="minorHAnsi"/>
          <w:b w:val="0"/>
          <w:bCs w:val="0"/>
          <w:sz w:val="24"/>
          <w:lang w:val="en-CA"/>
        </w:rPr>
      </w:pPr>
      <w:ins w:id="55" w:author="Vladymyr Kozyr" w:date="2021-02-02T21:32:00Z">
        <w:r w:rsidRPr="00DF1918">
          <w:rPr>
            <w:rStyle w:val="Hyperlink"/>
          </w:rPr>
          <w:fldChar w:fldCharType="begin"/>
        </w:r>
        <w:r w:rsidRPr="00DF1918">
          <w:rPr>
            <w:rStyle w:val="Hyperlink"/>
          </w:rPr>
          <w:instrText xml:space="preserve"> </w:instrText>
        </w:r>
        <w:r>
          <w:instrText>HYPERLINK \l "_Toc63193967"</w:instrText>
        </w:r>
        <w:r w:rsidRPr="00DF1918">
          <w:rPr>
            <w:rStyle w:val="Hyperlink"/>
          </w:rPr>
          <w:instrText xml:space="preserve"> </w:instrText>
        </w:r>
        <w:r w:rsidRPr="00DF1918">
          <w:rPr>
            <w:rStyle w:val="Hyperlink"/>
          </w:rPr>
          <w:fldChar w:fldCharType="separate"/>
        </w:r>
        <w:r w:rsidRPr="00DF1918">
          <w:rPr>
            <w:rStyle w:val="Hyperlink"/>
          </w:rPr>
          <w:t>Chapter 3.</w:t>
        </w:r>
        <w:r>
          <w:rPr>
            <w:rFonts w:asciiTheme="minorHAnsi" w:eastAsiaTheme="minorEastAsia" w:hAnsiTheme="minorHAnsi"/>
            <w:b w:val="0"/>
            <w:bCs w:val="0"/>
            <w:sz w:val="24"/>
            <w:lang w:val="en-CA"/>
          </w:rPr>
          <w:tab/>
        </w:r>
        <w:r w:rsidRPr="00DF1918">
          <w:rPr>
            <w:rStyle w:val="Hyperlink"/>
          </w:rPr>
          <w:t>Design and Use Cases</w:t>
        </w:r>
        <w:r>
          <w:rPr>
            <w:webHidden/>
          </w:rPr>
          <w:tab/>
        </w:r>
        <w:r>
          <w:rPr>
            <w:webHidden/>
          </w:rPr>
          <w:fldChar w:fldCharType="begin"/>
        </w:r>
        <w:r>
          <w:rPr>
            <w:webHidden/>
          </w:rPr>
          <w:instrText xml:space="preserve"> PAGEREF _Toc63193967 \h </w:instrText>
        </w:r>
      </w:ins>
      <w:r>
        <w:rPr>
          <w:webHidden/>
        </w:rPr>
      </w:r>
      <w:r>
        <w:rPr>
          <w:webHidden/>
        </w:rPr>
        <w:fldChar w:fldCharType="separate"/>
      </w:r>
      <w:ins w:id="56" w:author="Vladymyr Kozyr" w:date="2021-02-02T21:32:00Z">
        <w:r>
          <w:rPr>
            <w:webHidden/>
          </w:rPr>
          <w:t>6</w:t>
        </w:r>
        <w:r>
          <w:rPr>
            <w:webHidden/>
          </w:rPr>
          <w:fldChar w:fldCharType="end"/>
        </w:r>
        <w:r w:rsidRPr="00DF1918">
          <w:rPr>
            <w:rStyle w:val="Hyperlink"/>
          </w:rPr>
          <w:fldChar w:fldCharType="end"/>
        </w:r>
      </w:ins>
    </w:p>
    <w:p w14:paraId="561FC674" w14:textId="3530CCE2" w:rsidR="00CE4054" w:rsidRDefault="00CE4054">
      <w:pPr>
        <w:pStyle w:val="TOC2"/>
        <w:rPr>
          <w:ins w:id="57" w:author="Vladymyr Kozyr" w:date="2021-02-02T21:32:00Z"/>
          <w:rFonts w:asciiTheme="minorHAnsi" w:eastAsiaTheme="minorEastAsia" w:hAnsiTheme="minorHAnsi"/>
          <w:bCs w:val="0"/>
          <w:noProof/>
          <w:sz w:val="24"/>
          <w:szCs w:val="24"/>
          <w:lang w:val="en-CA"/>
        </w:rPr>
      </w:pPr>
      <w:ins w:id="58"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"_Toc63193968"</w:instrText>
        </w:r>
        <w:r w:rsidRPr="00DF1918">
          <w:rPr>
            <w:rStyle w:val="Hyperlink"/>
            <w:noProof/>
          </w:rPr>
          <w:instrText xml:space="preserve"> </w:instrText>
        </w:r>
        <w:r w:rsidRPr="00DF1918">
          <w:rPr>
            <w:rStyle w:val="Hyperlink"/>
            <w:noProof/>
          </w:rPr>
          <w:fldChar w:fldCharType="separate"/>
        </w:r>
        <w:r w:rsidRPr="00DF1918">
          <w:rPr>
            <w:rStyle w:val="Hyperlink"/>
            <w:rFonts w:cs="Arial"/>
            <w:noProof/>
          </w:rPr>
          <w:t>3.1.</w:t>
        </w:r>
        <w:r>
          <w:rPr>
            <w:rFonts w:asciiTheme="minorHAnsi" w:eastAsiaTheme="minorEastAsia" w:hAnsiTheme="minorHAnsi"/>
            <w:bCs w:val="0"/>
            <w:noProof/>
            <w:sz w:val="24"/>
            <w:szCs w:val="24"/>
            <w:lang w:val="en-CA"/>
          </w:rPr>
          <w:tab/>
        </w:r>
        <w:r w:rsidRPr="00DF1918">
          <w:rPr>
            <w:rStyle w:val="Hyperlink"/>
            <w:noProof/>
          </w:rPr>
          <w:t>Importance of Fishery Visualization</w:t>
        </w:r>
        <w:r>
          <w:rPr>
            <w:noProof/>
            <w:webHidden/>
          </w:rPr>
          <w:tab/>
        </w:r>
        <w:r>
          <w:rPr>
            <w:noProof/>
            <w:webHidden/>
          </w:rPr>
          <w:fldChar w:fldCharType="begin"/>
        </w:r>
        <w:r>
          <w:rPr>
            <w:noProof/>
            <w:webHidden/>
          </w:rPr>
          <w:instrText xml:space="preserve"> PAGEREF _Toc63193968 \h </w:instrText>
        </w:r>
      </w:ins>
      <w:r>
        <w:rPr>
          <w:noProof/>
          <w:webHidden/>
        </w:rPr>
      </w:r>
      <w:r>
        <w:rPr>
          <w:noProof/>
          <w:webHidden/>
        </w:rPr>
        <w:fldChar w:fldCharType="separate"/>
      </w:r>
      <w:ins w:id="59" w:author="Vladymyr Kozyr" w:date="2021-02-02T21:32:00Z">
        <w:r>
          <w:rPr>
            <w:noProof/>
            <w:webHidden/>
          </w:rPr>
          <w:t>6</w:t>
        </w:r>
        <w:r>
          <w:rPr>
            <w:noProof/>
            <w:webHidden/>
          </w:rPr>
          <w:fldChar w:fldCharType="end"/>
        </w:r>
        <w:r w:rsidRPr="00DF1918">
          <w:rPr>
            <w:rStyle w:val="Hyperlink"/>
            <w:noProof/>
          </w:rPr>
          <w:fldChar w:fldCharType="end"/>
        </w:r>
      </w:ins>
    </w:p>
    <w:p w14:paraId="1C0D3359" w14:textId="70C828CF" w:rsidR="00CE4054" w:rsidRDefault="00CE4054">
      <w:pPr>
        <w:pStyle w:val="TOC2"/>
        <w:rPr>
          <w:ins w:id="60" w:author="Vladymyr Kozyr" w:date="2021-02-02T21:32:00Z"/>
          <w:rFonts w:asciiTheme="minorHAnsi" w:eastAsiaTheme="minorEastAsia" w:hAnsiTheme="minorHAnsi"/>
          <w:bCs w:val="0"/>
          <w:noProof/>
          <w:sz w:val="24"/>
          <w:szCs w:val="24"/>
          <w:lang w:val="en-CA"/>
        </w:rPr>
      </w:pPr>
      <w:ins w:id="61"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"_Toc63193969"</w:instrText>
        </w:r>
        <w:r w:rsidRPr="00DF1918">
          <w:rPr>
            <w:rStyle w:val="Hyperlink"/>
            <w:noProof/>
          </w:rPr>
          <w:instrText xml:space="preserve"> </w:instrText>
        </w:r>
        <w:r w:rsidRPr="00DF1918">
          <w:rPr>
            <w:rStyle w:val="Hyperlink"/>
            <w:noProof/>
          </w:rPr>
          <w:fldChar w:fldCharType="separate"/>
        </w:r>
        <w:r w:rsidRPr="00DF1918">
          <w:rPr>
            <w:rStyle w:val="Hyperlink"/>
            <w:rFonts w:cs="Arial"/>
            <w:noProof/>
          </w:rPr>
          <w:t>3.2.</w:t>
        </w:r>
        <w:r>
          <w:rPr>
            <w:rFonts w:asciiTheme="minorHAnsi" w:eastAsiaTheme="minorEastAsia" w:hAnsiTheme="minorHAnsi"/>
            <w:bCs w:val="0"/>
            <w:noProof/>
            <w:sz w:val="24"/>
            <w:szCs w:val="24"/>
            <w:lang w:val="en-CA"/>
          </w:rPr>
          <w:tab/>
        </w:r>
        <w:r w:rsidRPr="00DF1918">
          <w:rPr>
            <w:rStyle w:val="Hyperlink"/>
            <w:noProof/>
          </w:rPr>
          <w:t>Data Sources and Data Proccessing</w:t>
        </w:r>
        <w:r>
          <w:rPr>
            <w:noProof/>
            <w:webHidden/>
          </w:rPr>
          <w:tab/>
        </w:r>
        <w:r>
          <w:rPr>
            <w:noProof/>
            <w:webHidden/>
          </w:rPr>
          <w:fldChar w:fldCharType="begin"/>
        </w:r>
        <w:r>
          <w:rPr>
            <w:noProof/>
            <w:webHidden/>
          </w:rPr>
          <w:instrText xml:space="preserve"> PAGEREF _Toc63193969 \h </w:instrText>
        </w:r>
      </w:ins>
      <w:r>
        <w:rPr>
          <w:noProof/>
          <w:webHidden/>
        </w:rPr>
      </w:r>
      <w:r>
        <w:rPr>
          <w:noProof/>
          <w:webHidden/>
        </w:rPr>
        <w:fldChar w:fldCharType="separate"/>
      </w:r>
      <w:ins w:id="62" w:author="Vladymyr Kozyr" w:date="2021-02-02T21:32:00Z">
        <w:r>
          <w:rPr>
            <w:noProof/>
            <w:webHidden/>
          </w:rPr>
          <w:t>14</w:t>
        </w:r>
        <w:r>
          <w:rPr>
            <w:noProof/>
            <w:webHidden/>
          </w:rPr>
          <w:fldChar w:fldCharType="end"/>
        </w:r>
        <w:r w:rsidRPr="00DF1918">
          <w:rPr>
            <w:rStyle w:val="Hyperlink"/>
            <w:noProof/>
          </w:rPr>
          <w:fldChar w:fldCharType="end"/>
        </w:r>
      </w:ins>
    </w:p>
    <w:p w14:paraId="4177A3B1" w14:textId="737388CB" w:rsidR="00CE4054" w:rsidRDefault="00CE4054">
      <w:pPr>
        <w:pStyle w:val="TOC2"/>
        <w:rPr>
          <w:ins w:id="63" w:author="Vladymyr Kozyr" w:date="2021-02-02T21:32:00Z"/>
          <w:rFonts w:asciiTheme="minorHAnsi" w:eastAsiaTheme="minorEastAsia" w:hAnsiTheme="minorHAnsi"/>
          <w:bCs w:val="0"/>
          <w:noProof/>
          <w:sz w:val="24"/>
          <w:szCs w:val="24"/>
          <w:lang w:val="en-CA"/>
        </w:rPr>
      </w:pPr>
      <w:ins w:id="64"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"_Toc63193970"</w:instrText>
        </w:r>
        <w:r w:rsidRPr="00DF1918">
          <w:rPr>
            <w:rStyle w:val="Hyperlink"/>
            <w:noProof/>
          </w:rPr>
          <w:instrText xml:space="preserve"> </w:instrText>
        </w:r>
        <w:r w:rsidRPr="00DF1918">
          <w:rPr>
            <w:rStyle w:val="Hyperlink"/>
            <w:noProof/>
          </w:rPr>
          <w:fldChar w:fldCharType="separate"/>
        </w:r>
        <w:r w:rsidRPr="00DF1918">
          <w:rPr>
            <w:rStyle w:val="Hyperlink"/>
            <w:rFonts w:cs="Arial"/>
            <w:noProof/>
          </w:rPr>
          <w:t>3.3.</w:t>
        </w:r>
        <w:r>
          <w:rPr>
            <w:rFonts w:asciiTheme="minorHAnsi" w:eastAsiaTheme="minorEastAsia" w:hAnsiTheme="minorHAnsi"/>
            <w:bCs w:val="0"/>
            <w:noProof/>
            <w:sz w:val="24"/>
            <w:szCs w:val="24"/>
            <w:lang w:val="en-CA"/>
          </w:rPr>
          <w:tab/>
        </w:r>
        <w:r w:rsidRPr="00DF1918">
          <w:rPr>
            <w:rStyle w:val="Hyperlink"/>
            <w:noProof/>
          </w:rPr>
          <w:t>Visualization Motivation</w:t>
        </w:r>
        <w:r>
          <w:rPr>
            <w:noProof/>
            <w:webHidden/>
          </w:rPr>
          <w:tab/>
        </w:r>
        <w:r>
          <w:rPr>
            <w:noProof/>
            <w:webHidden/>
          </w:rPr>
          <w:fldChar w:fldCharType="begin"/>
        </w:r>
        <w:r>
          <w:rPr>
            <w:noProof/>
            <w:webHidden/>
          </w:rPr>
          <w:instrText xml:space="preserve"> PAGEREF _Toc63193970 \h </w:instrText>
        </w:r>
      </w:ins>
      <w:r>
        <w:rPr>
          <w:noProof/>
          <w:webHidden/>
        </w:rPr>
      </w:r>
      <w:r>
        <w:rPr>
          <w:noProof/>
          <w:webHidden/>
        </w:rPr>
        <w:fldChar w:fldCharType="separate"/>
      </w:r>
      <w:ins w:id="65" w:author="Vladymyr Kozyr" w:date="2021-02-02T21:32:00Z">
        <w:r>
          <w:rPr>
            <w:noProof/>
            <w:webHidden/>
          </w:rPr>
          <w:t>15</w:t>
        </w:r>
        <w:r>
          <w:rPr>
            <w:noProof/>
            <w:webHidden/>
          </w:rPr>
          <w:fldChar w:fldCharType="end"/>
        </w:r>
        <w:r w:rsidRPr="00DF1918">
          <w:rPr>
            <w:rStyle w:val="Hyperlink"/>
            <w:noProof/>
          </w:rPr>
          <w:fldChar w:fldCharType="end"/>
        </w:r>
      </w:ins>
    </w:p>
    <w:p w14:paraId="25CF8648" w14:textId="170F4B7B" w:rsidR="00CE4054" w:rsidRDefault="00CE4054">
      <w:pPr>
        <w:pStyle w:val="TOC2"/>
        <w:rPr>
          <w:ins w:id="66" w:author="Vladymyr Kozyr" w:date="2021-02-02T21:32:00Z"/>
          <w:rFonts w:asciiTheme="minorHAnsi" w:eastAsiaTheme="minorEastAsia" w:hAnsiTheme="minorHAnsi"/>
          <w:bCs w:val="0"/>
          <w:noProof/>
          <w:sz w:val="24"/>
          <w:szCs w:val="24"/>
          <w:lang w:val="en-CA"/>
        </w:rPr>
      </w:pPr>
      <w:ins w:id="67"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"_Toc63193971"</w:instrText>
        </w:r>
        <w:r w:rsidRPr="00DF1918">
          <w:rPr>
            <w:rStyle w:val="Hyperlink"/>
            <w:noProof/>
          </w:rPr>
          <w:instrText xml:space="preserve"> </w:instrText>
        </w:r>
        <w:r w:rsidRPr="00DF1918">
          <w:rPr>
            <w:rStyle w:val="Hyperlink"/>
            <w:noProof/>
          </w:rPr>
          <w:fldChar w:fldCharType="separate"/>
        </w:r>
        <w:r w:rsidRPr="00DF1918">
          <w:rPr>
            <w:rStyle w:val="Hyperlink"/>
            <w:rFonts w:cs="Arial"/>
            <w:noProof/>
          </w:rPr>
          <w:t>3.4.</w:t>
        </w:r>
        <w:r>
          <w:rPr>
            <w:rFonts w:asciiTheme="minorHAnsi" w:eastAsiaTheme="minorEastAsia" w:hAnsiTheme="minorHAnsi"/>
            <w:bCs w:val="0"/>
            <w:noProof/>
            <w:sz w:val="24"/>
            <w:szCs w:val="24"/>
            <w:lang w:val="en-CA"/>
          </w:rPr>
          <w:tab/>
        </w:r>
        <w:r w:rsidRPr="00DF1918">
          <w:rPr>
            <w:rStyle w:val="Hyperlink"/>
            <w:noProof/>
          </w:rPr>
          <w:t>Problem Set</w:t>
        </w:r>
        <w:r>
          <w:rPr>
            <w:noProof/>
            <w:webHidden/>
          </w:rPr>
          <w:tab/>
        </w:r>
        <w:r>
          <w:rPr>
            <w:noProof/>
            <w:webHidden/>
          </w:rPr>
          <w:fldChar w:fldCharType="begin"/>
        </w:r>
        <w:r>
          <w:rPr>
            <w:noProof/>
            <w:webHidden/>
          </w:rPr>
          <w:instrText xml:space="preserve"> PAGEREF _Toc63193971 \h </w:instrText>
        </w:r>
      </w:ins>
      <w:r>
        <w:rPr>
          <w:noProof/>
          <w:webHidden/>
        </w:rPr>
      </w:r>
      <w:r>
        <w:rPr>
          <w:noProof/>
          <w:webHidden/>
        </w:rPr>
        <w:fldChar w:fldCharType="separate"/>
      </w:r>
      <w:ins w:id="68" w:author="Vladymyr Kozyr" w:date="2021-02-02T21:32:00Z">
        <w:r>
          <w:rPr>
            <w:noProof/>
            <w:webHidden/>
          </w:rPr>
          <w:t>16</w:t>
        </w:r>
        <w:r>
          <w:rPr>
            <w:noProof/>
            <w:webHidden/>
          </w:rPr>
          <w:fldChar w:fldCharType="end"/>
        </w:r>
        <w:r w:rsidRPr="00DF1918">
          <w:rPr>
            <w:rStyle w:val="Hyperlink"/>
            <w:noProof/>
          </w:rPr>
          <w:fldChar w:fldCharType="end"/>
        </w:r>
      </w:ins>
    </w:p>
    <w:p w14:paraId="255F4EDA" w14:textId="4625DB6E" w:rsidR="00CE4054" w:rsidRDefault="00CE4054">
      <w:pPr>
        <w:pStyle w:val="TOC3"/>
        <w:tabs>
          <w:tab w:val="left" w:pos="1440"/>
          <w:tab w:val="right" w:leader="dot" w:pos="8630"/>
        </w:tabs>
        <w:rPr>
          <w:ins w:id="69" w:author="Vladymyr Kozyr" w:date="2021-02-02T21:32:00Z"/>
          <w:rFonts w:asciiTheme="minorHAnsi" w:eastAsiaTheme="minorEastAsia" w:hAnsiTheme="minorHAnsi"/>
          <w:noProof/>
          <w:sz w:val="24"/>
          <w:szCs w:val="24"/>
          <w:lang w:val="en-CA"/>
        </w:rPr>
      </w:pPr>
      <w:ins w:id="70"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"_Toc63193972"</w:instrText>
        </w:r>
        <w:r w:rsidRPr="00DF1918">
          <w:rPr>
            <w:rStyle w:val="Hyperlink"/>
            <w:noProof/>
          </w:rPr>
          <w:instrText xml:space="preserve"> </w:instrText>
        </w:r>
        <w:r w:rsidRPr="00DF1918">
          <w:rPr>
            <w:rStyle w:val="Hyperlink"/>
            <w:noProof/>
          </w:rPr>
          <w:fldChar w:fldCharType="separate"/>
        </w:r>
        <w:r w:rsidRPr="00DF1918">
          <w:rPr>
            <w:rStyle w:val="Hyperlink"/>
            <w:rFonts w:cs="Arial"/>
            <w:noProof/>
          </w:rPr>
          <w:t>3.4.1.</w:t>
        </w:r>
        <w:r>
          <w:rPr>
            <w:rFonts w:asciiTheme="minorHAnsi" w:eastAsiaTheme="minorEastAsia" w:hAnsiTheme="minorHAnsi"/>
            <w:noProof/>
            <w:sz w:val="24"/>
            <w:szCs w:val="24"/>
            <w:lang w:val="en-CA"/>
          </w:rPr>
          <w:tab/>
        </w:r>
        <w:r w:rsidRPr="00DF1918">
          <w:rPr>
            <w:rStyle w:val="Hyperlink"/>
            <w:noProof/>
          </w:rPr>
          <w:t>Problem 1  Exploring Relationships between Fish Amounts and Price</w:t>
        </w:r>
        <w:r>
          <w:rPr>
            <w:noProof/>
            <w:webHidden/>
          </w:rPr>
          <w:tab/>
        </w:r>
        <w:r>
          <w:rPr>
            <w:noProof/>
            <w:webHidden/>
          </w:rPr>
          <w:fldChar w:fldCharType="begin"/>
        </w:r>
        <w:r>
          <w:rPr>
            <w:noProof/>
            <w:webHidden/>
          </w:rPr>
          <w:instrText xml:space="preserve"> PAGEREF _Toc63193972 \h </w:instrText>
        </w:r>
      </w:ins>
      <w:r>
        <w:rPr>
          <w:noProof/>
          <w:webHidden/>
        </w:rPr>
      </w:r>
      <w:r>
        <w:rPr>
          <w:noProof/>
          <w:webHidden/>
        </w:rPr>
        <w:fldChar w:fldCharType="separate"/>
      </w:r>
      <w:ins w:id="71" w:author="Vladymyr Kozyr" w:date="2021-02-02T21:32:00Z">
        <w:r>
          <w:rPr>
            <w:noProof/>
            <w:webHidden/>
          </w:rPr>
          <w:t>16</w:t>
        </w:r>
        <w:r>
          <w:rPr>
            <w:noProof/>
            <w:webHidden/>
          </w:rPr>
          <w:fldChar w:fldCharType="end"/>
        </w:r>
        <w:r w:rsidRPr="00DF1918">
          <w:rPr>
            <w:rStyle w:val="Hyperlink"/>
            <w:noProof/>
          </w:rPr>
          <w:fldChar w:fldCharType="end"/>
        </w:r>
      </w:ins>
    </w:p>
    <w:p w14:paraId="5460BABD" w14:textId="1ADF274A" w:rsidR="00CE4054" w:rsidRDefault="00CE4054">
      <w:pPr>
        <w:pStyle w:val="TOC3"/>
        <w:tabs>
          <w:tab w:val="left" w:pos="1440"/>
          <w:tab w:val="right" w:leader="dot" w:pos="8630"/>
        </w:tabs>
        <w:rPr>
          <w:ins w:id="72" w:author="Vladymyr Kozyr" w:date="2021-02-02T21:32:00Z"/>
          <w:rFonts w:asciiTheme="minorHAnsi" w:eastAsiaTheme="minorEastAsia" w:hAnsiTheme="minorHAnsi"/>
          <w:noProof/>
          <w:sz w:val="24"/>
          <w:szCs w:val="24"/>
          <w:lang w:val="en-CA"/>
        </w:rPr>
      </w:pPr>
      <w:ins w:id="73"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"_Toc63193973"</w:instrText>
        </w:r>
        <w:r w:rsidRPr="00DF1918">
          <w:rPr>
            <w:rStyle w:val="Hyperlink"/>
            <w:noProof/>
          </w:rPr>
          <w:instrText xml:space="preserve"> </w:instrText>
        </w:r>
        <w:r w:rsidRPr="00DF1918">
          <w:rPr>
            <w:rStyle w:val="Hyperlink"/>
            <w:noProof/>
          </w:rPr>
          <w:fldChar w:fldCharType="separate"/>
        </w:r>
        <w:r w:rsidRPr="00DF1918">
          <w:rPr>
            <w:rStyle w:val="Hyperlink"/>
            <w:rFonts w:cs="Arial"/>
            <w:noProof/>
          </w:rPr>
          <w:t>3.4.2.</w:t>
        </w:r>
        <w:r>
          <w:rPr>
            <w:rFonts w:asciiTheme="minorHAnsi" w:eastAsiaTheme="minorEastAsia" w:hAnsiTheme="minorHAnsi"/>
            <w:noProof/>
            <w:sz w:val="24"/>
            <w:szCs w:val="24"/>
            <w:lang w:val="en-CA"/>
          </w:rPr>
          <w:tab/>
        </w:r>
        <w:r w:rsidRPr="00DF1918">
          <w:rPr>
            <w:rStyle w:val="Hyperlink"/>
            <w:noProof/>
          </w:rPr>
          <w:t>Problem 2  Scatter Plot for Paired Time Series (Fish Amount and Price)</w:t>
        </w:r>
        <w:r>
          <w:rPr>
            <w:noProof/>
            <w:webHidden/>
          </w:rPr>
          <w:tab/>
        </w:r>
        <w:r>
          <w:rPr>
            <w:noProof/>
            <w:webHidden/>
          </w:rPr>
          <w:fldChar w:fldCharType="begin"/>
        </w:r>
        <w:r>
          <w:rPr>
            <w:noProof/>
            <w:webHidden/>
          </w:rPr>
          <w:instrText xml:space="preserve"> PAGEREF _Toc63193973 \h </w:instrText>
        </w:r>
      </w:ins>
      <w:r>
        <w:rPr>
          <w:noProof/>
          <w:webHidden/>
        </w:rPr>
      </w:r>
      <w:r>
        <w:rPr>
          <w:noProof/>
          <w:webHidden/>
        </w:rPr>
        <w:fldChar w:fldCharType="separate"/>
      </w:r>
      <w:ins w:id="74" w:author="Vladymyr Kozyr" w:date="2021-02-02T21:32:00Z">
        <w:r>
          <w:rPr>
            <w:noProof/>
            <w:webHidden/>
          </w:rPr>
          <w:t>16</w:t>
        </w:r>
        <w:r>
          <w:rPr>
            <w:noProof/>
            <w:webHidden/>
          </w:rPr>
          <w:fldChar w:fldCharType="end"/>
        </w:r>
        <w:r w:rsidRPr="00DF1918">
          <w:rPr>
            <w:rStyle w:val="Hyperlink"/>
            <w:noProof/>
          </w:rPr>
          <w:fldChar w:fldCharType="end"/>
        </w:r>
      </w:ins>
    </w:p>
    <w:p w14:paraId="1DE8D1AF" w14:textId="301272AD" w:rsidR="00CE4054" w:rsidRDefault="00CE4054">
      <w:pPr>
        <w:pStyle w:val="TOC3"/>
        <w:tabs>
          <w:tab w:val="left" w:pos="1440"/>
          <w:tab w:val="right" w:leader="dot" w:pos="8630"/>
        </w:tabs>
        <w:rPr>
          <w:ins w:id="75" w:author="Vladymyr Kozyr" w:date="2021-02-02T21:32:00Z"/>
          <w:rFonts w:asciiTheme="minorHAnsi" w:eastAsiaTheme="minorEastAsia" w:hAnsiTheme="minorHAnsi"/>
          <w:noProof/>
          <w:sz w:val="24"/>
          <w:szCs w:val="24"/>
          <w:lang w:val="en-CA"/>
        </w:rPr>
      </w:pPr>
      <w:ins w:id="76"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"_Toc63193974"</w:instrText>
        </w:r>
        <w:r w:rsidRPr="00DF1918">
          <w:rPr>
            <w:rStyle w:val="Hyperlink"/>
            <w:noProof/>
          </w:rPr>
          <w:instrText xml:space="preserve"> </w:instrText>
        </w:r>
        <w:r w:rsidRPr="00DF1918">
          <w:rPr>
            <w:rStyle w:val="Hyperlink"/>
            <w:noProof/>
          </w:rPr>
          <w:fldChar w:fldCharType="separate"/>
        </w:r>
        <w:r w:rsidRPr="00DF1918">
          <w:rPr>
            <w:rStyle w:val="Hyperlink"/>
            <w:rFonts w:cs="Arial"/>
            <w:noProof/>
          </w:rPr>
          <w:t>3.4.3.</w:t>
        </w:r>
        <w:r>
          <w:rPr>
            <w:rFonts w:asciiTheme="minorHAnsi" w:eastAsiaTheme="minorEastAsia" w:hAnsiTheme="minorHAnsi"/>
            <w:noProof/>
            <w:sz w:val="24"/>
            <w:szCs w:val="24"/>
            <w:lang w:val="en-CA"/>
          </w:rPr>
          <w:tab/>
        </w:r>
        <w:r w:rsidRPr="00DF1918">
          <w:rPr>
            <w:rStyle w:val="Hyperlink"/>
            <w:noProof/>
          </w:rPr>
          <w:t>Problem 3</w:t>
        </w:r>
        <w:r>
          <w:rPr>
            <w:noProof/>
            <w:webHidden/>
          </w:rPr>
          <w:tab/>
        </w:r>
        <w:r>
          <w:rPr>
            <w:noProof/>
            <w:webHidden/>
          </w:rPr>
          <w:fldChar w:fldCharType="begin"/>
        </w:r>
        <w:r>
          <w:rPr>
            <w:noProof/>
            <w:webHidden/>
          </w:rPr>
          <w:instrText xml:space="preserve"> PAGEREF _Toc63193974 \h </w:instrText>
        </w:r>
      </w:ins>
      <w:r>
        <w:rPr>
          <w:noProof/>
          <w:webHidden/>
        </w:rPr>
      </w:r>
      <w:r>
        <w:rPr>
          <w:noProof/>
          <w:webHidden/>
        </w:rPr>
        <w:fldChar w:fldCharType="separate"/>
      </w:r>
      <w:ins w:id="77" w:author="Vladymyr Kozyr" w:date="2021-02-02T21:32:00Z">
        <w:r>
          <w:rPr>
            <w:noProof/>
            <w:webHidden/>
          </w:rPr>
          <w:t>16</w:t>
        </w:r>
        <w:r>
          <w:rPr>
            <w:noProof/>
            <w:webHidden/>
          </w:rPr>
          <w:fldChar w:fldCharType="end"/>
        </w:r>
        <w:r w:rsidRPr="00DF1918">
          <w:rPr>
            <w:rStyle w:val="Hyperlink"/>
            <w:noProof/>
          </w:rPr>
          <w:fldChar w:fldCharType="end"/>
        </w:r>
      </w:ins>
    </w:p>
    <w:p w14:paraId="07C0E511" w14:textId="2D1A951A" w:rsidR="00CE4054" w:rsidRDefault="00CE4054">
      <w:pPr>
        <w:pStyle w:val="TOC3"/>
        <w:tabs>
          <w:tab w:val="right" w:leader="dot" w:pos="8630"/>
        </w:tabs>
        <w:rPr>
          <w:ins w:id="78" w:author="Vladymyr Kozyr" w:date="2021-02-02T21:32:00Z"/>
          <w:rFonts w:asciiTheme="minorHAnsi" w:eastAsiaTheme="minorEastAsia" w:hAnsiTheme="minorHAnsi"/>
          <w:noProof/>
          <w:sz w:val="24"/>
          <w:szCs w:val="24"/>
          <w:lang w:val="en-CA"/>
        </w:rPr>
      </w:pPr>
      <w:ins w:id="79"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"_Toc63193975"</w:instrText>
        </w:r>
        <w:r w:rsidRPr="00DF1918">
          <w:rPr>
            <w:rStyle w:val="Hyperlink"/>
            <w:noProof/>
          </w:rPr>
          <w:instrText xml:space="preserve"> </w:instrText>
        </w:r>
        <w:r w:rsidRPr="00DF1918">
          <w:rPr>
            <w:rStyle w:val="Hyperlink"/>
            <w:noProof/>
          </w:rPr>
          <w:fldChar w:fldCharType="separate"/>
        </w:r>
        <w:r w:rsidRPr="00DF1918">
          <w:rPr>
            <w:rStyle w:val="Hyperlink"/>
            <w:noProof/>
          </w:rPr>
          <w:t>Pie Chart for Top Fish Species</w:t>
        </w:r>
        <w:r>
          <w:rPr>
            <w:noProof/>
            <w:webHidden/>
          </w:rPr>
          <w:tab/>
        </w:r>
        <w:r>
          <w:rPr>
            <w:noProof/>
            <w:webHidden/>
          </w:rPr>
          <w:fldChar w:fldCharType="begin"/>
        </w:r>
        <w:r>
          <w:rPr>
            <w:noProof/>
            <w:webHidden/>
          </w:rPr>
          <w:instrText xml:space="preserve"> PAGEREF _Toc63193975 \h </w:instrText>
        </w:r>
      </w:ins>
      <w:r>
        <w:rPr>
          <w:noProof/>
          <w:webHidden/>
        </w:rPr>
      </w:r>
      <w:r>
        <w:rPr>
          <w:noProof/>
          <w:webHidden/>
        </w:rPr>
        <w:fldChar w:fldCharType="separate"/>
      </w:r>
      <w:ins w:id="80" w:author="Vladymyr Kozyr" w:date="2021-02-02T21:32:00Z">
        <w:r>
          <w:rPr>
            <w:noProof/>
            <w:webHidden/>
          </w:rPr>
          <w:t>16</w:t>
        </w:r>
        <w:r>
          <w:rPr>
            <w:noProof/>
            <w:webHidden/>
          </w:rPr>
          <w:fldChar w:fldCharType="end"/>
        </w:r>
        <w:r w:rsidRPr="00DF1918">
          <w:rPr>
            <w:rStyle w:val="Hyperlink"/>
            <w:noProof/>
          </w:rPr>
          <w:fldChar w:fldCharType="end"/>
        </w:r>
      </w:ins>
    </w:p>
    <w:p w14:paraId="0E208363" w14:textId="00BA4365" w:rsidR="00CE4054" w:rsidRDefault="00CE4054">
      <w:pPr>
        <w:pStyle w:val="TOC3"/>
        <w:tabs>
          <w:tab w:val="left" w:pos="1440"/>
          <w:tab w:val="right" w:leader="dot" w:pos="8630"/>
        </w:tabs>
        <w:rPr>
          <w:ins w:id="81" w:author="Vladymyr Kozyr" w:date="2021-02-02T21:32:00Z"/>
          <w:rFonts w:asciiTheme="minorHAnsi" w:eastAsiaTheme="minorEastAsia" w:hAnsiTheme="minorHAnsi"/>
          <w:noProof/>
          <w:sz w:val="24"/>
          <w:szCs w:val="24"/>
          <w:lang w:val="en-CA"/>
        </w:rPr>
      </w:pPr>
      <w:ins w:id="82"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"_Toc63193976"</w:instrText>
        </w:r>
        <w:r w:rsidRPr="00DF1918">
          <w:rPr>
            <w:rStyle w:val="Hyperlink"/>
            <w:noProof/>
          </w:rPr>
          <w:instrText xml:space="preserve"> </w:instrText>
        </w:r>
        <w:r w:rsidRPr="00DF1918">
          <w:rPr>
            <w:rStyle w:val="Hyperlink"/>
            <w:noProof/>
          </w:rPr>
          <w:fldChar w:fldCharType="separate"/>
        </w:r>
        <w:r w:rsidRPr="00DF1918">
          <w:rPr>
            <w:rStyle w:val="Hyperlink"/>
            <w:rFonts w:cs="Arial"/>
            <w:noProof/>
          </w:rPr>
          <w:t>3.4.4.</w:t>
        </w:r>
        <w:r>
          <w:rPr>
            <w:rFonts w:asciiTheme="minorHAnsi" w:eastAsiaTheme="minorEastAsia" w:hAnsiTheme="minorHAnsi"/>
            <w:noProof/>
            <w:sz w:val="24"/>
            <w:szCs w:val="24"/>
            <w:lang w:val="en-CA"/>
          </w:rPr>
          <w:tab/>
        </w:r>
        <w:r w:rsidRPr="00DF1918">
          <w:rPr>
            <w:rStyle w:val="Hyperlink"/>
            <w:noProof/>
          </w:rPr>
          <w:t>Problem 4</w:t>
        </w:r>
        <w:r>
          <w:rPr>
            <w:noProof/>
            <w:webHidden/>
          </w:rPr>
          <w:tab/>
        </w:r>
        <w:r>
          <w:rPr>
            <w:noProof/>
            <w:webHidden/>
          </w:rPr>
          <w:fldChar w:fldCharType="begin"/>
        </w:r>
        <w:r>
          <w:rPr>
            <w:noProof/>
            <w:webHidden/>
          </w:rPr>
          <w:instrText xml:space="preserve"> PAGEREF _Toc63193976 \h </w:instrText>
        </w:r>
      </w:ins>
      <w:r>
        <w:rPr>
          <w:noProof/>
          <w:webHidden/>
        </w:rPr>
      </w:r>
      <w:r>
        <w:rPr>
          <w:noProof/>
          <w:webHidden/>
        </w:rPr>
        <w:fldChar w:fldCharType="separate"/>
      </w:r>
      <w:ins w:id="83" w:author="Vladymyr Kozyr" w:date="2021-02-02T21:32:00Z">
        <w:r>
          <w:rPr>
            <w:noProof/>
            <w:webHidden/>
          </w:rPr>
          <w:t>16</w:t>
        </w:r>
        <w:r>
          <w:rPr>
            <w:noProof/>
            <w:webHidden/>
          </w:rPr>
          <w:fldChar w:fldCharType="end"/>
        </w:r>
        <w:r w:rsidRPr="00DF1918">
          <w:rPr>
            <w:rStyle w:val="Hyperlink"/>
            <w:noProof/>
          </w:rPr>
          <w:fldChar w:fldCharType="end"/>
        </w:r>
      </w:ins>
    </w:p>
    <w:p w14:paraId="105D2803" w14:textId="66FA84AB" w:rsidR="00CE4054" w:rsidRDefault="00CE4054">
      <w:pPr>
        <w:pStyle w:val="TOC3"/>
        <w:tabs>
          <w:tab w:val="right" w:leader="dot" w:pos="8630"/>
        </w:tabs>
        <w:rPr>
          <w:ins w:id="84" w:author="Vladymyr Kozyr" w:date="2021-02-02T21:32:00Z"/>
          <w:rFonts w:asciiTheme="minorHAnsi" w:eastAsiaTheme="minorEastAsia" w:hAnsiTheme="minorHAnsi"/>
          <w:noProof/>
          <w:sz w:val="24"/>
          <w:szCs w:val="24"/>
          <w:lang w:val="en-CA"/>
        </w:rPr>
      </w:pPr>
      <w:ins w:id="85"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"_Toc63193977"</w:instrText>
        </w:r>
        <w:r w:rsidRPr="00DF1918">
          <w:rPr>
            <w:rStyle w:val="Hyperlink"/>
            <w:noProof/>
          </w:rPr>
          <w:instrText xml:space="preserve"> </w:instrText>
        </w:r>
        <w:r w:rsidRPr="00DF1918">
          <w:rPr>
            <w:rStyle w:val="Hyperlink"/>
            <w:noProof/>
          </w:rPr>
          <w:fldChar w:fldCharType="separate"/>
        </w:r>
        <w:r w:rsidRPr="00DF1918">
          <w:rPr>
            <w:rStyle w:val="Hyperlink"/>
            <w:noProof/>
          </w:rPr>
          <w:t>Bar Chart for Yearly Comparison</w:t>
        </w:r>
        <w:r>
          <w:rPr>
            <w:noProof/>
            <w:webHidden/>
          </w:rPr>
          <w:tab/>
        </w:r>
        <w:r>
          <w:rPr>
            <w:noProof/>
            <w:webHidden/>
          </w:rPr>
          <w:fldChar w:fldCharType="begin"/>
        </w:r>
        <w:r>
          <w:rPr>
            <w:noProof/>
            <w:webHidden/>
          </w:rPr>
          <w:instrText xml:space="preserve"> PAGEREF _Toc63193977 \h </w:instrText>
        </w:r>
      </w:ins>
      <w:r>
        <w:rPr>
          <w:noProof/>
          <w:webHidden/>
        </w:rPr>
      </w:r>
      <w:r>
        <w:rPr>
          <w:noProof/>
          <w:webHidden/>
        </w:rPr>
        <w:fldChar w:fldCharType="separate"/>
      </w:r>
      <w:ins w:id="86" w:author="Vladymyr Kozyr" w:date="2021-02-02T21:32:00Z">
        <w:r>
          <w:rPr>
            <w:noProof/>
            <w:webHidden/>
          </w:rPr>
          <w:t>16</w:t>
        </w:r>
        <w:r>
          <w:rPr>
            <w:noProof/>
            <w:webHidden/>
          </w:rPr>
          <w:fldChar w:fldCharType="end"/>
        </w:r>
        <w:r w:rsidRPr="00DF1918">
          <w:rPr>
            <w:rStyle w:val="Hyperlink"/>
            <w:noProof/>
          </w:rPr>
          <w:fldChar w:fldCharType="end"/>
        </w:r>
      </w:ins>
    </w:p>
    <w:p w14:paraId="60D4B3A9" w14:textId="4122B58A" w:rsidR="00CE4054" w:rsidRDefault="00CE4054">
      <w:pPr>
        <w:pStyle w:val="TOC1"/>
        <w:tabs>
          <w:tab w:val="left" w:pos="1440"/>
        </w:tabs>
        <w:rPr>
          <w:ins w:id="87" w:author="Vladymyr Kozyr" w:date="2021-02-02T21:32:00Z"/>
          <w:rFonts w:asciiTheme="minorHAnsi" w:eastAsiaTheme="minorEastAsia" w:hAnsiTheme="minorHAnsi"/>
          <w:b w:val="0"/>
          <w:bCs w:val="0"/>
          <w:sz w:val="24"/>
          <w:lang w:val="en-CA"/>
        </w:rPr>
      </w:pPr>
      <w:ins w:id="88" w:author="Vladymyr Kozyr" w:date="2021-02-02T21:32:00Z">
        <w:r w:rsidRPr="00DF1918">
          <w:rPr>
            <w:rStyle w:val="Hyperlink"/>
          </w:rPr>
          <w:fldChar w:fldCharType="begin"/>
        </w:r>
        <w:r w:rsidRPr="00DF1918">
          <w:rPr>
            <w:rStyle w:val="Hyperlink"/>
          </w:rPr>
          <w:instrText xml:space="preserve"> </w:instrText>
        </w:r>
        <w:r>
          <w:instrText>HYPERLINK \l "_Toc63193978"</w:instrText>
        </w:r>
        <w:r w:rsidRPr="00DF1918">
          <w:rPr>
            <w:rStyle w:val="Hyperlink"/>
          </w:rPr>
          <w:instrText xml:space="preserve"> </w:instrText>
        </w:r>
        <w:r w:rsidRPr="00DF1918">
          <w:rPr>
            <w:rStyle w:val="Hyperlink"/>
          </w:rPr>
          <w:fldChar w:fldCharType="separate"/>
        </w:r>
        <w:r w:rsidRPr="00DF1918">
          <w:rPr>
            <w:rStyle w:val="Hyperlink"/>
          </w:rPr>
          <w:t>Chapter 4.</w:t>
        </w:r>
        <w:r>
          <w:rPr>
            <w:rFonts w:asciiTheme="minorHAnsi" w:eastAsiaTheme="minorEastAsia" w:hAnsiTheme="minorHAnsi"/>
            <w:b w:val="0"/>
            <w:bCs w:val="0"/>
            <w:sz w:val="24"/>
            <w:lang w:val="en-CA"/>
          </w:rPr>
          <w:tab/>
        </w:r>
        <w:r w:rsidRPr="00DF1918">
          <w:rPr>
            <w:rStyle w:val="Hyperlink"/>
          </w:rPr>
          <w:t>Implementation and Evaluation</w:t>
        </w:r>
        <w:r>
          <w:rPr>
            <w:webHidden/>
          </w:rPr>
          <w:tab/>
        </w:r>
        <w:r>
          <w:rPr>
            <w:webHidden/>
          </w:rPr>
          <w:fldChar w:fldCharType="begin"/>
        </w:r>
        <w:r>
          <w:rPr>
            <w:webHidden/>
          </w:rPr>
          <w:instrText xml:space="preserve"> PAGEREF _Toc63193978 \h </w:instrText>
        </w:r>
      </w:ins>
      <w:r>
        <w:rPr>
          <w:webHidden/>
        </w:rPr>
      </w:r>
      <w:r>
        <w:rPr>
          <w:webHidden/>
        </w:rPr>
        <w:fldChar w:fldCharType="separate"/>
      </w:r>
      <w:ins w:id="89" w:author="Vladymyr Kozyr" w:date="2021-02-02T21:32:00Z">
        <w:r>
          <w:rPr>
            <w:webHidden/>
          </w:rPr>
          <w:t>18</w:t>
        </w:r>
        <w:r>
          <w:rPr>
            <w:webHidden/>
          </w:rPr>
          <w:fldChar w:fldCharType="end"/>
        </w:r>
        <w:r w:rsidRPr="00DF1918">
          <w:rPr>
            <w:rStyle w:val="Hyperlink"/>
          </w:rPr>
          <w:fldChar w:fldCharType="end"/>
        </w:r>
      </w:ins>
    </w:p>
    <w:p w14:paraId="5AFD398D" w14:textId="19DF5AC3" w:rsidR="00CE4054" w:rsidRDefault="00CE4054">
      <w:pPr>
        <w:pStyle w:val="TOC2"/>
        <w:rPr>
          <w:ins w:id="90" w:author="Vladymyr Kozyr" w:date="2021-02-02T21:32:00Z"/>
          <w:rFonts w:asciiTheme="minorHAnsi" w:eastAsiaTheme="minorEastAsia" w:hAnsiTheme="minorHAnsi"/>
          <w:bCs w:val="0"/>
          <w:noProof/>
          <w:sz w:val="24"/>
          <w:szCs w:val="24"/>
          <w:lang w:val="en-CA"/>
        </w:rPr>
      </w:pPr>
      <w:ins w:id="91"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"_Toc63193979"</w:instrText>
        </w:r>
        <w:r w:rsidRPr="00DF1918">
          <w:rPr>
            <w:rStyle w:val="Hyperlink"/>
            <w:noProof/>
          </w:rPr>
          <w:instrText xml:space="preserve"> </w:instrText>
        </w:r>
        <w:r w:rsidRPr="00DF1918">
          <w:rPr>
            <w:rStyle w:val="Hyperlink"/>
            <w:noProof/>
          </w:rPr>
          <w:fldChar w:fldCharType="separate"/>
        </w:r>
        <w:r w:rsidRPr="00DF1918">
          <w:rPr>
            <w:rStyle w:val="Hyperlink"/>
            <w:rFonts w:cs="Arial"/>
            <w:noProof/>
          </w:rPr>
          <w:t>4.1.</w:t>
        </w:r>
        <w:r>
          <w:rPr>
            <w:rFonts w:asciiTheme="minorHAnsi" w:eastAsiaTheme="minorEastAsia" w:hAnsiTheme="minorHAnsi"/>
            <w:bCs w:val="0"/>
            <w:noProof/>
            <w:sz w:val="24"/>
            <w:szCs w:val="24"/>
            <w:lang w:val="en-CA"/>
          </w:rPr>
          <w:tab/>
        </w:r>
        <w:r w:rsidRPr="00DF1918">
          <w:rPr>
            <w:rStyle w:val="Hyperlink"/>
            <w:noProof/>
          </w:rPr>
          <w:t>Overview of the Tool’s User Interface</w:t>
        </w:r>
        <w:r>
          <w:rPr>
            <w:noProof/>
            <w:webHidden/>
          </w:rPr>
          <w:tab/>
        </w:r>
        <w:r>
          <w:rPr>
            <w:noProof/>
            <w:webHidden/>
          </w:rPr>
          <w:fldChar w:fldCharType="begin"/>
        </w:r>
        <w:r>
          <w:rPr>
            <w:noProof/>
            <w:webHidden/>
          </w:rPr>
          <w:instrText xml:space="preserve"> PAGEREF _Toc63193979 \h </w:instrText>
        </w:r>
      </w:ins>
      <w:r>
        <w:rPr>
          <w:noProof/>
          <w:webHidden/>
        </w:rPr>
      </w:r>
      <w:r>
        <w:rPr>
          <w:noProof/>
          <w:webHidden/>
        </w:rPr>
        <w:fldChar w:fldCharType="separate"/>
      </w:r>
      <w:ins w:id="92" w:author="Vladymyr Kozyr" w:date="2021-02-02T21:32:00Z">
        <w:r>
          <w:rPr>
            <w:noProof/>
            <w:webHidden/>
          </w:rPr>
          <w:t>18</w:t>
        </w:r>
        <w:r>
          <w:rPr>
            <w:noProof/>
            <w:webHidden/>
          </w:rPr>
          <w:fldChar w:fldCharType="end"/>
        </w:r>
        <w:r w:rsidRPr="00DF1918">
          <w:rPr>
            <w:rStyle w:val="Hyperlink"/>
            <w:noProof/>
          </w:rPr>
          <w:fldChar w:fldCharType="end"/>
        </w:r>
      </w:ins>
    </w:p>
    <w:p w14:paraId="3F95CA49" w14:textId="6BCF3359" w:rsidR="00CE4054" w:rsidRDefault="00CE4054">
      <w:pPr>
        <w:pStyle w:val="TOC2"/>
        <w:rPr>
          <w:ins w:id="93" w:author="Vladymyr Kozyr" w:date="2021-02-02T21:32:00Z"/>
          <w:rFonts w:asciiTheme="minorHAnsi" w:eastAsiaTheme="minorEastAsia" w:hAnsiTheme="minorHAnsi"/>
          <w:bCs w:val="0"/>
          <w:noProof/>
          <w:sz w:val="24"/>
          <w:szCs w:val="24"/>
          <w:lang w:val="en-CA"/>
        </w:rPr>
      </w:pPr>
      <w:ins w:id="94"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"_Toc63193980"</w:instrText>
        </w:r>
        <w:r w:rsidRPr="00DF1918">
          <w:rPr>
            <w:rStyle w:val="Hyperlink"/>
            <w:noProof/>
          </w:rPr>
          <w:instrText xml:space="preserve"> </w:instrText>
        </w:r>
        <w:r w:rsidRPr="00DF1918">
          <w:rPr>
            <w:rStyle w:val="Hyperlink"/>
            <w:noProof/>
          </w:rPr>
          <w:fldChar w:fldCharType="separate"/>
        </w:r>
        <w:r w:rsidRPr="00DF1918">
          <w:rPr>
            <w:rStyle w:val="Hyperlink"/>
            <w:rFonts w:cs="Arial"/>
            <w:noProof/>
          </w:rPr>
          <w:t>4.2.</w:t>
        </w:r>
        <w:r>
          <w:rPr>
            <w:rFonts w:asciiTheme="minorHAnsi" w:eastAsiaTheme="minorEastAsia" w:hAnsiTheme="minorHAnsi"/>
            <w:bCs w:val="0"/>
            <w:noProof/>
            <w:sz w:val="24"/>
            <w:szCs w:val="24"/>
            <w:lang w:val="en-CA"/>
          </w:rPr>
          <w:tab/>
        </w:r>
        <w:r w:rsidRPr="00DF1918">
          <w:rPr>
            <w:rStyle w:val="Hyperlink"/>
            <w:noProof/>
          </w:rPr>
          <w:t>Visualizations Overview</w:t>
        </w:r>
        <w:r>
          <w:rPr>
            <w:noProof/>
            <w:webHidden/>
          </w:rPr>
          <w:tab/>
        </w:r>
        <w:r>
          <w:rPr>
            <w:noProof/>
            <w:webHidden/>
          </w:rPr>
          <w:fldChar w:fldCharType="begin"/>
        </w:r>
        <w:r>
          <w:rPr>
            <w:noProof/>
            <w:webHidden/>
          </w:rPr>
          <w:instrText xml:space="preserve"> PAGEREF _Toc63193980 \h </w:instrText>
        </w:r>
      </w:ins>
      <w:r>
        <w:rPr>
          <w:noProof/>
          <w:webHidden/>
        </w:rPr>
      </w:r>
      <w:r>
        <w:rPr>
          <w:noProof/>
          <w:webHidden/>
        </w:rPr>
        <w:fldChar w:fldCharType="separate"/>
      </w:r>
      <w:ins w:id="95" w:author="Vladymyr Kozyr" w:date="2021-02-02T21:32:00Z">
        <w:r>
          <w:rPr>
            <w:noProof/>
            <w:webHidden/>
          </w:rPr>
          <w:t>19</w:t>
        </w:r>
        <w:r>
          <w:rPr>
            <w:noProof/>
            <w:webHidden/>
          </w:rPr>
          <w:fldChar w:fldCharType="end"/>
        </w:r>
        <w:r w:rsidRPr="00DF1918">
          <w:rPr>
            <w:rStyle w:val="Hyperlink"/>
            <w:noProof/>
          </w:rPr>
          <w:fldChar w:fldCharType="end"/>
        </w:r>
      </w:ins>
    </w:p>
    <w:p w14:paraId="707E3A38" w14:textId="112D61BE" w:rsidR="00CE4054" w:rsidRDefault="00CE4054">
      <w:pPr>
        <w:pStyle w:val="TOC3"/>
        <w:tabs>
          <w:tab w:val="left" w:pos="1440"/>
          <w:tab w:val="right" w:leader="dot" w:pos="8630"/>
        </w:tabs>
        <w:rPr>
          <w:ins w:id="96" w:author="Vladymyr Kozyr" w:date="2021-02-02T21:32:00Z"/>
          <w:rFonts w:asciiTheme="minorHAnsi" w:eastAsiaTheme="minorEastAsia" w:hAnsiTheme="minorHAnsi"/>
          <w:noProof/>
          <w:sz w:val="24"/>
          <w:szCs w:val="24"/>
          <w:lang w:val="en-CA"/>
        </w:rPr>
      </w:pPr>
      <w:ins w:id="97"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"_Toc63193981"</w:instrText>
        </w:r>
        <w:r w:rsidRPr="00DF1918">
          <w:rPr>
            <w:rStyle w:val="Hyperlink"/>
            <w:noProof/>
          </w:rPr>
          <w:instrText xml:space="preserve"> </w:instrText>
        </w:r>
        <w:r w:rsidRPr="00DF1918">
          <w:rPr>
            <w:rStyle w:val="Hyperlink"/>
            <w:noProof/>
          </w:rPr>
          <w:fldChar w:fldCharType="separate"/>
        </w:r>
        <w:r w:rsidRPr="00DF1918">
          <w:rPr>
            <w:rStyle w:val="Hyperlink"/>
            <w:rFonts w:cs="Arial"/>
            <w:noProof/>
          </w:rPr>
          <w:t>4.2.1.</w:t>
        </w:r>
        <w:r>
          <w:rPr>
            <w:rFonts w:asciiTheme="minorHAnsi" w:eastAsiaTheme="minorEastAsia" w:hAnsiTheme="minorHAnsi"/>
            <w:noProof/>
            <w:sz w:val="24"/>
            <w:szCs w:val="24"/>
            <w:lang w:val="en-CA"/>
          </w:rPr>
          <w:tab/>
        </w:r>
        <w:r w:rsidRPr="00DF1918">
          <w:rPr>
            <w:rStyle w:val="Hyperlink"/>
            <w:noProof/>
          </w:rPr>
          <w:t>Problem 1</w:t>
        </w:r>
        <w:r>
          <w:rPr>
            <w:noProof/>
            <w:webHidden/>
          </w:rPr>
          <w:tab/>
        </w:r>
        <w:r>
          <w:rPr>
            <w:noProof/>
            <w:webHidden/>
          </w:rPr>
          <w:fldChar w:fldCharType="begin"/>
        </w:r>
        <w:r>
          <w:rPr>
            <w:noProof/>
            <w:webHidden/>
          </w:rPr>
          <w:instrText xml:space="preserve"> PAGEREF _Toc63193981 \h </w:instrText>
        </w:r>
      </w:ins>
      <w:r>
        <w:rPr>
          <w:noProof/>
          <w:webHidden/>
        </w:rPr>
      </w:r>
      <w:r>
        <w:rPr>
          <w:noProof/>
          <w:webHidden/>
        </w:rPr>
        <w:fldChar w:fldCharType="separate"/>
      </w:r>
      <w:ins w:id="98" w:author="Vladymyr Kozyr" w:date="2021-02-02T21:32:00Z">
        <w:r>
          <w:rPr>
            <w:noProof/>
            <w:webHidden/>
          </w:rPr>
          <w:t>19</w:t>
        </w:r>
        <w:r>
          <w:rPr>
            <w:noProof/>
            <w:webHidden/>
          </w:rPr>
          <w:fldChar w:fldCharType="end"/>
        </w:r>
        <w:r w:rsidRPr="00DF1918">
          <w:rPr>
            <w:rStyle w:val="Hyperlink"/>
            <w:noProof/>
          </w:rPr>
          <w:fldChar w:fldCharType="end"/>
        </w:r>
      </w:ins>
    </w:p>
    <w:p w14:paraId="358C5F2B" w14:textId="693FB477" w:rsidR="00CE4054" w:rsidRDefault="00CE4054">
      <w:pPr>
        <w:pStyle w:val="TOC3"/>
        <w:tabs>
          <w:tab w:val="left" w:pos="1440"/>
          <w:tab w:val="right" w:leader="dot" w:pos="8630"/>
        </w:tabs>
        <w:rPr>
          <w:ins w:id="99" w:author="Vladymyr Kozyr" w:date="2021-02-02T21:32:00Z"/>
          <w:rFonts w:asciiTheme="minorHAnsi" w:eastAsiaTheme="minorEastAsia" w:hAnsiTheme="minorHAnsi"/>
          <w:noProof/>
          <w:sz w:val="24"/>
          <w:szCs w:val="24"/>
          <w:lang w:val="en-CA"/>
        </w:rPr>
      </w:pPr>
      <w:ins w:id="100"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"_Toc63193982"</w:instrText>
        </w:r>
        <w:r w:rsidRPr="00DF1918">
          <w:rPr>
            <w:rStyle w:val="Hyperlink"/>
            <w:noProof/>
          </w:rPr>
          <w:instrText xml:space="preserve"> </w:instrText>
        </w:r>
        <w:r w:rsidRPr="00DF1918">
          <w:rPr>
            <w:rStyle w:val="Hyperlink"/>
            <w:noProof/>
          </w:rPr>
          <w:fldChar w:fldCharType="separate"/>
        </w:r>
        <w:r w:rsidRPr="00DF1918">
          <w:rPr>
            <w:rStyle w:val="Hyperlink"/>
            <w:rFonts w:cs="Arial"/>
            <w:noProof/>
          </w:rPr>
          <w:t>4.2.2.</w:t>
        </w:r>
        <w:r>
          <w:rPr>
            <w:rFonts w:asciiTheme="minorHAnsi" w:eastAsiaTheme="minorEastAsia" w:hAnsiTheme="minorHAnsi"/>
            <w:noProof/>
            <w:sz w:val="24"/>
            <w:szCs w:val="24"/>
            <w:lang w:val="en-CA"/>
          </w:rPr>
          <w:tab/>
        </w:r>
        <w:r w:rsidRPr="00DF1918">
          <w:rPr>
            <w:rStyle w:val="Hyperlink"/>
            <w:noProof/>
          </w:rPr>
          <w:t>Problem 2</w:t>
        </w:r>
        <w:r>
          <w:rPr>
            <w:noProof/>
            <w:webHidden/>
          </w:rPr>
          <w:tab/>
        </w:r>
        <w:r>
          <w:rPr>
            <w:noProof/>
            <w:webHidden/>
          </w:rPr>
          <w:fldChar w:fldCharType="begin"/>
        </w:r>
        <w:r>
          <w:rPr>
            <w:noProof/>
            <w:webHidden/>
          </w:rPr>
          <w:instrText xml:space="preserve"> PAGEREF _Toc63193982 \h </w:instrText>
        </w:r>
      </w:ins>
      <w:r>
        <w:rPr>
          <w:noProof/>
          <w:webHidden/>
        </w:rPr>
      </w:r>
      <w:r>
        <w:rPr>
          <w:noProof/>
          <w:webHidden/>
        </w:rPr>
        <w:fldChar w:fldCharType="separate"/>
      </w:r>
      <w:ins w:id="101" w:author="Vladymyr Kozyr" w:date="2021-02-02T21:32:00Z">
        <w:r>
          <w:rPr>
            <w:noProof/>
            <w:webHidden/>
          </w:rPr>
          <w:t>19</w:t>
        </w:r>
        <w:r>
          <w:rPr>
            <w:noProof/>
            <w:webHidden/>
          </w:rPr>
          <w:fldChar w:fldCharType="end"/>
        </w:r>
        <w:r w:rsidRPr="00DF1918">
          <w:rPr>
            <w:rStyle w:val="Hyperlink"/>
            <w:noProof/>
          </w:rPr>
          <w:fldChar w:fldCharType="end"/>
        </w:r>
      </w:ins>
    </w:p>
    <w:p w14:paraId="652BD2F4" w14:textId="1B9E2829" w:rsidR="00CE4054" w:rsidRDefault="00CE4054">
      <w:pPr>
        <w:pStyle w:val="TOC3"/>
        <w:tabs>
          <w:tab w:val="left" w:pos="1440"/>
          <w:tab w:val="right" w:leader="dot" w:pos="8630"/>
        </w:tabs>
        <w:rPr>
          <w:ins w:id="102" w:author="Vladymyr Kozyr" w:date="2021-02-02T21:32:00Z"/>
          <w:rFonts w:asciiTheme="minorHAnsi" w:eastAsiaTheme="minorEastAsia" w:hAnsiTheme="minorHAnsi"/>
          <w:noProof/>
          <w:sz w:val="24"/>
          <w:szCs w:val="24"/>
          <w:lang w:val="en-CA"/>
        </w:rPr>
      </w:pPr>
      <w:ins w:id="103"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"_Toc63193983"</w:instrText>
        </w:r>
        <w:r w:rsidRPr="00DF1918">
          <w:rPr>
            <w:rStyle w:val="Hyperlink"/>
            <w:noProof/>
          </w:rPr>
          <w:instrText xml:space="preserve"> </w:instrText>
        </w:r>
        <w:r w:rsidRPr="00DF1918">
          <w:rPr>
            <w:rStyle w:val="Hyperlink"/>
            <w:noProof/>
          </w:rPr>
          <w:fldChar w:fldCharType="separate"/>
        </w:r>
        <w:r w:rsidRPr="00DF1918">
          <w:rPr>
            <w:rStyle w:val="Hyperlink"/>
            <w:rFonts w:cs="Arial"/>
            <w:noProof/>
          </w:rPr>
          <w:t>4.2.3.</w:t>
        </w:r>
        <w:r>
          <w:rPr>
            <w:rFonts w:asciiTheme="minorHAnsi" w:eastAsiaTheme="minorEastAsia" w:hAnsiTheme="minorHAnsi"/>
            <w:noProof/>
            <w:sz w:val="24"/>
            <w:szCs w:val="24"/>
            <w:lang w:val="en-CA"/>
          </w:rPr>
          <w:tab/>
        </w:r>
        <w:r w:rsidRPr="00DF1918">
          <w:rPr>
            <w:rStyle w:val="Hyperlink"/>
            <w:noProof/>
          </w:rPr>
          <w:t>Problem 3</w:t>
        </w:r>
        <w:r>
          <w:rPr>
            <w:noProof/>
            <w:webHidden/>
          </w:rPr>
          <w:tab/>
        </w:r>
        <w:r>
          <w:rPr>
            <w:noProof/>
            <w:webHidden/>
          </w:rPr>
          <w:fldChar w:fldCharType="begin"/>
        </w:r>
        <w:r>
          <w:rPr>
            <w:noProof/>
            <w:webHidden/>
          </w:rPr>
          <w:instrText xml:space="preserve"> PAGEREF _Toc63193983 \h </w:instrText>
        </w:r>
      </w:ins>
      <w:r>
        <w:rPr>
          <w:noProof/>
          <w:webHidden/>
        </w:rPr>
      </w:r>
      <w:r>
        <w:rPr>
          <w:noProof/>
          <w:webHidden/>
        </w:rPr>
        <w:fldChar w:fldCharType="separate"/>
      </w:r>
      <w:ins w:id="104" w:author="Vladymyr Kozyr" w:date="2021-02-02T21:32:00Z">
        <w:r>
          <w:rPr>
            <w:noProof/>
            <w:webHidden/>
          </w:rPr>
          <w:t>20</w:t>
        </w:r>
        <w:r>
          <w:rPr>
            <w:noProof/>
            <w:webHidden/>
          </w:rPr>
          <w:fldChar w:fldCharType="end"/>
        </w:r>
        <w:r w:rsidRPr="00DF1918">
          <w:rPr>
            <w:rStyle w:val="Hyperlink"/>
            <w:noProof/>
          </w:rPr>
          <w:fldChar w:fldCharType="end"/>
        </w:r>
      </w:ins>
    </w:p>
    <w:p w14:paraId="5D48CEC7" w14:textId="03E93A7C" w:rsidR="00CE4054" w:rsidRDefault="00CE4054">
      <w:pPr>
        <w:pStyle w:val="TOC3"/>
        <w:tabs>
          <w:tab w:val="left" w:pos="1440"/>
          <w:tab w:val="right" w:leader="dot" w:pos="8630"/>
        </w:tabs>
        <w:rPr>
          <w:ins w:id="105" w:author="Vladymyr Kozyr" w:date="2021-02-02T21:32:00Z"/>
          <w:rFonts w:asciiTheme="minorHAnsi" w:eastAsiaTheme="minorEastAsia" w:hAnsiTheme="minorHAnsi"/>
          <w:noProof/>
          <w:sz w:val="24"/>
          <w:szCs w:val="24"/>
          <w:lang w:val="en-CA"/>
        </w:rPr>
      </w:pPr>
      <w:ins w:id="106"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"_Toc63193984"</w:instrText>
        </w:r>
        <w:r w:rsidRPr="00DF1918">
          <w:rPr>
            <w:rStyle w:val="Hyperlink"/>
            <w:noProof/>
          </w:rPr>
          <w:instrText xml:space="preserve"> </w:instrText>
        </w:r>
        <w:r w:rsidRPr="00DF1918">
          <w:rPr>
            <w:rStyle w:val="Hyperlink"/>
            <w:noProof/>
          </w:rPr>
          <w:fldChar w:fldCharType="separate"/>
        </w:r>
        <w:r w:rsidRPr="00DF1918">
          <w:rPr>
            <w:rStyle w:val="Hyperlink"/>
            <w:rFonts w:cs="Arial"/>
            <w:noProof/>
          </w:rPr>
          <w:t>4.2.4.</w:t>
        </w:r>
        <w:r>
          <w:rPr>
            <w:rFonts w:asciiTheme="minorHAnsi" w:eastAsiaTheme="minorEastAsia" w:hAnsiTheme="minorHAnsi"/>
            <w:noProof/>
            <w:sz w:val="24"/>
            <w:szCs w:val="24"/>
            <w:lang w:val="en-CA"/>
          </w:rPr>
          <w:tab/>
        </w:r>
        <w:r w:rsidRPr="00DF1918">
          <w:rPr>
            <w:rStyle w:val="Hyperlink"/>
            <w:noProof/>
          </w:rPr>
          <w:t>Problem 4</w:t>
        </w:r>
        <w:r>
          <w:rPr>
            <w:noProof/>
            <w:webHidden/>
          </w:rPr>
          <w:tab/>
        </w:r>
        <w:r>
          <w:rPr>
            <w:noProof/>
            <w:webHidden/>
          </w:rPr>
          <w:fldChar w:fldCharType="begin"/>
        </w:r>
        <w:r>
          <w:rPr>
            <w:noProof/>
            <w:webHidden/>
          </w:rPr>
          <w:instrText xml:space="preserve"> PAGEREF _Toc63193984 \h </w:instrText>
        </w:r>
      </w:ins>
      <w:r>
        <w:rPr>
          <w:noProof/>
          <w:webHidden/>
        </w:rPr>
      </w:r>
      <w:r>
        <w:rPr>
          <w:noProof/>
          <w:webHidden/>
        </w:rPr>
        <w:fldChar w:fldCharType="separate"/>
      </w:r>
      <w:ins w:id="107" w:author="Vladymyr Kozyr" w:date="2021-02-02T21:32:00Z">
        <w:r>
          <w:rPr>
            <w:noProof/>
            <w:webHidden/>
          </w:rPr>
          <w:t>21</w:t>
        </w:r>
        <w:r>
          <w:rPr>
            <w:noProof/>
            <w:webHidden/>
          </w:rPr>
          <w:fldChar w:fldCharType="end"/>
        </w:r>
        <w:r w:rsidRPr="00DF1918">
          <w:rPr>
            <w:rStyle w:val="Hyperlink"/>
            <w:noProof/>
          </w:rPr>
          <w:fldChar w:fldCharType="end"/>
        </w:r>
      </w:ins>
    </w:p>
    <w:p w14:paraId="4D3196F6" w14:textId="7B1A37C8" w:rsidR="00CE4054" w:rsidRDefault="00CE4054">
      <w:pPr>
        <w:pStyle w:val="TOC1"/>
        <w:tabs>
          <w:tab w:val="left" w:pos="1440"/>
        </w:tabs>
        <w:rPr>
          <w:ins w:id="108" w:author="Vladymyr Kozyr" w:date="2021-02-02T21:32:00Z"/>
          <w:rFonts w:asciiTheme="minorHAnsi" w:eastAsiaTheme="minorEastAsia" w:hAnsiTheme="minorHAnsi"/>
          <w:b w:val="0"/>
          <w:bCs w:val="0"/>
          <w:sz w:val="24"/>
          <w:lang w:val="en-CA"/>
        </w:rPr>
      </w:pPr>
      <w:ins w:id="109" w:author="Vladymyr Kozyr" w:date="2021-02-02T21:32:00Z">
        <w:r w:rsidRPr="00DF1918">
          <w:rPr>
            <w:rStyle w:val="Hyperlink"/>
          </w:rPr>
          <w:fldChar w:fldCharType="begin"/>
        </w:r>
        <w:r w:rsidRPr="00DF1918">
          <w:rPr>
            <w:rStyle w:val="Hyperlink"/>
          </w:rPr>
          <w:instrText xml:space="preserve"> </w:instrText>
        </w:r>
        <w:r>
          <w:instrText>HYPERLINK \l "_Toc63193985"</w:instrText>
        </w:r>
        <w:r w:rsidRPr="00DF1918">
          <w:rPr>
            <w:rStyle w:val="Hyperlink"/>
          </w:rPr>
          <w:instrText xml:space="preserve"> </w:instrText>
        </w:r>
        <w:r w:rsidRPr="00DF1918">
          <w:rPr>
            <w:rStyle w:val="Hyperlink"/>
          </w:rPr>
          <w:fldChar w:fldCharType="separate"/>
        </w:r>
        <w:r w:rsidRPr="00DF1918">
          <w:rPr>
            <w:rStyle w:val="Hyperlink"/>
          </w:rPr>
          <w:t>Chapter 5.</w:t>
        </w:r>
        <w:r>
          <w:rPr>
            <w:rFonts w:asciiTheme="minorHAnsi" w:eastAsiaTheme="minorEastAsia" w:hAnsiTheme="minorHAnsi"/>
            <w:b w:val="0"/>
            <w:bCs w:val="0"/>
            <w:sz w:val="24"/>
            <w:lang w:val="en-CA"/>
          </w:rPr>
          <w:tab/>
        </w:r>
        <w:r w:rsidRPr="00DF1918">
          <w:rPr>
            <w:rStyle w:val="Hyperlink"/>
          </w:rPr>
          <w:t>Conclusions and Future Work</w:t>
        </w:r>
        <w:r>
          <w:rPr>
            <w:webHidden/>
          </w:rPr>
          <w:tab/>
        </w:r>
        <w:r>
          <w:rPr>
            <w:webHidden/>
          </w:rPr>
          <w:fldChar w:fldCharType="begin"/>
        </w:r>
        <w:r>
          <w:rPr>
            <w:webHidden/>
          </w:rPr>
          <w:instrText xml:space="preserve"> PAGEREF _Toc63193985 \h </w:instrText>
        </w:r>
      </w:ins>
      <w:r>
        <w:rPr>
          <w:webHidden/>
        </w:rPr>
      </w:r>
      <w:r>
        <w:rPr>
          <w:webHidden/>
        </w:rPr>
        <w:fldChar w:fldCharType="separate"/>
      </w:r>
      <w:ins w:id="110" w:author="Vladymyr Kozyr" w:date="2021-02-02T21:32:00Z">
        <w:r>
          <w:rPr>
            <w:webHidden/>
          </w:rPr>
          <w:t>23</w:t>
        </w:r>
        <w:r>
          <w:rPr>
            <w:webHidden/>
          </w:rPr>
          <w:fldChar w:fldCharType="end"/>
        </w:r>
        <w:r w:rsidRPr="00DF1918">
          <w:rPr>
            <w:rStyle w:val="Hyperlink"/>
          </w:rPr>
          <w:fldChar w:fldCharType="end"/>
        </w:r>
      </w:ins>
    </w:p>
    <w:p w14:paraId="02794013" w14:textId="7CC1083B" w:rsidR="00CE4054" w:rsidRDefault="00CE4054">
      <w:pPr>
        <w:pStyle w:val="TOC1"/>
        <w:tabs>
          <w:tab w:val="left" w:pos="1440"/>
        </w:tabs>
        <w:rPr>
          <w:ins w:id="111" w:author="Vladymyr Kozyr" w:date="2021-02-02T21:32:00Z"/>
          <w:rFonts w:asciiTheme="minorHAnsi" w:eastAsiaTheme="minorEastAsia" w:hAnsiTheme="minorHAnsi"/>
          <w:b w:val="0"/>
          <w:bCs w:val="0"/>
          <w:sz w:val="24"/>
          <w:lang w:val="en-CA"/>
        </w:rPr>
      </w:pPr>
      <w:ins w:id="112" w:author="Vladymyr Kozyr" w:date="2021-02-02T21:32:00Z">
        <w:r w:rsidRPr="00DF1918">
          <w:rPr>
            <w:rStyle w:val="Hyperlink"/>
          </w:rPr>
          <w:fldChar w:fldCharType="begin"/>
        </w:r>
        <w:r w:rsidRPr="00DF1918">
          <w:rPr>
            <w:rStyle w:val="Hyperlink"/>
          </w:rPr>
          <w:instrText xml:space="preserve"> </w:instrText>
        </w:r>
        <w:r>
          <w:instrText>HYPERLINK \l "_Toc63193986"</w:instrText>
        </w:r>
        <w:r w:rsidRPr="00DF1918">
          <w:rPr>
            <w:rStyle w:val="Hyperlink"/>
          </w:rPr>
          <w:instrText xml:space="preserve"> </w:instrText>
        </w:r>
        <w:r w:rsidRPr="00DF1918">
          <w:rPr>
            <w:rStyle w:val="Hyperlink"/>
          </w:rPr>
          <w:fldChar w:fldCharType="separate"/>
        </w:r>
        <w:r w:rsidRPr="00DF1918">
          <w:rPr>
            <w:rStyle w:val="Hyperlink"/>
          </w:rPr>
          <w:t>Chapter 6.</w:t>
        </w:r>
        <w:r>
          <w:rPr>
            <w:rFonts w:asciiTheme="minorHAnsi" w:eastAsiaTheme="minorEastAsia" w:hAnsiTheme="minorHAnsi"/>
            <w:b w:val="0"/>
            <w:bCs w:val="0"/>
            <w:sz w:val="24"/>
            <w:lang w:val="en-CA"/>
          </w:rPr>
          <w:tab/>
        </w:r>
        <w:r w:rsidRPr="00DF1918">
          <w:rPr>
            <w:rStyle w:val="Hyperlink"/>
          </w:rPr>
          <w:t>References</w:t>
        </w:r>
        <w:r>
          <w:rPr>
            <w:webHidden/>
          </w:rPr>
          <w:tab/>
        </w:r>
        <w:r>
          <w:rPr>
            <w:webHidden/>
          </w:rPr>
          <w:fldChar w:fldCharType="begin"/>
        </w:r>
        <w:r>
          <w:rPr>
            <w:webHidden/>
          </w:rPr>
          <w:instrText xml:space="preserve"> PAGEREF _Toc63193986 \h </w:instrText>
        </w:r>
      </w:ins>
      <w:r>
        <w:rPr>
          <w:webHidden/>
        </w:rPr>
      </w:r>
      <w:r>
        <w:rPr>
          <w:webHidden/>
        </w:rPr>
        <w:fldChar w:fldCharType="separate"/>
      </w:r>
      <w:ins w:id="113" w:author="Vladymyr Kozyr" w:date="2021-02-02T21:32:00Z">
        <w:r>
          <w:rPr>
            <w:webHidden/>
          </w:rPr>
          <w:t>24</w:t>
        </w:r>
        <w:r>
          <w:rPr>
            <w:webHidden/>
          </w:rPr>
          <w:fldChar w:fldCharType="end"/>
        </w:r>
        <w:r w:rsidRPr="00DF1918">
          <w:rPr>
            <w:rStyle w:val="Hyperlink"/>
          </w:rPr>
          <w:fldChar w:fldCharType="end"/>
        </w:r>
      </w:ins>
    </w:p>
    <w:p w14:paraId="009BD12D" w14:textId="34D800E6" w:rsidR="00CE4054" w:rsidRDefault="00CE4054">
      <w:pPr>
        <w:pStyle w:val="TOC1"/>
        <w:rPr>
          <w:ins w:id="114" w:author="Vladymyr Kozyr" w:date="2021-02-02T21:32:00Z"/>
          <w:rFonts w:asciiTheme="minorHAnsi" w:eastAsiaTheme="minorEastAsia" w:hAnsiTheme="minorHAnsi"/>
          <w:b w:val="0"/>
          <w:bCs w:val="0"/>
          <w:sz w:val="24"/>
          <w:lang w:val="en-CA"/>
        </w:rPr>
      </w:pPr>
      <w:ins w:id="115" w:author="Vladymyr Kozyr" w:date="2021-02-02T21:32:00Z">
        <w:r w:rsidRPr="00DF1918">
          <w:rPr>
            <w:rStyle w:val="Hyperlink"/>
          </w:rPr>
          <w:fldChar w:fldCharType="begin"/>
        </w:r>
        <w:r w:rsidRPr="00DF1918">
          <w:rPr>
            <w:rStyle w:val="Hyperlink"/>
          </w:rPr>
          <w:instrText xml:space="preserve"> </w:instrText>
        </w:r>
        <w:r>
          <w:instrText>HYPERLINK \l "_Toc63193987"</w:instrText>
        </w:r>
        <w:r w:rsidRPr="00DF1918">
          <w:rPr>
            <w:rStyle w:val="Hyperlink"/>
          </w:rPr>
          <w:instrText xml:space="preserve"> </w:instrText>
        </w:r>
        <w:r w:rsidRPr="00DF1918">
          <w:rPr>
            <w:rStyle w:val="Hyperlink"/>
          </w:rPr>
          <w:fldChar w:fldCharType="separate"/>
        </w:r>
        <w:r w:rsidRPr="00DF1918">
          <w:rPr>
            <w:rStyle w:val="Hyperlink"/>
          </w:rPr>
          <w:t>New References</w:t>
        </w:r>
        <w:r>
          <w:rPr>
            <w:webHidden/>
          </w:rPr>
          <w:tab/>
        </w:r>
        <w:r>
          <w:rPr>
            <w:webHidden/>
          </w:rPr>
          <w:fldChar w:fldCharType="begin"/>
        </w:r>
        <w:r>
          <w:rPr>
            <w:webHidden/>
          </w:rPr>
          <w:instrText xml:space="preserve"> PAGEREF _Toc63193987 \h </w:instrText>
        </w:r>
      </w:ins>
      <w:r>
        <w:rPr>
          <w:webHidden/>
        </w:rPr>
      </w:r>
      <w:r>
        <w:rPr>
          <w:webHidden/>
        </w:rPr>
        <w:fldChar w:fldCharType="separate"/>
      </w:r>
      <w:ins w:id="116" w:author="Vladymyr Kozyr" w:date="2021-02-02T21:32:00Z">
        <w:r>
          <w:rPr>
            <w:webHidden/>
          </w:rPr>
          <w:t>25</w:t>
        </w:r>
        <w:r>
          <w:rPr>
            <w:webHidden/>
          </w:rPr>
          <w:fldChar w:fldCharType="end"/>
        </w:r>
        <w:r w:rsidRPr="00DF1918">
          <w:rPr>
            <w:rStyle w:val="Hyperlink"/>
          </w:rPr>
          <w:fldChar w:fldCharType="end"/>
        </w:r>
      </w:ins>
    </w:p>
    <w:p w14:paraId="74B46EA2" w14:textId="2638F685" w:rsidR="00CE4054" w:rsidRDefault="00CE4054">
      <w:pPr>
        <w:pStyle w:val="TOC1"/>
        <w:rPr>
          <w:ins w:id="117" w:author="Vladymyr Kozyr" w:date="2021-02-02T21:32:00Z"/>
          <w:rFonts w:asciiTheme="minorHAnsi" w:eastAsiaTheme="minorEastAsia" w:hAnsiTheme="minorHAnsi"/>
          <w:b w:val="0"/>
          <w:bCs w:val="0"/>
          <w:sz w:val="24"/>
          <w:lang w:val="en-CA"/>
        </w:rPr>
      </w:pPr>
      <w:ins w:id="118" w:author="Vladymyr Kozyr" w:date="2021-02-02T21:32:00Z">
        <w:r w:rsidRPr="00DF1918">
          <w:rPr>
            <w:rStyle w:val="Hyperlink"/>
          </w:rPr>
          <w:lastRenderedPageBreak/>
          <w:fldChar w:fldCharType="begin"/>
        </w:r>
        <w:r w:rsidRPr="00DF1918">
          <w:rPr>
            <w:rStyle w:val="Hyperlink"/>
          </w:rPr>
          <w:instrText xml:space="preserve"> </w:instrText>
        </w:r>
        <w:r>
          <w:instrText>HYPERLINK \l "_Toc63193988"</w:instrText>
        </w:r>
        <w:r w:rsidRPr="00DF1918">
          <w:rPr>
            <w:rStyle w:val="Hyperlink"/>
          </w:rPr>
          <w:instrText xml:space="preserve"> </w:instrText>
        </w:r>
        <w:r w:rsidRPr="00DF1918">
          <w:rPr>
            <w:rStyle w:val="Hyperlink"/>
          </w:rPr>
          <w:fldChar w:fldCharType="separate"/>
        </w:r>
        <w:r w:rsidRPr="00DF1918">
          <w:rPr>
            <w:rStyle w:val="Hyperlink"/>
          </w:rPr>
          <w:t>Appendix A.  An Example of an Appendix</w:t>
        </w:r>
        <w:r>
          <w:rPr>
            <w:webHidden/>
          </w:rPr>
          <w:tab/>
        </w:r>
        <w:r>
          <w:rPr>
            <w:webHidden/>
          </w:rPr>
          <w:fldChar w:fldCharType="begin"/>
        </w:r>
        <w:r>
          <w:rPr>
            <w:webHidden/>
          </w:rPr>
          <w:instrText xml:space="preserve"> PAGEREF _Toc63193988 \h </w:instrText>
        </w:r>
      </w:ins>
      <w:r>
        <w:rPr>
          <w:webHidden/>
        </w:rPr>
      </w:r>
      <w:r>
        <w:rPr>
          <w:webHidden/>
        </w:rPr>
        <w:fldChar w:fldCharType="separate"/>
      </w:r>
      <w:ins w:id="119" w:author="Vladymyr Kozyr" w:date="2021-02-02T21:32:00Z">
        <w:r>
          <w:rPr>
            <w:webHidden/>
          </w:rPr>
          <w:t>27</w:t>
        </w:r>
        <w:r>
          <w:rPr>
            <w:webHidden/>
          </w:rPr>
          <w:fldChar w:fldCharType="end"/>
        </w:r>
        <w:r w:rsidRPr="00DF1918">
          <w:rPr>
            <w:rStyle w:val="Hyperlink"/>
          </w:rPr>
          <w:fldChar w:fldCharType="end"/>
        </w:r>
      </w:ins>
    </w:p>
    <w:p w14:paraId="4CEBA203" w14:textId="6D282808" w:rsidR="000B0BD9" w:rsidDel="00CE4054" w:rsidRDefault="00AB7CDF">
      <w:pPr>
        <w:pStyle w:val="TOC2"/>
        <w:rPr>
          <w:del w:id="120" w:author="Vladymyr Kozyr" w:date="2021-02-02T21:32:00Z"/>
          <w:rFonts w:asciiTheme="minorHAnsi" w:eastAsiaTheme="minorEastAsia" w:hAnsiTheme="minorHAnsi"/>
          <w:bCs w:val="0"/>
          <w:noProof/>
          <w:szCs w:val="22"/>
        </w:rPr>
      </w:pPr>
      <w:del w:id="121" w:author="Vladymyr Kozyr" w:date="2021-02-02T21:32:00Z">
        <w:r w:rsidDel="00CE4054">
          <w:rPr>
            <w:bCs w:val="0"/>
            <w:noProof/>
          </w:rPr>
          <w:fldChar w:fldCharType="begin"/>
        </w:r>
        <w:r w:rsidDel="00CE4054">
          <w:rPr>
            <w:noProof/>
          </w:rPr>
          <w:delInstrText xml:space="preserve"> HYPERLINK \l "_Toc60592066" </w:delInstrText>
        </w:r>
        <w:r w:rsidDel="00CE4054">
          <w:rPr>
            <w:bCs w:val="0"/>
            <w:noProof/>
          </w:rPr>
          <w:fldChar w:fldCharType="separate"/>
        </w:r>
      </w:del>
      <w:ins w:id="122" w:author="Vladymyr Kozyr" w:date="2021-02-02T21:32:00Z">
        <w:r w:rsidR="00CE4054">
          <w:rPr>
            <w:b/>
            <w:bCs w:val="0"/>
            <w:noProof/>
          </w:rPr>
          <w:t>Error! Hyperlink reference not valid.</w:t>
        </w:r>
      </w:ins>
      <w:del w:id="123" w:author="Vladymyr Kozyr" w:date="2021-02-02T21:32:00Z">
        <w:r w:rsidR="000B0BD9" w:rsidRPr="00DF60EA" w:rsidDel="00CE4054">
          <w:rPr>
            <w:rStyle w:val="Hyperlink"/>
            <w:noProof/>
          </w:rPr>
          <w:delText>Declaration of Committee</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_Toc60592066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ii</w:delText>
        </w:r>
        <w:r w:rsidR="000B0BD9" w:rsidDel="00CE4054">
          <w:rPr>
            <w:bCs w:val="0"/>
            <w:noProof/>
            <w:webHidden/>
          </w:rPr>
          <w:fldChar w:fldCharType="end"/>
        </w:r>
        <w:r w:rsidDel="00CE4054">
          <w:rPr>
            <w:bCs w:val="0"/>
            <w:noProof/>
          </w:rPr>
          <w:fldChar w:fldCharType="end"/>
        </w:r>
      </w:del>
    </w:p>
    <w:p w14:paraId="06B33552" w14:textId="38012ACA" w:rsidR="000B0BD9" w:rsidDel="00CE4054" w:rsidRDefault="00AB7CDF">
      <w:pPr>
        <w:pStyle w:val="TOC2"/>
        <w:rPr>
          <w:del w:id="124" w:author="Vladymyr Kozyr" w:date="2021-02-02T21:32:00Z"/>
          <w:rFonts w:asciiTheme="minorHAnsi" w:eastAsiaTheme="minorEastAsia" w:hAnsiTheme="minorHAnsi"/>
          <w:bCs w:val="0"/>
          <w:noProof/>
          <w:szCs w:val="22"/>
        </w:rPr>
      </w:pPr>
      <w:del w:id="125" w:author="Vladymyr Kozyr" w:date="2021-02-02T21:32:00Z">
        <w:r w:rsidDel="00CE4054">
          <w:rPr>
            <w:bCs w:val="0"/>
            <w:noProof/>
          </w:rPr>
          <w:fldChar w:fldCharType="begin"/>
        </w:r>
        <w:r w:rsidDel="00CE4054">
          <w:rPr>
            <w:noProof/>
          </w:rPr>
          <w:delInstrText xml:space="preserve"> HYPERLINK \l "_Toc60592067" </w:delInstrText>
        </w:r>
        <w:r w:rsidDel="00CE4054">
          <w:rPr>
            <w:bCs w:val="0"/>
            <w:noProof/>
          </w:rPr>
          <w:fldChar w:fldCharType="separate"/>
        </w:r>
      </w:del>
      <w:ins w:id="126" w:author="Vladymyr Kozyr" w:date="2021-02-02T21:32:00Z">
        <w:r w:rsidR="00CE4054">
          <w:rPr>
            <w:b/>
            <w:bCs w:val="0"/>
            <w:noProof/>
          </w:rPr>
          <w:t>Error! Hyperlink reference not valid.</w:t>
        </w:r>
      </w:ins>
      <w:del w:id="127" w:author="Vladymyr Kozyr" w:date="2021-02-02T21:32:00Z">
        <w:r w:rsidR="000B0BD9" w:rsidRPr="00DF60EA" w:rsidDel="00CE4054">
          <w:rPr>
            <w:rStyle w:val="Hyperlink"/>
            <w:noProof/>
          </w:rPr>
          <w:delText>Ethics Statement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_Toc60592067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iii</w:delText>
        </w:r>
        <w:r w:rsidR="000B0BD9" w:rsidDel="00CE4054">
          <w:rPr>
            <w:bCs w:val="0"/>
            <w:noProof/>
            <w:webHidden/>
          </w:rPr>
          <w:fldChar w:fldCharType="end"/>
        </w:r>
        <w:r w:rsidDel="00CE4054">
          <w:rPr>
            <w:bCs w:val="0"/>
            <w:noProof/>
          </w:rPr>
          <w:fldChar w:fldCharType="end"/>
        </w:r>
      </w:del>
    </w:p>
    <w:p w14:paraId="2411314E" w14:textId="08D5D572" w:rsidR="000B0BD9" w:rsidDel="00CE4054" w:rsidRDefault="00AB7CDF">
      <w:pPr>
        <w:pStyle w:val="TOC2"/>
        <w:rPr>
          <w:del w:id="128" w:author="Vladymyr Kozyr" w:date="2021-02-02T21:32:00Z"/>
          <w:rFonts w:asciiTheme="minorHAnsi" w:eastAsiaTheme="minorEastAsia" w:hAnsiTheme="minorHAnsi"/>
          <w:bCs w:val="0"/>
          <w:noProof/>
          <w:szCs w:val="22"/>
        </w:rPr>
      </w:pPr>
      <w:del w:id="129" w:author="Vladymyr Kozyr" w:date="2021-02-02T21:32:00Z">
        <w:r w:rsidDel="00CE4054">
          <w:rPr>
            <w:bCs w:val="0"/>
            <w:noProof/>
          </w:rPr>
          <w:fldChar w:fldCharType="begin"/>
        </w:r>
        <w:r w:rsidDel="00CE4054">
          <w:rPr>
            <w:noProof/>
          </w:rPr>
          <w:delInstrText xml:space="preserve"> HYPERLINK \l "_Toc60592068" </w:delInstrText>
        </w:r>
        <w:r w:rsidDel="00CE4054">
          <w:rPr>
            <w:bCs w:val="0"/>
            <w:noProof/>
          </w:rPr>
          <w:fldChar w:fldCharType="separate"/>
        </w:r>
      </w:del>
      <w:ins w:id="130" w:author="Vladymyr Kozyr" w:date="2021-02-02T21:32:00Z">
        <w:r w:rsidR="00CE4054">
          <w:rPr>
            <w:b/>
            <w:bCs w:val="0"/>
            <w:noProof/>
          </w:rPr>
          <w:t>Error! Hyperlink reference not valid.</w:t>
        </w:r>
      </w:ins>
      <w:del w:id="131" w:author="Vladymyr Kozyr" w:date="2021-02-02T21:32:00Z">
        <w:r w:rsidR="000B0BD9" w:rsidRPr="00DF60EA" w:rsidDel="00CE4054">
          <w:rPr>
            <w:rStyle w:val="Hyperlink"/>
            <w:noProof/>
          </w:rPr>
          <w:delText>Abstract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_Toc60592068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iv</w:delText>
        </w:r>
        <w:r w:rsidR="000B0BD9" w:rsidDel="00CE4054">
          <w:rPr>
            <w:bCs w:val="0"/>
            <w:noProof/>
            <w:webHidden/>
          </w:rPr>
          <w:fldChar w:fldCharType="end"/>
        </w:r>
        <w:r w:rsidDel="00CE4054">
          <w:rPr>
            <w:bCs w:val="0"/>
            <w:noProof/>
          </w:rPr>
          <w:fldChar w:fldCharType="end"/>
        </w:r>
      </w:del>
    </w:p>
    <w:p w14:paraId="429D3EC0" w14:textId="1B8DADB7" w:rsidR="000B0BD9" w:rsidDel="00CE4054" w:rsidRDefault="00AB7CDF">
      <w:pPr>
        <w:pStyle w:val="TOC2"/>
        <w:rPr>
          <w:del w:id="132" w:author="Vladymyr Kozyr" w:date="2021-02-02T21:32:00Z"/>
          <w:rFonts w:asciiTheme="minorHAnsi" w:eastAsiaTheme="minorEastAsia" w:hAnsiTheme="minorHAnsi"/>
          <w:bCs w:val="0"/>
          <w:noProof/>
          <w:szCs w:val="22"/>
        </w:rPr>
      </w:pPr>
      <w:del w:id="133" w:author="Vladymyr Kozyr" w:date="2021-02-02T21:32:00Z">
        <w:r w:rsidDel="00CE4054">
          <w:rPr>
            <w:bCs w:val="0"/>
            <w:noProof/>
          </w:rPr>
          <w:fldChar w:fldCharType="begin"/>
        </w:r>
        <w:r w:rsidDel="00CE4054">
          <w:rPr>
            <w:noProof/>
          </w:rPr>
          <w:delInstrText xml:space="preserve"> HYPERLINK \l "_Toc60592069" </w:delInstrText>
        </w:r>
        <w:r w:rsidDel="00CE4054">
          <w:rPr>
            <w:bCs w:val="0"/>
            <w:noProof/>
          </w:rPr>
          <w:fldChar w:fldCharType="separate"/>
        </w:r>
      </w:del>
      <w:ins w:id="134" w:author="Vladymyr Kozyr" w:date="2021-02-02T21:32:00Z">
        <w:r w:rsidR="00CE4054">
          <w:rPr>
            <w:b/>
            <w:bCs w:val="0"/>
            <w:noProof/>
          </w:rPr>
          <w:t>Error! Hyperlink reference not valid.</w:t>
        </w:r>
      </w:ins>
      <w:del w:id="135" w:author="Vladymyr Kozyr" w:date="2021-02-02T21:32:00Z">
        <w:r w:rsidR="000B0BD9" w:rsidRPr="00DF60EA" w:rsidDel="00CE4054">
          <w:rPr>
            <w:rStyle w:val="Hyperlink"/>
            <w:noProof/>
          </w:rPr>
          <w:delText>Dedication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_Toc60592069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w:delText>
        </w:r>
        <w:r w:rsidR="000B0BD9" w:rsidDel="00CE4054">
          <w:rPr>
            <w:bCs w:val="0"/>
            <w:noProof/>
            <w:webHidden/>
          </w:rPr>
          <w:fldChar w:fldCharType="end"/>
        </w:r>
        <w:r w:rsidDel="00CE4054">
          <w:rPr>
            <w:bCs w:val="0"/>
            <w:noProof/>
          </w:rPr>
          <w:fldChar w:fldCharType="end"/>
        </w:r>
      </w:del>
    </w:p>
    <w:p w14:paraId="257D152F" w14:textId="3E821C14" w:rsidR="000B0BD9" w:rsidDel="00CE4054" w:rsidRDefault="00AB7CDF">
      <w:pPr>
        <w:pStyle w:val="TOC2"/>
        <w:rPr>
          <w:del w:id="136" w:author="Vladymyr Kozyr" w:date="2021-02-02T21:32:00Z"/>
          <w:rFonts w:asciiTheme="minorHAnsi" w:eastAsiaTheme="minorEastAsia" w:hAnsiTheme="minorHAnsi"/>
          <w:bCs w:val="0"/>
          <w:noProof/>
          <w:szCs w:val="22"/>
        </w:rPr>
      </w:pPr>
      <w:del w:id="137" w:author="Vladymyr Kozyr" w:date="2021-02-02T21:32:00Z">
        <w:r w:rsidDel="00CE4054">
          <w:rPr>
            <w:bCs w:val="0"/>
            <w:noProof/>
          </w:rPr>
          <w:fldChar w:fldCharType="begin"/>
        </w:r>
        <w:r w:rsidDel="00CE4054">
          <w:rPr>
            <w:noProof/>
          </w:rPr>
          <w:delInstrText xml:space="preserve"> HYPERLINK \l "_Toc60592070" </w:delInstrText>
        </w:r>
        <w:r w:rsidDel="00CE4054">
          <w:rPr>
            <w:bCs w:val="0"/>
            <w:noProof/>
          </w:rPr>
          <w:fldChar w:fldCharType="separate"/>
        </w:r>
      </w:del>
      <w:ins w:id="138" w:author="Vladymyr Kozyr" w:date="2021-02-02T21:32:00Z">
        <w:r w:rsidR="00CE4054">
          <w:rPr>
            <w:b/>
            <w:bCs w:val="0"/>
            <w:noProof/>
          </w:rPr>
          <w:t>Error! Hyperlink reference not valid.</w:t>
        </w:r>
      </w:ins>
      <w:del w:id="139" w:author="Vladymyr Kozyr" w:date="2021-02-02T21:32:00Z">
        <w:r w:rsidR="000B0BD9" w:rsidRPr="00DF60EA" w:rsidDel="00CE4054">
          <w:rPr>
            <w:rStyle w:val="Hyperlink"/>
            <w:noProof/>
          </w:rPr>
          <w:delText>Acknowledgements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_Toc60592070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vi</w:delText>
        </w:r>
        <w:r w:rsidR="000B0BD9" w:rsidDel="00CE4054">
          <w:rPr>
            <w:bCs w:val="0"/>
            <w:noProof/>
            <w:webHidden/>
          </w:rPr>
          <w:fldChar w:fldCharType="end"/>
        </w:r>
        <w:r w:rsidDel="00CE4054">
          <w:rPr>
            <w:bCs w:val="0"/>
            <w:noProof/>
          </w:rPr>
          <w:fldChar w:fldCharType="end"/>
        </w:r>
      </w:del>
    </w:p>
    <w:p w14:paraId="4AA25FD9" w14:textId="4E7E29C5" w:rsidR="000B0BD9" w:rsidDel="00CE4054" w:rsidRDefault="00AB7CDF">
      <w:pPr>
        <w:pStyle w:val="TOC2"/>
        <w:rPr>
          <w:del w:id="140" w:author="Vladymyr Kozyr" w:date="2021-02-02T21:32:00Z"/>
          <w:rFonts w:asciiTheme="minorHAnsi" w:eastAsiaTheme="minorEastAsia" w:hAnsiTheme="minorHAnsi"/>
          <w:bCs w:val="0"/>
          <w:noProof/>
          <w:szCs w:val="22"/>
        </w:rPr>
      </w:pPr>
      <w:del w:id="141" w:author="Vladymyr Kozyr" w:date="2021-02-02T21:32:00Z">
        <w:r w:rsidDel="00CE4054">
          <w:rPr>
            <w:bCs w:val="0"/>
            <w:noProof/>
          </w:rPr>
          <w:fldChar w:fldCharType="begin"/>
        </w:r>
        <w:r w:rsidDel="00CE4054">
          <w:rPr>
            <w:noProof/>
          </w:rPr>
          <w:delInstrText xml:space="preserve"> HYPERLINK \l "_Toc60592071" </w:delInstrText>
        </w:r>
        <w:r w:rsidDel="00CE4054">
          <w:rPr>
            <w:bCs w:val="0"/>
            <w:noProof/>
          </w:rPr>
          <w:fldChar w:fldCharType="separate"/>
        </w:r>
      </w:del>
      <w:ins w:id="142" w:author="Vladymyr Kozyr" w:date="2021-02-02T21:32:00Z">
        <w:r w:rsidR="00CE4054">
          <w:rPr>
            <w:b/>
            <w:bCs w:val="0"/>
            <w:noProof/>
          </w:rPr>
          <w:t>Error! Hyperlink reference not valid.</w:t>
        </w:r>
      </w:ins>
      <w:del w:id="143" w:author="Vladymyr Kozyr" w:date="2021-02-02T21:32:00Z">
        <w:r w:rsidR="000B0BD9" w:rsidRPr="00DF60EA" w:rsidDel="00CE4054">
          <w:rPr>
            <w:rStyle w:val="Hyperlink"/>
            <w:noProof/>
          </w:rPr>
          <w:delText>Table of Contents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_Toc60592071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vii</w:delText>
        </w:r>
        <w:r w:rsidR="000B0BD9" w:rsidDel="00CE4054">
          <w:rPr>
            <w:bCs w:val="0"/>
            <w:noProof/>
            <w:webHidden/>
          </w:rPr>
          <w:fldChar w:fldCharType="end"/>
        </w:r>
        <w:r w:rsidDel="00CE4054">
          <w:rPr>
            <w:bCs w:val="0"/>
            <w:noProof/>
          </w:rPr>
          <w:fldChar w:fldCharType="end"/>
        </w:r>
      </w:del>
    </w:p>
    <w:p w14:paraId="5243F560" w14:textId="1DF15259" w:rsidR="000B0BD9" w:rsidDel="00CE4054" w:rsidRDefault="00AB7CDF">
      <w:pPr>
        <w:pStyle w:val="TOC2"/>
        <w:rPr>
          <w:del w:id="144" w:author="Vladymyr Kozyr" w:date="2021-02-02T21:32:00Z"/>
          <w:rFonts w:asciiTheme="minorHAnsi" w:eastAsiaTheme="minorEastAsia" w:hAnsiTheme="minorHAnsi"/>
          <w:bCs w:val="0"/>
          <w:noProof/>
          <w:szCs w:val="22"/>
        </w:rPr>
      </w:pPr>
      <w:del w:id="145" w:author="Vladymyr Kozyr" w:date="2021-02-02T21:32:00Z">
        <w:r w:rsidDel="00CE4054">
          <w:rPr>
            <w:bCs w:val="0"/>
            <w:noProof/>
          </w:rPr>
          <w:fldChar w:fldCharType="begin"/>
        </w:r>
        <w:r w:rsidDel="00CE4054">
          <w:rPr>
            <w:noProof/>
          </w:rPr>
          <w:delInstrText xml:space="preserve"> HYPERLINK \l "_Toc60592072" </w:delInstrText>
        </w:r>
        <w:r w:rsidDel="00CE4054">
          <w:rPr>
            <w:bCs w:val="0"/>
            <w:noProof/>
          </w:rPr>
          <w:fldChar w:fldCharType="separate"/>
        </w:r>
      </w:del>
      <w:ins w:id="146" w:author="Vladymyr Kozyr" w:date="2021-02-02T21:32:00Z">
        <w:r w:rsidR="00CE4054">
          <w:rPr>
            <w:b/>
            <w:bCs w:val="0"/>
            <w:noProof/>
          </w:rPr>
          <w:t>Error! Hyperlink reference not valid.</w:t>
        </w:r>
      </w:ins>
      <w:del w:id="147" w:author="Vladymyr Kozyr" w:date="2021-02-02T21:32:00Z">
        <w:r w:rsidR="000B0BD9" w:rsidRPr="00DF60EA" w:rsidDel="00CE4054">
          <w:rPr>
            <w:rStyle w:val="Hyperlink"/>
            <w:noProof/>
          </w:rPr>
          <w:delText>List of Tables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_Toc60592072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viii</w:delText>
        </w:r>
        <w:r w:rsidR="000B0BD9" w:rsidDel="00CE4054">
          <w:rPr>
            <w:bCs w:val="0"/>
            <w:noProof/>
            <w:webHidden/>
          </w:rPr>
          <w:fldChar w:fldCharType="end"/>
        </w:r>
        <w:r w:rsidDel="00CE4054">
          <w:rPr>
            <w:bCs w:val="0"/>
            <w:noProof/>
          </w:rPr>
          <w:fldChar w:fldCharType="end"/>
        </w:r>
      </w:del>
    </w:p>
    <w:p w14:paraId="14295326" w14:textId="2AFD5DBE" w:rsidR="000B0BD9" w:rsidDel="00CE4054" w:rsidRDefault="00AB7CDF">
      <w:pPr>
        <w:pStyle w:val="TOC2"/>
        <w:rPr>
          <w:del w:id="148" w:author="Vladymyr Kozyr" w:date="2021-02-02T21:32:00Z"/>
          <w:rFonts w:asciiTheme="minorHAnsi" w:eastAsiaTheme="minorEastAsia" w:hAnsiTheme="minorHAnsi"/>
          <w:bCs w:val="0"/>
          <w:noProof/>
          <w:szCs w:val="22"/>
        </w:rPr>
      </w:pPr>
      <w:del w:id="149" w:author="Vladymyr Kozyr" w:date="2021-02-02T21:32:00Z">
        <w:r w:rsidDel="00CE4054">
          <w:rPr>
            <w:bCs w:val="0"/>
            <w:noProof/>
          </w:rPr>
          <w:fldChar w:fldCharType="begin"/>
        </w:r>
        <w:r w:rsidDel="00CE4054">
          <w:rPr>
            <w:noProof/>
          </w:rPr>
          <w:delInstrText xml:space="preserve"> HYPERLINK \l "_Toc60592073" </w:delInstrText>
        </w:r>
        <w:r w:rsidDel="00CE4054">
          <w:rPr>
            <w:bCs w:val="0"/>
            <w:noProof/>
          </w:rPr>
          <w:fldChar w:fldCharType="separate"/>
        </w:r>
      </w:del>
      <w:ins w:id="150" w:author="Vladymyr Kozyr" w:date="2021-02-02T21:32:00Z">
        <w:r w:rsidR="00CE4054">
          <w:rPr>
            <w:b/>
            <w:bCs w:val="0"/>
            <w:noProof/>
          </w:rPr>
          <w:t>Error! Hyperlink reference not valid.</w:t>
        </w:r>
      </w:ins>
      <w:del w:id="151" w:author="Vladymyr Kozyr" w:date="2021-02-02T21:32:00Z">
        <w:r w:rsidR="000B0BD9" w:rsidRPr="00DF60EA" w:rsidDel="00CE4054">
          <w:rPr>
            <w:rStyle w:val="Hyperlink"/>
            <w:noProof/>
          </w:rPr>
          <w:delText>List of Figures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_Toc60592073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ix</w:delText>
        </w:r>
        <w:r w:rsidR="000B0BD9" w:rsidDel="00CE4054">
          <w:rPr>
            <w:bCs w:val="0"/>
            <w:noProof/>
            <w:webHidden/>
          </w:rPr>
          <w:fldChar w:fldCharType="end"/>
        </w:r>
        <w:r w:rsidDel="00CE4054">
          <w:rPr>
            <w:bCs w:val="0"/>
            <w:noProof/>
          </w:rPr>
          <w:fldChar w:fldCharType="end"/>
        </w:r>
      </w:del>
    </w:p>
    <w:p w14:paraId="1067822B" w14:textId="4C4466D8" w:rsidR="000B0BD9" w:rsidDel="00CE4054" w:rsidRDefault="00AB7CDF">
      <w:pPr>
        <w:pStyle w:val="TOC2"/>
        <w:rPr>
          <w:del w:id="152" w:author="Vladymyr Kozyr" w:date="2021-02-02T21:32:00Z"/>
          <w:rFonts w:asciiTheme="minorHAnsi" w:eastAsiaTheme="minorEastAsia" w:hAnsiTheme="minorHAnsi"/>
          <w:bCs w:val="0"/>
          <w:noProof/>
          <w:szCs w:val="22"/>
        </w:rPr>
      </w:pPr>
      <w:del w:id="153" w:author="Vladymyr Kozyr" w:date="2021-02-02T21:32:00Z">
        <w:r w:rsidDel="00CE4054">
          <w:rPr>
            <w:bCs w:val="0"/>
            <w:noProof/>
          </w:rPr>
          <w:fldChar w:fldCharType="begin"/>
        </w:r>
        <w:r w:rsidDel="00CE4054">
          <w:rPr>
            <w:noProof/>
          </w:rPr>
          <w:delInstrText xml:space="preserve"> HYPERLINK \l "_Toc60592074" </w:delInstrText>
        </w:r>
        <w:r w:rsidDel="00CE4054">
          <w:rPr>
            <w:bCs w:val="0"/>
            <w:noProof/>
          </w:rPr>
          <w:fldChar w:fldCharType="separate"/>
        </w:r>
      </w:del>
      <w:ins w:id="154" w:author="Vladymyr Kozyr" w:date="2021-02-02T21:32:00Z">
        <w:r w:rsidR="00CE4054">
          <w:rPr>
            <w:b/>
            <w:bCs w:val="0"/>
            <w:noProof/>
          </w:rPr>
          <w:t>Error! Hyperlink reference not valid.</w:t>
        </w:r>
      </w:ins>
      <w:del w:id="155" w:author="Vladymyr Kozyr" w:date="2021-02-02T21:32:00Z">
        <w:r w:rsidR="000B0BD9" w:rsidRPr="00DF60EA" w:rsidDel="00CE4054">
          <w:rPr>
            <w:rStyle w:val="Hyperlink"/>
            <w:noProof/>
          </w:rPr>
          <w:delText>List of Acronyms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_Toc60592074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x</w:delText>
        </w:r>
        <w:r w:rsidR="000B0BD9" w:rsidDel="00CE4054">
          <w:rPr>
            <w:bCs w:val="0"/>
            <w:noProof/>
            <w:webHidden/>
          </w:rPr>
          <w:fldChar w:fldCharType="end"/>
        </w:r>
        <w:r w:rsidDel="00CE4054">
          <w:rPr>
            <w:bCs w:val="0"/>
            <w:noProof/>
          </w:rPr>
          <w:fldChar w:fldCharType="end"/>
        </w:r>
      </w:del>
    </w:p>
    <w:p w14:paraId="6DF96949" w14:textId="2EF4528D" w:rsidR="000B0BD9" w:rsidDel="00CE4054" w:rsidRDefault="00AB7CDF">
      <w:pPr>
        <w:pStyle w:val="TOC2"/>
        <w:rPr>
          <w:del w:id="156" w:author="Vladymyr Kozyr" w:date="2021-02-02T21:32:00Z"/>
          <w:rFonts w:asciiTheme="minorHAnsi" w:eastAsiaTheme="minorEastAsia" w:hAnsiTheme="minorHAnsi"/>
          <w:bCs w:val="0"/>
          <w:noProof/>
          <w:szCs w:val="22"/>
        </w:rPr>
      </w:pPr>
      <w:del w:id="157" w:author="Vladymyr Kozyr" w:date="2021-02-02T21:32:00Z">
        <w:r w:rsidDel="00CE4054">
          <w:rPr>
            <w:bCs w:val="0"/>
            <w:noProof/>
          </w:rPr>
          <w:fldChar w:fldCharType="begin"/>
        </w:r>
        <w:r w:rsidDel="00CE4054">
          <w:rPr>
            <w:noProof/>
          </w:rPr>
          <w:delInstrText xml:space="preserve"> HYPERLINK \l "_Toc60592075" </w:delInstrText>
        </w:r>
        <w:r w:rsidDel="00CE4054">
          <w:rPr>
            <w:bCs w:val="0"/>
            <w:noProof/>
          </w:rPr>
          <w:fldChar w:fldCharType="separate"/>
        </w:r>
      </w:del>
      <w:ins w:id="158" w:author="Vladymyr Kozyr" w:date="2021-02-02T21:32:00Z">
        <w:r w:rsidR="00CE4054">
          <w:rPr>
            <w:b/>
            <w:bCs w:val="0"/>
            <w:noProof/>
          </w:rPr>
          <w:t>Error! Hyperlink reference not valid.</w:t>
        </w:r>
      </w:ins>
      <w:del w:id="159" w:author="Vladymyr Kozyr" w:date="2021-02-02T21:32:00Z">
        <w:r w:rsidR="000B0BD9" w:rsidRPr="00DF60EA" w:rsidDel="00CE4054">
          <w:rPr>
            <w:rStyle w:val="Hyperlink"/>
            <w:noProof/>
          </w:rPr>
          <w:delText>Glossary</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_Toc60592075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xi</w:delText>
        </w:r>
        <w:r w:rsidR="000B0BD9" w:rsidDel="00CE4054">
          <w:rPr>
            <w:bCs w:val="0"/>
            <w:noProof/>
            <w:webHidden/>
          </w:rPr>
          <w:fldChar w:fldCharType="end"/>
        </w:r>
        <w:r w:rsidDel="00CE4054">
          <w:rPr>
            <w:bCs w:val="0"/>
            <w:noProof/>
          </w:rPr>
          <w:fldChar w:fldCharType="end"/>
        </w:r>
      </w:del>
    </w:p>
    <w:p w14:paraId="1449022B" w14:textId="69A0FB2E" w:rsidR="000B0BD9" w:rsidDel="00CE4054" w:rsidRDefault="00AB7CDF">
      <w:pPr>
        <w:pStyle w:val="TOC2"/>
        <w:rPr>
          <w:del w:id="160" w:author="Vladymyr Kozyr" w:date="2021-02-02T21:32:00Z"/>
          <w:rFonts w:asciiTheme="minorHAnsi" w:eastAsiaTheme="minorEastAsia" w:hAnsiTheme="minorHAnsi"/>
          <w:bCs w:val="0"/>
          <w:noProof/>
          <w:szCs w:val="22"/>
        </w:rPr>
      </w:pPr>
      <w:del w:id="161" w:author="Vladymyr Kozyr" w:date="2021-02-02T21:32:00Z">
        <w:r w:rsidDel="00CE4054">
          <w:rPr>
            <w:bCs w:val="0"/>
            <w:noProof/>
          </w:rPr>
          <w:fldChar w:fldCharType="begin"/>
        </w:r>
        <w:r w:rsidDel="00CE4054">
          <w:rPr>
            <w:noProof/>
          </w:rPr>
          <w:delInstrText xml:space="preserve"> HYPERLINK \l "_Toc60592076" </w:delInstrText>
        </w:r>
        <w:r w:rsidDel="00CE4054">
          <w:rPr>
            <w:bCs w:val="0"/>
            <w:noProof/>
          </w:rPr>
          <w:fldChar w:fldCharType="separate"/>
        </w:r>
      </w:del>
      <w:ins w:id="162" w:author="Vladymyr Kozyr" w:date="2021-02-02T21:32:00Z">
        <w:r w:rsidR="00CE4054">
          <w:rPr>
            <w:b/>
            <w:bCs w:val="0"/>
            <w:noProof/>
          </w:rPr>
          <w:t>Error! Hyperlink reference not valid.</w:t>
        </w:r>
      </w:ins>
      <w:del w:id="163" w:author="Vladymyr Kozyr" w:date="2021-02-02T21:32:00Z">
        <w:r w:rsidR="000B0BD9" w:rsidRPr="00DF60EA" w:rsidDel="00CE4054">
          <w:rPr>
            <w:rStyle w:val="Hyperlink"/>
            <w:noProof/>
          </w:rPr>
          <w:delText>Preface/Executive Summary/Image</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_Toc60592076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xii</w:delText>
        </w:r>
        <w:r w:rsidR="000B0BD9" w:rsidDel="00CE4054">
          <w:rPr>
            <w:bCs w:val="0"/>
            <w:noProof/>
            <w:webHidden/>
          </w:rPr>
          <w:fldChar w:fldCharType="end"/>
        </w:r>
        <w:r w:rsidDel="00CE4054">
          <w:rPr>
            <w:bCs w:val="0"/>
            <w:noProof/>
          </w:rPr>
          <w:fldChar w:fldCharType="end"/>
        </w:r>
      </w:del>
    </w:p>
    <w:p w14:paraId="4FE4EDC8" w14:textId="6DCB852B" w:rsidR="000B0BD9" w:rsidDel="00CE4054" w:rsidRDefault="00AB7CDF">
      <w:pPr>
        <w:pStyle w:val="TOC1"/>
        <w:tabs>
          <w:tab w:val="left" w:pos="1440"/>
        </w:tabs>
        <w:rPr>
          <w:del w:id="164" w:author="Vladymyr Kozyr" w:date="2021-02-02T21:32:00Z"/>
          <w:rFonts w:asciiTheme="minorHAnsi" w:eastAsiaTheme="minorEastAsia" w:hAnsiTheme="minorHAnsi"/>
          <w:b w:val="0"/>
          <w:bCs w:val="0"/>
          <w:szCs w:val="22"/>
        </w:rPr>
      </w:pPr>
      <w:del w:id="165" w:author="Vladymyr Kozyr" w:date="2021-02-02T21:32:00Z">
        <w:r w:rsidDel="00CE4054">
          <w:rPr>
            <w:b w:val="0"/>
            <w:bCs w:val="0"/>
          </w:rPr>
          <w:fldChar w:fldCharType="begin"/>
        </w:r>
        <w:r w:rsidDel="00CE4054">
          <w:delInstrText xml:space="preserve"> HYPERLINK \l "_Toc60592077" </w:delInstrText>
        </w:r>
        <w:r w:rsidDel="00CE4054">
          <w:rPr>
            <w:b w:val="0"/>
            <w:bCs w:val="0"/>
          </w:rPr>
          <w:fldChar w:fldCharType="separate"/>
        </w:r>
      </w:del>
      <w:ins w:id="166" w:author="Vladymyr Kozyr" w:date="2021-02-02T21:32:00Z">
        <w:r w:rsidR="00CE4054">
          <w:rPr>
            <w:b w:val="0"/>
            <w:bCs w:val="0"/>
          </w:rPr>
          <w:t>Error! Hyperlink reference not valid.</w:t>
        </w:r>
      </w:ins>
      <w:del w:id="167" w:author="Vladymyr Kozyr" w:date="2021-02-02T21:32:00Z">
        <w:r w:rsidR="000B0BD9" w:rsidRPr="00DF60EA" w:rsidDel="00CE4054">
          <w:rPr>
            <w:rStyle w:val="Hyperlink"/>
          </w:rPr>
          <w:delText>Chapter 1.</w:delText>
        </w:r>
        <w:r w:rsidR="000B0BD9" w:rsidDel="00CE4054">
          <w:rPr>
            <w:rFonts w:asciiTheme="minorHAnsi" w:eastAsiaTheme="minorEastAsia" w:hAnsiTheme="minorHAnsi"/>
            <w:b w:val="0"/>
            <w:bCs w:val="0"/>
            <w:szCs w:val="22"/>
          </w:rPr>
          <w:tab/>
        </w:r>
        <w:r w:rsidR="000B0BD9" w:rsidRPr="00DF60EA" w:rsidDel="00CE4054">
          <w:rPr>
            <w:rStyle w:val="Hyperlink"/>
          </w:rPr>
          <w:delText>Introduction</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_Toc60592077 \h </w:delInstrText>
        </w:r>
        <w:r w:rsidR="000B0BD9" w:rsidDel="00CE4054">
          <w:rPr>
            <w:b w:val="0"/>
            <w:bCs w:val="0"/>
            <w:webHidden/>
          </w:rPr>
        </w:r>
        <w:r w:rsidR="000B0BD9" w:rsidDel="00CE4054">
          <w:rPr>
            <w:b w:val="0"/>
            <w:bCs w:val="0"/>
            <w:webHidden/>
          </w:rPr>
          <w:fldChar w:fldCharType="separate"/>
        </w:r>
        <w:r w:rsidR="000B0BD9" w:rsidDel="00CE4054">
          <w:rPr>
            <w:webHidden/>
          </w:rPr>
          <w:delText>1</w:delText>
        </w:r>
        <w:r w:rsidR="000B0BD9" w:rsidDel="00CE4054">
          <w:rPr>
            <w:b w:val="0"/>
            <w:bCs w:val="0"/>
            <w:webHidden/>
          </w:rPr>
          <w:fldChar w:fldCharType="end"/>
        </w:r>
        <w:r w:rsidDel="00CE4054">
          <w:rPr>
            <w:b w:val="0"/>
            <w:bCs w:val="0"/>
          </w:rPr>
          <w:fldChar w:fldCharType="end"/>
        </w:r>
      </w:del>
    </w:p>
    <w:p w14:paraId="1C82FA69" w14:textId="018F51FA" w:rsidR="000B0BD9" w:rsidDel="00CE4054" w:rsidRDefault="00AB7CDF">
      <w:pPr>
        <w:pStyle w:val="TOC1"/>
        <w:tabs>
          <w:tab w:val="left" w:pos="1440"/>
        </w:tabs>
        <w:rPr>
          <w:del w:id="168" w:author="Vladymyr Kozyr" w:date="2021-02-02T21:32:00Z"/>
          <w:rFonts w:asciiTheme="minorHAnsi" w:eastAsiaTheme="minorEastAsia" w:hAnsiTheme="minorHAnsi"/>
          <w:b w:val="0"/>
          <w:bCs w:val="0"/>
          <w:szCs w:val="22"/>
        </w:rPr>
      </w:pPr>
      <w:del w:id="169" w:author="Vladymyr Kozyr" w:date="2021-02-02T21:32:00Z">
        <w:r w:rsidDel="00CE4054">
          <w:rPr>
            <w:b w:val="0"/>
            <w:bCs w:val="0"/>
          </w:rPr>
          <w:fldChar w:fldCharType="begin"/>
        </w:r>
        <w:r w:rsidDel="00CE4054">
          <w:delInstrText xml:space="preserve"> HYPERLINK \l "_Toc60592078" </w:delInstrText>
        </w:r>
        <w:r w:rsidDel="00CE4054">
          <w:rPr>
            <w:b w:val="0"/>
            <w:bCs w:val="0"/>
          </w:rPr>
          <w:fldChar w:fldCharType="separate"/>
        </w:r>
      </w:del>
      <w:ins w:id="170" w:author="Vladymyr Kozyr" w:date="2021-02-02T21:32:00Z">
        <w:r w:rsidR="00CE4054">
          <w:rPr>
            <w:b w:val="0"/>
            <w:bCs w:val="0"/>
          </w:rPr>
          <w:t>Error! Hyperlink reference not valid.</w:t>
        </w:r>
      </w:ins>
      <w:del w:id="171" w:author="Vladymyr Kozyr" w:date="2021-02-02T21:32:00Z">
        <w:r w:rsidR="000B0BD9" w:rsidRPr="00DF60EA" w:rsidDel="00CE4054">
          <w:rPr>
            <w:rStyle w:val="Hyperlink"/>
          </w:rPr>
          <w:delText>Chapter 2.</w:delText>
        </w:r>
        <w:r w:rsidR="000B0BD9" w:rsidDel="00CE4054">
          <w:rPr>
            <w:rFonts w:asciiTheme="minorHAnsi" w:eastAsiaTheme="minorEastAsia" w:hAnsiTheme="minorHAnsi"/>
            <w:b w:val="0"/>
            <w:bCs w:val="0"/>
            <w:szCs w:val="22"/>
          </w:rPr>
          <w:tab/>
        </w:r>
        <w:r w:rsidR="000B0BD9" w:rsidRPr="00DF60EA" w:rsidDel="00CE4054">
          <w:rPr>
            <w:rStyle w:val="Hyperlink"/>
          </w:rPr>
          <w:delText>Related Work</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_Toc60592078 \h </w:delInstrText>
        </w:r>
        <w:r w:rsidR="000B0BD9" w:rsidDel="00CE4054">
          <w:rPr>
            <w:b w:val="0"/>
            <w:bCs w:val="0"/>
            <w:webHidden/>
          </w:rPr>
        </w:r>
        <w:r w:rsidR="000B0BD9" w:rsidDel="00CE4054">
          <w:rPr>
            <w:b w:val="0"/>
            <w:bCs w:val="0"/>
            <w:webHidden/>
          </w:rPr>
          <w:fldChar w:fldCharType="separate"/>
        </w:r>
        <w:r w:rsidR="000B0BD9" w:rsidDel="00CE4054">
          <w:rPr>
            <w:webHidden/>
          </w:rPr>
          <w:delText>2</w:delText>
        </w:r>
        <w:r w:rsidR="000B0BD9" w:rsidDel="00CE4054">
          <w:rPr>
            <w:b w:val="0"/>
            <w:bCs w:val="0"/>
            <w:webHidden/>
          </w:rPr>
          <w:fldChar w:fldCharType="end"/>
        </w:r>
        <w:r w:rsidDel="00CE4054">
          <w:rPr>
            <w:b w:val="0"/>
            <w:bCs w:val="0"/>
          </w:rPr>
          <w:fldChar w:fldCharType="end"/>
        </w:r>
      </w:del>
    </w:p>
    <w:p w14:paraId="67CD3F12" w14:textId="661D6D91" w:rsidR="000B0BD9" w:rsidDel="00CE4054" w:rsidRDefault="00AB7CDF">
      <w:pPr>
        <w:pStyle w:val="TOC2"/>
        <w:rPr>
          <w:del w:id="172" w:author="Vladymyr Kozyr" w:date="2021-02-02T21:32:00Z"/>
          <w:rFonts w:asciiTheme="minorHAnsi" w:eastAsiaTheme="minorEastAsia" w:hAnsiTheme="minorHAnsi"/>
          <w:bCs w:val="0"/>
          <w:noProof/>
          <w:szCs w:val="22"/>
        </w:rPr>
      </w:pPr>
      <w:del w:id="173" w:author="Vladymyr Kozyr" w:date="2021-02-02T21:32:00Z">
        <w:r w:rsidDel="00CE4054">
          <w:rPr>
            <w:bCs w:val="0"/>
            <w:noProof/>
          </w:rPr>
          <w:fldChar w:fldCharType="begin"/>
        </w:r>
        <w:r w:rsidDel="00CE4054">
          <w:rPr>
            <w:noProof/>
          </w:rPr>
          <w:delInstrText xml:space="preserve"> HYPERLINK \l "_Toc60592079" </w:delInstrText>
        </w:r>
        <w:r w:rsidDel="00CE4054">
          <w:rPr>
            <w:bCs w:val="0"/>
            <w:noProof/>
          </w:rPr>
          <w:fldChar w:fldCharType="separate"/>
        </w:r>
      </w:del>
      <w:ins w:id="174" w:author="Vladymyr Kozyr" w:date="2021-02-02T21:32:00Z">
        <w:r w:rsidR="00CE4054">
          <w:rPr>
            <w:b/>
            <w:bCs w:val="0"/>
            <w:noProof/>
          </w:rPr>
          <w:t>Error! Hyperlink reference not valid.</w:t>
        </w:r>
      </w:ins>
      <w:del w:id="175" w:author="Vladymyr Kozyr" w:date="2021-02-02T21:32:00Z">
        <w:r w:rsidR="000B0BD9" w:rsidRPr="00DF60EA" w:rsidDel="00CE4054">
          <w:rPr>
            <w:rStyle w:val="Hyperlink"/>
            <w:rFonts w:cs="Arial"/>
            <w:noProof/>
          </w:rPr>
          <w:delText>2.1.</w:delText>
        </w:r>
        <w:r w:rsidR="000B0BD9" w:rsidDel="00CE4054">
          <w:rPr>
            <w:rFonts w:asciiTheme="minorHAnsi" w:eastAsiaTheme="minorEastAsia" w:hAnsiTheme="minorHAnsi"/>
            <w:bCs w:val="0"/>
            <w:noProof/>
            <w:szCs w:val="22"/>
          </w:rPr>
          <w:tab/>
        </w:r>
        <w:r w:rsidR="000B0BD9" w:rsidRPr="00DF60EA" w:rsidDel="00CE4054">
          <w:rPr>
            <w:rStyle w:val="Hyperlink"/>
            <w:noProof/>
          </w:rPr>
          <w:delText>Role of the Fishery Visualization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_Toc60592079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2</w:delText>
        </w:r>
        <w:r w:rsidR="000B0BD9" w:rsidDel="00CE4054">
          <w:rPr>
            <w:bCs w:val="0"/>
            <w:noProof/>
            <w:webHidden/>
          </w:rPr>
          <w:fldChar w:fldCharType="end"/>
        </w:r>
        <w:r w:rsidDel="00CE4054">
          <w:rPr>
            <w:bCs w:val="0"/>
            <w:noProof/>
          </w:rPr>
          <w:fldChar w:fldCharType="end"/>
        </w:r>
      </w:del>
    </w:p>
    <w:p w14:paraId="47F986D5" w14:textId="526FB04C" w:rsidR="000B0BD9" w:rsidDel="00CE4054" w:rsidRDefault="00AB7CDF">
      <w:pPr>
        <w:pStyle w:val="TOC2"/>
        <w:rPr>
          <w:del w:id="176" w:author="Vladymyr Kozyr" w:date="2021-02-02T21:32:00Z"/>
          <w:rFonts w:asciiTheme="minorHAnsi" w:eastAsiaTheme="minorEastAsia" w:hAnsiTheme="minorHAnsi"/>
          <w:bCs w:val="0"/>
          <w:noProof/>
          <w:szCs w:val="22"/>
        </w:rPr>
      </w:pPr>
      <w:del w:id="177" w:author="Vladymyr Kozyr" w:date="2021-02-02T21:32:00Z">
        <w:r w:rsidDel="00CE4054">
          <w:rPr>
            <w:bCs w:val="0"/>
            <w:noProof/>
          </w:rPr>
          <w:fldChar w:fldCharType="begin"/>
        </w:r>
        <w:r w:rsidDel="00CE4054">
          <w:rPr>
            <w:noProof/>
          </w:rPr>
          <w:delInstrText xml:space="preserve"> HYPERLINK \l "_Toc60592080" </w:delInstrText>
        </w:r>
        <w:r w:rsidDel="00CE4054">
          <w:rPr>
            <w:bCs w:val="0"/>
            <w:noProof/>
          </w:rPr>
          <w:fldChar w:fldCharType="separate"/>
        </w:r>
      </w:del>
      <w:ins w:id="178" w:author="Vladymyr Kozyr" w:date="2021-02-02T21:32:00Z">
        <w:r w:rsidR="00CE4054">
          <w:rPr>
            <w:b/>
            <w:bCs w:val="0"/>
            <w:noProof/>
          </w:rPr>
          <w:t>Error! Hyperlink reference not valid.</w:t>
        </w:r>
      </w:ins>
      <w:del w:id="179" w:author="Vladymyr Kozyr" w:date="2021-02-02T21:32:00Z">
        <w:r w:rsidR="000B0BD9" w:rsidRPr="00DF60EA" w:rsidDel="00CE4054">
          <w:rPr>
            <w:rStyle w:val="Hyperlink"/>
            <w:rFonts w:cs="Arial"/>
            <w:noProof/>
          </w:rPr>
          <w:delText>2.2.</w:delText>
        </w:r>
        <w:r w:rsidR="000B0BD9" w:rsidDel="00CE4054">
          <w:rPr>
            <w:rFonts w:asciiTheme="minorHAnsi" w:eastAsiaTheme="minorEastAsia" w:hAnsiTheme="minorHAnsi"/>
            <w:bCs w:val="0"/>
            <w:noProof/>
            <w:szCs w:val="22"/>
          </w:rPr>
          <w:tab/>
        </w:r>
        <w:r w:rsidR="000B0BD9" w:rsidRPr="00DF60EA" w:rsidDel="00CE4054">
          <w:rPr>
            <w:rStyle w:val="Hyperlink"/>
            <w:noProof/>
          </w:rPr>
          <w:delText>Marine Environmental Management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_Toc60592080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2</w:delText>
        </w:r>
        <w:r w:rsidR="000B0BD9" w:rsidDel="00CE4054">
          <w:rPr>
            <w:bCs w:val="0"/>
            <w:noProof/>
            <w:webHidden/>
          </w:rPr>
          <w:fldChar w:fldCharType="end"/>
        </w:r>
        <w:r w:rsidDel="00CE4054">
          <w:rPr>
            <w:bCs w:val="0"/>
            <w:noProof/>
          </w:rPr>
          <w:fldChar w:fldCharType="end"/>
        </w:r>
      </w:del>
    </w:p>
    <w:p w14:paraId="4AB6656E" w14:textId="0AEBE2D5" w:rsidR="000B0BD9" w:rsidDel="00CE4054" w:rsidRDefault="00AB7CDF">
      <w:pPr>
        <w:pStyle w:val="TOC2"/>
        <w:rPr>
          <w:del w:id="180" w:author="Vladymyr Kozyr" w:date="2021-02-02T21:32:00Z"/>
          <w:rFonts w:asciiTheme="minorHAnsi" w:eastAsiaTheme="minorEastAsia" w:hAnsiTheme="minorHAnsi"/>
          <w:bCs w:val="0"/>
          <w:noProof/>
          <w:szCs w:val="22"/>
        </w:rPr>
      </w:pPr>
      <w:del w:id="181" w:author="Vladymyr Kozyr" w:date="2021-02-02T21:32:00Z">
        <w:r w:rsidDel="00CE4054">
          <w:rPr>
            <w:bCs w:val="0"/>
            <w:noProof/>
          </w:rPr>
          <w:fldChar w:fldCharType="begin"/>
        </w:r>
        <w:r w:rsidDel="00CE4054">
          <w:rPr>
            <w:noProof/>
          </w:rPr>
          <w:delInstrText xml:space="preserve"> HYPERLINK \l "_Toc60592081" </w:delInstrText>
        </w:r>
        <w:r w:rsidDel="00CE4054">
          <w:rPr>
            <w:bCs w:val="0"/>
            <w:noProof/>
          </w:rPr>
          <w:fldChar w:fldCharType="separate"/>
        </w:r>
      </w:del>
      <w:ins w:id="182" w:author="Vladymyr Kozyr" w:date="2021-02-02T21:32:00Z">
        <w:r w:rsidR="00CE4054">
          <w:rPr>
            <w:b/>
            <w:bCs w:val="0"/>
            <w:noProof/>
          </w:rPr>
          <w:t>Error! Hyperlink reference not valid.</w:t>
        </w:r>
      </w:ins>
      <w:del w:id="183" w:author="Vladymyr Kozyr" w:date="2021-02-02T21:32:00Z">
        <w:r w:rsidR="000B0BD9" w:rsidRPr="00DF60EA" w:rsidDel="00CE4054">
          <w:rPr>
            <w:rStyle w:val="Hyperlink"/>
            <w:rFonts w:cs="Arial"/>
            <w:noProof/>
          </w:rPr>
          <w:delText>2.3.</w:delText>
        </w:r>
        <w:r w:rsidR="000B0BD9" w:rsidDel="00CE4054">
          <w:rPr>
            <w:rFonts w:asciiTheme="minorHAnsi" w:eastAsiaTheme="minorEastAsia" w:hAnsiTheme="minorHAnsi"/>
            <w:bCs w:val="0"/>
            <w:noProof/>
            <w:szCs w:val="22"/>
          </w:rPr>
          <w:tab/>
        </w:r>
        <w:r w:rsidR="000B0BD9" w:rsidRPr="00DF60EA" w:rsidDel="00CE4054">
          <w:rPr>
            <w:rStyle w:val="Hyperlink"/>
            <w:noProof/>
          </w:rPr>
          <w:delText>Approaches to Visualization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_Toc60592081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5</w:delText>
        </w:r>
        <w:r w:rsidR="000B0BD9" w:rsidDel="00CE4054">
          <w:rPr>
            <w:bCs w:val="0"/>
            <w:noProof/>
            <w:webHidden/>
          </w:rPr>
          <w:fldChar w:fldCharType="end"/>
        </w:r>
        <w:r w:rsidDel="00CE4054">
          <w:rPr>
            <w:bCs w:val="0"/>
            <w:noProof/>
          </w:rPr>
          <w:fldChar w:fldCharType="end"/>
        </w:r>
      </w:del>
    </w:p>
    <w:p w14:paraId="525E14D0" w14:textId="70C8BC85" w:rsidR="000B0BD9" w:rsidDel="00CE4054" w:rsidRDefault="00AB7CDF">
      <w:pPr>
        <w:pStyle w:val="TOC1"/>
        <w:tabs>
          <w:tab w:val="left" w:pos="1440"/>
        </w:tabs>
        <w:rPr>
          <w:del w:id="184" w:author="Vladymyr Kozyr" w:date="2021-02-02T21:32:00Z"/>
          <w:rFonts w:asciiTheme="minorHAnsi" w:eastAsiaTheme="minorEastAsia" w:hAnsiTheme="minorHAnsi"/>
          <w:b w:val="0"/>
          <w:bCs w:val="0"/>
          <w:szCs w:val="22"/>
        </w:rPr>
      </w:pPr>
      <w:del w:id="185" w:author="Vladymyr Kozyr" w:date="2021-02-02T21:32:00Z">
        <w:r w:rsidDel="00CE4054">
          <w:rPr>
            <w:b w:val="0"/>
            <w:bCs w:val="0"/>
          </w:rPr>
          <w:fldChar w:fldCharType="begin"/>
        </w:r>
        <w:r w:rsidDel="00CE4054">
          <w:delInstrText xml:space="preserve"> HYPERLINK \l "_Toc60592082" </w:delInstrText>
        </w:r>
        <w:r w:rsidDel="00CE4054">
          <w:rPr>
            <w:b w:val="0"/>
            <w:bCs w:val="0"/>
          </w:rPr>
          <w:fldChar w:fldCharType="separate"/>
        </w:r>
      </w:del>
      <w:ins w:id="186" w:author="Vladymyr Kozyr" w:date="2021-02-02T21:32:00Z">
        <w:r w:rsidR="00CE4054">
          <w:rPr>
            <w:b w:val="0"/>
            <w:bCs w:val="0"/>
          </w:rPr>
          <w:t>Error! Hyperlink reference not valid.</w:t>
        </w:r>
      </w:ins>
      <w:del w:id="187" w:author="Vladymyr Kozyr" w:date="2021-02-02T21:32:00Z">
        <w:r w:rsidR="000B0BD9" w:rsidRPr="00DF60EA" w:rsidDel="00CE4054">
          <w:rPr>
            <w:rStyle w:val="Hyperlink"/>
          </w:rPr>
          <w:delText>Chapter 3.</w:delText>
        </w:r>
        <w:r w:rsidR="000B0BD9" w:rsidDel="00CE4054">
          <w:rPr>
            <w:rFonts w:asciiTheme="minorHAnsi" w:eastAsiaTheme="minorEastAsia" w:hAnsiTheme="minorHAnsi"/>
            <w:b w:val="0"/>
            <w:bCs w:val="0"/>
            <w:szCs w:val="22"/>
          </w:rPr>
          <w:tab/>
        </w:r>
        <w:r w:rsidR="000B0BD9" w:rsidRPr="00DF60EA" w:rsidDel="00CE4054">
          <w:rPr>
            <w:rStyle w:val="Hyperlink"/>
          </w:rPr>
          <w:delText>Design and Use Cases</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_Toc60592082 \h </w:delInstrText>
        </w:r>
        <w:r w:rsidR="000B0BD9" w:rsidDel="00CE4054">
          <w:rPr>
            <w:b w:val="0"/>
            <w:bCs w:val="0"/>
            <w:webHidden/>
          </w:rPr>
        </w:r>
        <w:r w:rsidR="000B0BD9" w:rsidDel="00CE4054">
          <w:rPr>
            <w:b w:val="0"/>
            <w:bCs w:val="0"/>
            <w:webHidden/>
          </w:rPr>
          <w:fldChar w:fldCharType="separate"/>
        </w:r>
        <w:r w:rsidR="000B0BD9" w:rsidDel="00CE4054">
          <w:rPr>
            <w:webHidden/>
          </w:rPr>
          <w:delText>6</w:delText>
        </w:r>
        <w:r w:rsidR="000B0BD9" w:rsidDel="00CE4054">
          <w:rPr>
            <w:b w:val="0"/>
            <w:bCs w:val="0"/>
            <w:webHidden/>
          </w:rPr>
          <w:fldChar w:fldCharType="end"/>
        </w:r>
        <w:r w:rsidDel="00CE4054">
          <w:rPr>
            <w:b w:val="0"/>
            <w:bCs w:val="0"/>
          </w:rPr>
          <w:fldChar w:fldCharType="end"/>
        </w:r>
      </w:del>
    </w:p>
    <w:p w14:paraId="7E513FF5" w14:textId="5E2ECDEC" w:rsidR="000B0BD9" w:rsidDel="00CE4054" w:rsidRDefault="00AB7CDF">
      <w:pPr>
        <w:pStyle w:val="TOC2"/>
        <w:rPr>
          <w:del w:id="188" w:author="Vladymyr Kozyr" w:date="2021-02-02T21:32:00Z"/>
          <w:rFonts w:asciiTheme="minorHAnsi" w:eastAsiaTheme="minorEastAsia" w:hAnsiTheme="minorHAnsi"/>
          <w:bCs w:val="0"/>
          <w:noProof/>
          <w:szCs w:val="22"/>
        </w:rPr>
      </w:pPr>
      <w:del w:id="189" w:author="Vladymyr Kozyr" w:date="2021-02-02T21:32:00Z">
        <w:r w:rsidDel="00CE4054">
          <w:rPr>
            <w:bCs w:val="0"/>
            <w:noProof/>
          </w:rPr>
          <w:fldChar w:fldCharType="begin"/>
        </w:r>
        <w:r w:rsidDel="00CE4054">
          <w:rPr>
            <w:noProof/>
          </w:rPr>
          <w:delInstrText xml:space="preserve"> HYPERLINK \l "_Toc60592083" </w:delInstrText>
        </w:r>
        <w:r w:rsidDel="00CE4054">
          <w:rPr>
            <w:bCs w:val="0"/>
            <w:noProof/>
          </w:rPr>
          <w:fldChar w:fldCharType="separate"/>
        </w:r>
      </w:del>
      <w:ins w:id="190" w:author="Vladymyr Kozyr" w:date="2021-02-02T21:32:00Z">
        <w:r w:rsidR="00CE4054">
          <w:rPr>
            <w:b/>
            <w:bCs w:val="0"/>
            <w:noProof/>
          </w:rPr>
          <w:t>Error! Hyperlink reference not valid.</w:t>
        </w:r>
      </w:ins>
      <w:del w:id="191" w:author="Vladymyr Kozyr" w:date="2021-02-02T21:32:00Z">
        <w:r w:rsidR="000B0BD9" w:rsidRPr="00DF60EA" w:rsidDel="00CE4054">
          <w:rPr>
            <w:rStyle w:val="Hyperlink"/>
            <w:rFonts w:cs="Arial"/>
            <w:noProof/>
          </w:rPr>
          <w:delText>3.1.</w:delText>
        </w:r>
        <w:r w:rsidR="000B0BD9" w:rsidDel="00CE4054">
          <w:rPr>
            <w:rFonts w:asciiTheme="minorHAnsi" w:eastAsiaTheme="minorEastAsia" w:hAnsiTheme="minorHAnsi"/>
            <w:bCs w:val="0"/>
            <w:noProof/>
            <w:szCs w:val="22"/>
          </w:rPr>
          <w:tab/>
        </w:r>
        <w:r w:rsidR="000B0BD9" w:rsidRPr="00DF60EA" w:rsidDel="00CE4054">
          <w:rPr>
            <w:rStyle w:val="Hyperlink"/>
            <w:noProof/>
          </w:rPr>
          <w:delText>Importance of Fishery Visualization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_Toc60592083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6</w:delText>
        </w:r>
        <w:r w:rsidR="000B0BD9" w:rsidDel="00CE4054">
          <w:rPr>
            <w:bCs w:val="0"/>
            <w:noProof/>
            <w:webHidden/>
          </w:rPr>
          <w:fldChar w:fldCharType="end"/>
        </w:r>
        <w:r w:rsidDel="00CE4054">
          <w:rPr>
            <w:bCs w:val="0"/>
            <w:noProof/>
          </w:rPr>
          <w:fldChar w:fldCharType="end"/>
        </w:r>
      </w:del>
    </w:p>
    <w:p w14:paraId="0E0F9663" w14:textId="1B1EB894" w:rsidR="000B0BD9" w:rsidDel="00CE4054" w:rsidRDefault="00AB7CDF">
      <w:pPr>
        <w:pStyle w:val="TOC2"/>
        <w:rPr>
          <w:del w:id="192" w:author="Vladymyr Kozyr" w:date="2021-02-02T21:32:00Z"/>
          <w:rFonts w:asciiTheme="minorHAnsi" w:eastAsiaTheme="minorEastAsia" w:hAnsiTheme="minorHAnsi"/>
          <w:bCs w:val="0"/>
          <w:noProof/>
          <w:szCs w:val="22"/>
        </w:rPr>
      </w:pPr>
      <w:del w:id="193" w:author="Vladymyr Kozyr" w:date="2021-02-02T21:32:00Z">
        <w:r w:rsidDel="00CE4054">
          <w:rPr>
            <w:bCs w:val="0"/>
            <w:noProof/>
          </w:rPr>
          <w:fldChar w:fldCharType="begin"/>
        </w:r>
        <w:r w:rsidDel="00CE4054">
          <w:rPr>
            <w:noProof/>
          </w:rPr>
          <w:delInstrText xml:space="preserve"> HYPERLINK \l "_Toc60592084" </w:delInstrText>
        </w:r>
        <w:r w:rsidDel="00CE4054">
          <w:rPr>
            <w:bCs w:val="0"/>
            <w:noProof/>
          </w:rPr>
          <w:fldChar w:fldCharType="separate"/>
        </w:r>
      </w:del>
      <w:ins w:id="194" w:author="Vladymyr Kozyr" w:date="2021-02-02T21:32:00Z">
        <w:r w:rsidR="00CE4054">
          <w:rPr>
            <w:b/>
            <w:bCs w:val="0"/>
            <w:noProof/>
          </w:rPr>
          <w:t>Error! Hyperlink reference not valid.</w:t>
        </w:r>
      </w:ins>
      <w:del w:id="195" w:author="Vladymyr Kozyr" w:date="2021-02-02T21:32:00Z">
        <w:r w:rsidR="000B0BD9" w:rsidRPr="00DF60EA" w:rsidDel="00CE4054">
          <w:rPr>
            <w:rStyle w:val="Hyperlink"/>
            <w:rFonts w:cs="Arial"/>
            <w:noProof/>
          </w:rPr>
          <w:delText>3.2.</w:delText>
        </w:r>
        <w:r w:rsidR="000B0BD9" w:rsidDel="00CE4054">
          <w:rPr>
            <w:rFonts w:asciiTheme="minorHAnsi" w:eastAsiaTheme="minorEastAsia" w:hAnsiTheme="minorHAnsi"/>
            <w:bCs w:val="0"/>
            <w:noProof/>
            <w:szCs w:val="22"/>
          </w:rPr>
          <w:tab/>
        </w:r>
        <w:r w:rsidR="000B0BD9" w:rsidRPr="00DF60EA" w:rsidDel="00CE4054">
          <w:rPr>
            <w:rStyle w:val="Hyperlink"/>
            <w:noProof/>
          </w:rPr>
          <w:delText>Data Source and Visualization Motivation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_Toc60592084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7</w:delText>
        </w:r>
        <w:r w:rsidR="000B0BD9" w:rsidDel="00CE4054">
          <w:rPr>
            <w:bCs w:val="0"/>
            <w:noProof/>
            <w:webHidden/>
          </w:rPr>
          <w:fldChar w:fldCharType="end"/>
        </w:r>
        <w:r w:rsidDel="00CE4054">
          <w:rPr>
            <w:bCs w:val="0"/>
            <w:noProof/>
          </w:rPr>
          <w:fldChar w:fldCharType="end"/>
        </w:r>
      </w:del>
    </w:p>
    <w:p w14:paraId="07091B86" w14:textId="692C0282" w:rsidR="000B0BD9" w:rsidDel="00CE4054" w:rsidRDefault="00AB7CDF">
      <w:pPr>
        <w:pStyle w:val="TOC2"/>
        <w:rPr>
          <w:del w:id="196" w:author="Vladymyr Kozyr" w:date="2021-02-02T21:32:00Z"/>
          <w:rFonts w:asciiTheme="minorHAnsi" w:eastAsiaTheme="minorEastAsia" w:hAnsiTheme="minorHAnsi"/>
          <w:bCs w:val="0"/>
          <w:noProof/>
          <w:szCs w:val="22"/>
        </w:rPr>
      </w:pPr>
      <w:del w:id="197" w:author="Vladymyr Kozyr" w:date="2021-02-02T21:32:00Z">
        <w:r w:rsidDel="00CE4054">
          <w:rPr>
            <w:bCs w:val="0"/>
            <w:noProof/>
          </w:rPr>
          <w:fldChar w:fldCharType="begin"/>
        </w:r>
        <w:r w:rsidDel="00CE4054">
          <w:rPr>
            <w:noProof/>
          </w:rPr>
          <w:delInstrText xml:space="preserve"> HYPERLINK \l "_Toc60592085" </w:delInstrText>
        </w:r>
        <w:r w:rsidDel="00CE4054">
          <w:rPr>
            <w:bCs w:val="0"/>
            <w:noProof/>
          </w:rPr>
          <w:fldChar w:fldCharType="separate"/>
        </w:r>
      </w:del>
      <w:ins w:id="198" w:author="Vladymyr Kozyr" w:date="2021-02-02T21:32:00Z">
        <w:r w:rsidR="00CE4054">
          <w:rPr>
            <w:b/>
            <w:bCs w:val="0"/>
            <w:noProof/>
          </w:rPr>
          <w:t>Error! Hyperlink reference not valid.</w:t>
        </w:r>
      </w:ins>
      <w:del w:id="199" w:author="Vladymyr Kozyr" w:date="2021-02-02T21:32:00Z">
        <w:r w:rsidR="000B0BD9" w:rsidRPr="00DF60EA" w:rsidDel="00CE4054">
          <w:rPr>
            <w:rStyle w:val="Hyperlink"/>
            <w:rFonts w:cs="Arial"/>
            <w:noProof/>
          </w:rPr>
          <w:delText>3.3.</w:delText>
        </w:r>
        <w:r w:rsidR="000B0BD9" w:rsidDel="00CE4054">
          <w:rPr>
            <w:rFonts w:asciiTheme="minorHAnsi" w:eastAsiaTheme="minorEastAsia" w:hAnsiTheme="minorHAnsi"/>
            <w:bCs w:val="0"/>
            <w:noProof/>
            <w:szCs w:val="22"/>
          </w:rPr>
          <w:tab/>
        </w:r>
        <w:r w:rsidR="000B0BD9" w:rsidRPr="00DF60EA" w:rsidDel="00CE4054">
          <w:rPr>
            <w:rStyle w:val="Hyperlink"/>
            <w:noProof/>
          </w:rPr>
          <w:delText>Problem Set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_Toc60592085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8</w:delText>
        </w:r>
        <w:r w:rsidR="000B0BD9" w:rsidDel="00CE4054">
          <w:rPr>
            <w:bCs w:val="0"/>
            <w:noProof/>
            <w:webHidden/>
          </w:rPr>
          <w:fldChar w:fldCharType="end"/>
        </w:r>
        <w:r w:rsidDel="00CE4054">
          <w:rPr>
            <w:bCs w:val="0"/>
            <w:noProof/>
          </w:rPr>
          <w:fldChar w:fldCharType="end"/>
        </w:r>
      </w:del>
    </w:p>
    <w:p w14:paraId="0371A911" w14:textId="52A76302" w:rsidR="000B0BD9" w:rsidDel="00CE4054" w:rsidRDefault="00AB7CDF">
      <w:pPr>
        <w:pStyle w:val="TOC3"/>
        <w:tabs>
          <w:tab w:val="left" w:pos="1440"/>
          <w:tab w:val="right" w:leader="dot" w:pos="8630"/>
        </w:tabs>
        <w:rPr>
          <w:del w:id="200" w:author="Vladymyr Kozyr" w:date="2021-02-02T21:32:00Z"/>
          <w:rFonts w:asciiTheme="minorHAnsi" w:eastAsiaTheme="minorEastAsia" w:hAnsiTheme="minorHAnsi"/>
          <w:noProof/>
          <w:szCs w:val="22"/>
        </w:rPr>
      </w:pPr>
      <w:del w:id="201" w:author="Vladymyr Kozyr" w:date="2021-02-02T21:32:00Z">
        <w:r w:rsidDel="00CE4054">
          <w:rPr>
            <w:noProof/>
          </w:rPr>
          <w:fldChar w:fldCharType="begin"/>
        </w:r>
        <w:r w:rsidDel="00CE4054">
          <w:rPr>
            <w:noProof/>
          </w:rPr>
          <w:delInstrText xml:space="preserve"> HYPERLINK \l "_Toc60592086" </w:delInstrText>
        </w:r>
        <w:r w:rsidDel="00CE4054">
          <w:rPr>
            <w:noProof/>
          </w:rPr>
          <w:fldChar w:fldCharType="separate"/>
        </w:r>
      </w:del>
      <w:ins w:id="202" w:author="Vladymyr Kozyr" w:date="2021-02-02T21:32:00Z">
        <w:r w:rsidR="00CE4054">
          <w:rPr>
            <w:b/>
            <w:bCs/>
            <w:noProof/>
          </w:rPr>
          <w:t>Error! Hyperlink reference not valid.</w:t>
        </w:r>
      </w:ins>
      <w:del w:id="203" w:author="Vladymyr Kozyr" w:date="2021-02-02T21:32:00Z">
        <w:r w:rsidR="000B0BD9" w:rsidRPr="00DF60EA" w:rsidDel="00CE4054">
          <w:rPr>
            <w:rStyle w:val="Hyperlink"/>
            <w:rFonts w:cs="Arial"/>
            <w:noProof/>
          </w:rPr>
          <w:delText>3.3.1.</w:delText>
        </w:r>
        <w:r w:rsidR="000B0BD9" w:rsidDel="00CE4054">
          <w:rPr>
            <w:rFonts w:asciiTheme="minorHAnsi" w:eastAsiaTheme="minorEastAsia" w:hAnsiTheme="minorHAnsi"/>
            <w:noProof/>
            <w:szCs w:val="22"/>
          </w:rPr>
          <w:tab/>
        </w:r>
        <w:r w:rsidR="000B0BD9" w:rsidRPr="00DF60EA" w:rsidDel="00CE4054">
          <w:rPr>
            <w:rStyle w:val="Hyperlink"/>
            <w:noProof/>
          </w:rPr>
          <w:delText>Problem 1  Exploring Relationships between Fish Amounts and Price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_Toc60592086 \h </w:delInstrText>
        </w:r>
        <w:r w:rsidR="000B0BD9" w:rsidDel="00CE4054">
          <w:rPr>
            <w:noProof/>
            <w:webHidden/>
          </w:rPr>
        </w:r>
        <w:r w:rsidR="000B0BD9" w:rsidDel="00CE4054">
          <w:rPr>
            <w:noProof/>
            <w:webHidden/>
          </w:rPr>
          <w:fldChar w:fldCharType="separate"/>
        </w:r>
        <w:r w:rsidR="000B0BD9" w:rsidDel="00CE4054">
          <w:rPr>
            <w:noProof/>
            <w:webHidden/>
          </w:rPr>
          <w:delText>8</w:delText>
        </w:r>
        <w:r w:rsidR="000B0BD9" w:rsidDel="00CE4054">
          <w:rPr>
            <w:noProof/>
            <w:webHidden/>
          </w:rPr>
          <w:fldChar w:fldCharType="end"/>
        </w:r>
        <w:r w:rsidDel="00CE4054">
          <w:rPr>
            <w:noProof/>
          </w:rPr>
          <w:fldChar w:fldCharType="end"/>
        </w:r>
      </w:del>
    </w:p>
    <w:p w14:paraId="3A6FAC4B" w14:textId="3BE854A1" w:rsidR="000B0BD9" w:rsidDel="00CE4054" w:rsidRDefault="00AB7CDF">
      <w:pPr>
        <w:pStyle w:val="TOC3"/>
        <w:tabs>
          <w:tab w:val="left" w:pos="1440"/>
          <w:tab w:val="right" w:leader="dot" w:pos="8630"/>
        </w:tabs>
        <w:rPr>
          <w:del w:id="204" w:author="Vladymyr Kozyr" w:date="2021-02-02T21:32:00Z"/>
          <w:rFonts w:asciiTheme="minorHAnsi" w:eastAsiaTheme="minorEastAsia" w:hAnsiTheme="minorHAnsi"/>
          <w:noProof/>
          <w:szCs w:val="22"/>
        </w:rPr>
      </w:pPr>
      <w:del w:id="205" w:author="Vladymyr Kozyr" w:date="2021-02-02T21:32:00Z">
        <w:r w:rsidDel="00CE4054">
          <w:rPr>
            <w:noProof/>
          </w:rPr>
          <w:fldChar w:fldCharType="begin"/>
        </w:r>
        <w:r w:rsidDel="00CE4054">
          <w:rPr>
            <w:noProof/>
          </w:rPr>
          <w:delInstrText xml:space="preserve"> HYPERLINK \l "_Toc60592087" </w:delInstrText>
        </w:r>
        <w:r w:rsidDel="00CE4054">
          <w:rPr>
            <w:noProof/>
          </w:rPr>
          <w:fldChar w:fldCharType="separate"/>
        </w:r>
      </w:del>
      <w:ins w:id="206" w:author="Vladymyr Kozyr" w:date="2021-02-02T21:32:00Z">
        <w:r w:rsidR="00CE4054">
          <w:rPr>
            <w:b/>
            <w:bCs/>
            <w:noProof/>
          </w:rPr>
          <w:t>Error! Hyperlink reference not valid.</w:t>
        </w:r>
      </w:ins>
      <w:del w:id="207" w:author="Vladymyr Kozyr" w:date="2021-02-02T21:32:00Z">
        <w:r w:rsidR="000B0BD9" w:rsidRPr="00DF60EA" w:rsidDel="00CE4054">
          <w:rPr>
            <w:rStyle w:val="Hyperlink"/>
            <w:rFonts w:cs="Arial"/>
            <w:noProof/>
          </w:rPr>
          <w:delText>3.3.2.</w:delText>
        </w:r>
        <w:r w:rsidR="000B0BD9" w:rsidDel="00CE4054">
          <w:rPr>
            <w:rFonts w:asciiTheme="minorHAnsi" w:eastAsiaTheme="minorEastAsia" w:hAnsiTheme="minorHAnsi"/>
            <w:noProof/>
            <w:szCs w:val="22"/>
          </w:rPr>
          <w:tab/>
        </w:r>
        <w:r w:rsidR="000B0BD9" w:rsidRPr="00DF60EA" w:rsidDel="00CE4054">
          <w:rPr>
            <w:rStyle w:val="Hyperlink"/>
            <w:noProof/>
          </w:rPr>
          <w:delText>Problem 2  Scatter Plot for Paired Time Series (Fish Amount and Price)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_Toc60592087 \h </w:delInstrText>
        </w:r>
        <w:r w:rsidR="000B0BD9" w:rsidDel="00CE4054">
          <w:rPr>
            <w:noProof/>
            <w:webHidden/>
          </w:rPr>
        </w:r>
        <w:r w:rsidR="000B0BD9" w:rsidDel="00CE4054">
          <w:rPr>
            <w:noProof/>
            <w:webHidden/>
          </w:rPr>
          <w:fldChar w:fldCharType="separate"/>
        </w:r>
        <w:r w:rsidR="000B0BD9" w:rsidDel="00CE4054">
          <w:rPr>
            <w:noProof/>
            <w:webHidden/>
          </w:rPr>
          <w:delText>10</w:delText>
        </w:r>
        <w:r w:rsidR="000B0BD9" w:rsidDel="00CE4054">
          <w:rPr>
            <w:noProof/>
            <w:webHidden/>
          </w:rPr>
          <w:fldChar w:fldCharType="end"/>
        </w:r>
        <w:r w:rsidDel="00CE4054">
          <w:rPr>
            <w:noProof/>
          </w:rPr>
          <w:fldChar w:fldCharType="end"/>
        </w:r>
      </w:del>
    </w:p>
    <w:p w14:paraId="69319F25" w14:textId="2EFE3A9B" w:rsidR="000B0BD9" w:rsidDel="00CE4054" w:rsidRDefault="00AB7CDF">
      <w:pPr>
        <w:pStyle w:val="TOC1"/>
        <w:tabs>
          <w:tab w:val="left" w:pos="1440"/>
        </w:tabs>
        <w:rPr>
          <w:del w:id="208" w:author="Vladymyr Kozyr" w:date="2021-02-02T21:32:00Z"/>
          <w:rFonts w:asciiTheme="minorHAnsi" w:eastAsiaTheme="minorEastAsia" w:hAnsiTheme="minorHAnsi"/>
          <w:b w:val="0"/>
          <w:bCs w:val="0"/>
          <w:szCs w:val="22"/>
        </w:rPr>
      </w:pPr>
      <w:del w:id="209" w:author="Vladymyr Kozyr" w:date="2021-02-02T21:32:00Z">
        <w:r w:rsidDel="00CE4054">
          <w:rPr>
            <w:b w:val="0"/>
            <w:bCs w:val="0"/>
          </w:rPr>
          <w:fldChar w:fldCharType="begin"/>
        </w:r>
        <w:r w:rsidDel="00CE4054">
          <w:delInstrText xml:space="preserve"> HYPERLINK \l "_Toc60592088" </w:delInstrText>
        </w:r>
        <w:r w:rsidDel="00CE4054">
          <w:rPr>
            <w:b w:val="0"/>
            <w:bCs w:val="0"/>
          </w:rPr>
          <w:fldChar w:fldCharType="separate"/>
        </w:r>
      </w:del>
      <w:ins w:id="210" w:author="Vladymyr Kozyr" w:date="2021-02-02T21:32:00Z">
        <w:r w:rsidR="00CE4054">
          <w:rPr>
            <w:b w:val="0"/>
            <w:bCs w:val="0"/>
          </w:rPr>
          <w:t>Error! Hyperlink reference not valid.</w:t>
        </w:r>
      </w:ins>
      <w:del w:id="211" w:author="Vladymyr Kozyr" w:date="2021-02-02T21:32:00Z">
        <w:r w:rsidR="000B0BD9" w:rsidRPr="00DF60EA" w:rsidDel="00CE4054">
          <w:rPr>
            <w:rStyle w:val="Hyperlink"/>
          </w:rPr>
          <w:delText>Chapter 4.</w:delText>
        </w:r>
        <w:r w:rsidR="000B0BD9" w:rsidDel="00CE4054">
          <w:rPr>
            <w:rFonts w:asciiTheme="minorHAnsi" w:eastAsiaTheme="minorEastAsia" w:hAnsiTheme="minorHAnsi"/>
            <w:b w:val="0"/>
            <w:bCs w:val="0"/>
            <w:szCs w:val="22"/>
          </w:rPr>
          <w:tab/>
        </w:r>
        <w:r w:rsidR="000B0BD9" w:rsidRPr="00DF60EA" w:rsidDel="00CE4054">
          <w:rPr>
            <w:rStyle w:val="Hyperlink"/>
          </w:rPr>
          <w:delText>Implementation (Tool Overview)</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_Toc60592088 \h </w:delInstrText>
        </w:r>
        <w:r w:rsidR="000B0BD9" w:rsidDel="00CE4054">
          <w:rPr>
            <w:b w:val="0"/>
            <w:bCs w:val="0"/>
            <w:webHidden/>
          </w:rPr>
        </w:r>
        <w:r w:rsidR="000B0BD9" w:rsidDel="00CE4054">
          <w:rPr>
            <w:b w:val="0"/>
            <w:bCs w:val="0"/>
            <w:webHidden/>
          </w:rPr>
          <w:fldChar w:fldCharType="separate"/>
        </w:r>
        <w:r w:rsidR="000B0BD9" w:rsidDel="00CE4054">
          <w:rPr>
            <w:webHidden/>
          </w:rPr>
          <w:delText>11</w:delText>
        </w:r>
        <w:r w:rsidR="000B0BD9" w:rsidDel="00CE4054">
          <w:rPr>
            <w:b w:val="0"/>
            <w:bCs w:val="0"/>
            <w:webHidden/>
          </w:rPr>
          <w:fldChar w:fldCharType="end"/>
        </w:r>
        <w:r w:rsidDel="00CE4054">
          <w:rPr>
            <w:b w:val="0"/>
            <w:bCs w:val="0"/>
          </w:rPr>
          <w:fldChar w:fldCharType="end"/>
        </w:r>
      </w:del>
    </w:p>
    <w:p w14:paraId="2FB34FD8" w14:textId="2A8E3FC7" w:rsidR="000B0BD9" w:rsidDel="00CE4054" w:rsidRDefault="00AB7CDF">
      <w:pPr>
        <w:pStyle w:val="TOC1"/>
        <w:tabs>
          <w:tab w:val="left" w:pos="1440"/>
        </w:tabs>
        <w:rPr>
          <w:del w:id="212" w:author="Vladymyr Kozyr" w:date="2021-02-02T21:32:00Z"/>
          <w:rFonts w:asciiTheme="minorHAnsi" w:eastAsiaTheme="minorEastAsia" w:hAnsiTheme="minorHAnsi"/>
          <w:b w:val="0"/>
          <w:bCs w:val="0"/>
          <w:szCs w:val="22"/>
        </w:rPr>
      </w:pPr>
      <w:del w:id="213" w:author="Vladymyr Kozyr" w:date="2021-02-02T21:32:00Z">
        <w:r w:rsidDel="00CE4054">
          <w:rPr>
            <w:b w:val="0"/>
            <w:bCs w:val="0"/>
          </w:rPr>
          <w:fldChar w:fldCharType="begin"/>
        </w:r>
        <w:r w:rsidDel="00CE4054">
          <w:delInstrText xml:space="preserve"> HYPERLINK \l "_Toc60592089" </w:delInstrText>
        </w:r>
        <w:r w:rsidDel="00CE4054">
          <w:rPr>
            <w:b w:val="0"/>
            <w:bCs w:val="0"/>
          </w:rPr>
          <w:fldChar w:fldCharType="separate"/>
        </w:r>
      </w:del>
      <w:ins w:id="214" w:author="Vladymyr Kozyr" w:date="2021-02-02T21:32:00Z">
        <w:r w:rsidR="00CE4054">
          <w:rPr>
            <w:b w:val="0"/>
            <w:bCs w:val="0"/>
          </w:rPr>
          <w:t>Error! Hyperlink reference not valid.</w:t>
        </w:r>
      </w:ins>
      <w:del w:id="215" w:author="Vladymyr Kozyr" w:date="2021-02-02T21:32:00Z">
        <w:r w:rsidR="000B0BD9" w:rsidRPr="00DF60EA" w:rsidDel="00CE4054">
          <w:rPr>
            <w:rStyle w:val="Hyperlink"/>
          </w:rPr>
          <w:delText>Chapter 5.</w:delText>
        </w:r>
        <w:r w:rsidR="000B0BD9" w:rsidDel="00CE4054">
          <w:rPr>
            <w:rFonts w:asciiTheme="minorHAnsi" w:eastAsiaTheme="minorEastAsia" w:hAnsiTheme="minorHAnsi"/>
            <w:b w:val="0"/>
            <w:bCs w:val="0"/>
            <w:szCs w:val="22"/>
          </w:rPr>
          <w:tab/>
        </w:r>
        <w:r w:rsidR="000B0BD9" w:rsidRPr="00DF60EA" w:rsidDel="00CE4054">
          <w:rPr>
            <w:rStyle w:val="Hyperlink"/>
          </w:rPr>
          <w:delText>Conclusions and Future Work</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_Toc60592089 \h </w:delInstrText>
        </w:r>
        <w:r w:rsidR="000B0BD9" w:rsidDel="00CE4054">
          <w:rPr>
            <w:b w:val="0"/>
            <w:bCs w:val="0"/>
            <w:webHidden/>
          </w:rPr>
        </w:r>
        <w:r w:rsidR="000B0BD9" w:rsidDel="00CE4054">
          <w:rPr>
            <w:b w:val="0"/>
            <w:bCs w:val="0"/>
            <w:webHidden/>
          </w:rPr>
          <w:fldChar w:fldCharType="separate"/>
        </w:r>
        <w:r w:rsidR="000B0BD9" w:rsidDel="00CE4054">
          <w:rPr>
            <w:webHidden/>
          </w:rPr>
          <w:delText>12</w:delText>
        </w:r>
        <w:r w:rsidR="000B0BD9" w:rsidDel="00CE4054">
          <w:rPr>
            <w:b w:val="0"/>
            <w:bCs w:val="0"/>
            <w:webHidden/>
          </w:rPr>
          <w:fldChar w:fldCharType="end"/>
        </w:r>
        <w:r w:rsidDel="00CE4054">
          <w:rPr>
            <w:b w:val="0"/>
            <w:bCs w:val="0"/>
          </w:rPr>
          <w:fldChar w:fldCharType="end"/>
        </w:r>
      </w:del>
    </w:p>
    <w:p w14:paraId="0D0ADF8C" w14:textId="3B1C81C1" w:rsidR="000B0BD9" w:rsidDel="00CE4054" w:rsidRDefault="00AB7CDF">
      <w:pPr>
        <w:pStyle w:val="TOC1"/>
        <w:tabs>
          <w:tab w:val="left" w:pos="1440"/>
        </w:tabs>
        <w:rPr>
          <w:del w:id="216" w:author="Vladymyr Kozyr" w:date="2021-02-02T21:32:00Z"/>
          <w:rFonts w:asciiTheme="minorHAnsi" w:eastAsiaTheme="minorEastAsia" w:hAnsiTheme="minorHAnsi"/>
          <w:b w:val="0"/>
          <w:bCs w:val="0"/>
          <w:szCs w:val="22"/>
        </w:rPr>
      </w:pPr>
      <w:del w:id="217" w:author="Vladymyr Kozyr" w:date="2021-02-02T21:32:00Z">
        <w:r w:rsidDel="00CE4054">
          <w:rPr>
            <w:b w:val="0"/>
            <w:bCs w:val="0"/>
          </w:rPr>
          <w:fldChar w:fldCharType="begin"/>
        </w:r>
        <w:r w:rsidDel="00CE4054">
          <w:delInstrText xml:space="preserve"> HYPERLINK \l "_Toc60592090" </w:delInstrText>
        </w:r>
        <w:r w:rsidDel="00CE4054">
          <w:rPr>
            <w:b w:val="0"/>
            <w:bCs w:val="0"/>
          </w:rPr>
          <w:fldChar w:fldCharType="separate"/>
        </w:r>
      </w:del>
      <w:ins w:id="218" w:author="Vladymyr Kozyr" w:date="2021-02-02T21:32:00Z">
        <w:r w:rsidR="00CE4054">
          <w:rPr>
            <w:b w:val="0"/>
            <w:bCs w:val="0"/>
          </w:rPr>
          <w:t>Error! Hyperlink reference not valid.</w:t>
        </w:r>
      </w:ins>
      <w:del w:id="219" w:author="Vladymyr Kozyr" w:date="2021-02-02T21:32:00Z">
        <w:r w:rsidR="000B0BD9" w:rsidRPr="00DF60EA" w:rsidDel="00CE4054">
          <w:rPr>
            <w:rStyle w:val="Hyperlink"/>
          </w:rPr>
          <w:delText>Chapter 6.</w:delText>
        </w:r>
        <w:r w:rsidR="000B0BD9" w:rsidDel="00CE4054">
          <w:rPr>
            <w:rFonts w:asciiTheme="minorHAnsi" w:eastAsiaTheme="minorEastAsia" w:hAnsiTheme="minorHAnsi"/>
            <w:b w:val="0"/>
            <w:bCs w:val="0"/>
            <w:szCs w:val="22"/>
          </w:rPr>
          <w:tab/>
        </w:r>
        <w:r w:rsidR="000B0BD9" w:rsidRPr="00DF60EA" w:rsidDel="00CE4054">
          <w:rPr>
            <w:rStyle w:val="Hyperlink"/>
          </w:rPr>
          <w:delText>References</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_Toc60592090 \h </w:delInstrText>
        </w:r>
        <w:r w:rsidR="000B0BD9" w:rsidDel="00CE4054">
          <w:rPr>
            <w:b w:val="0"/>
            <w:bCs w:val="0"/>
            <w:webHidden/>
          </w:rPr>
        </w:r>
        <w:r w:rsidR="000B0BD9" w:rsidDel="00CE4054">
          <w:rPr>
            <w:b w:val="0"/>
            <w:bCs w:val="0"/>
            <w:webHidden/>
          </w:rPr>
          <w:fldChar w:fldCharType="separate"/>
        </w:r>
        <w:r w:rsidR="000B0BD9" w:rsidDel="00CE4054">
          <w:rPr>
            <w:webHidden/>
          </w:rPr>
          <w:delText>13</w:delText>
        </w:r>
        <w:r w:rsidR="000B0BD9" w:rsidDel="00CE4054">
          <w:rPr>
            <w:b w:val="0"/>
            <w:bCs w:val="0"/>
            <w:webHidden/>
          </w:rPr>
          <w:fldChar w:fldCharType="end"/>
        </w:r>
        <w:r w:rsidDel="00CE4054">
          <w:rPr>
            <w:b w:val="0"/>
            <w:bCs w:val="0"/>
          </w:rPr>
          <w:fldChar w:fldCharType="end"/>
        </w:r>
      </w:del>
    </w:p>
    <w:p w14:paraId="752EBBAC" w14:textId="5D549DAD" w:rsidR="000B0BD9" w:rsidDel="00CE4054" w:rsidRDefault="00AB7CDF">
      <w:pPr>
        <w:pStyle w:val="TOC1"/>
        <w:rPr>
          <w:del w:id="220" w:author="Vladymyr Kozyr" w:date="2021-02-02T21:32:00Z"/>
          <w:rFonts w:asciiTheme="minorHAnsi" w:eastAsiaTheme="minorEastAsia" w:hAnsiTheme="minorHAnsi"/>
          <w:b w:val="0"/>
          <w:bCs w:val="0"/>
          <w:szCs w:val="22"/>
        </w:rPr>
      </w:pPr>
      <w:del w:id="221" w:author="Vladymyr Kozyr" w:date="2021-02-02T21:32:00Z">
        <w:r w:rsidDel="00CE4054">
          <w:rPr>
            <w:b w:val="0"/>
            <w:bCs w:val="0"/>
          </w:rPr>
          <w:fldChar w:fldCharType="begin"/>
        </w:r>
        <w:r w:rsidDel="00CE4054">
          <w:delInstrText xml:space="preserve"> HYPERLINK \l "_Toc60592091" </w:delInstrText>
        </w:r>
        <w:r w:rsidDel="00CE4054">
          <w:rPr>
            <w:b w:val="0"/>
            <w:bCs w:val="0"/>
          </w:rPr>
          <w:fldChar w:fldCharType="separate"/>
        </w:r>
      </w:del>
      <w:ins w:id="222" w:author="Vladymyr Kozyr" w:date="2021-02-02T21:32:00Z">
        <w:r w:rsidR="00CE4054">
          <w:rPr>
            <w:b w:val="0"/>
            <w:bCs w:val="0"/>
          </w:rPr>
          <w:t>Error! Hyperlink reference not valid.</w:t>
        </w:r>
      </w:ins>
      <w:del w:id="223" w:author="Vladymyr Kozyr" w:date="2021-02-02T21:32:00Z">
        <w:r w:rsidR="000B0BD9" w:rsidRPr="00DF60EA" w:rsidDel="00CE4054">
          <w:rPr>
            <w:rStyle w:val="Hyperlink"/>
          </w:rPr>
          <w:delText>New References</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_Toc60592091 \h </w:delInstrText>
        </w:r>
        <w:r w:rsidR="000B0BD9" w:rsidDel="00CE4054">
          <w:rPr>
            <w:b w:val="0"/>
            <w:bCs w:val="0"/>
            <w:webHidden/>
          </w:rPr>
        </w:r>
        <w:r w:rsidR="000B0BD9" w:rsidDel="00CE4054">
          <w:rPr>
            <w:b w:val="0"/>
            <w:bCs w:val="0"/>
            <w:webHidden/>
          </w:rPr>
          <w:fldChar w:fldCharType="separate"/>
        </w:r>
        <w:r w:rsidR="000B0BD9" w:rsidDel="00CE4054">
          <w:rPr>
            <w:webHidden/>
          </w:rPr>
          <w:delText>14</w:delText>
        </w:r>
        <w:r w:rsidR="000B0BD9" w:rsidDel="00CE4054">
          <w:rPr>
            <w:b w:val="0"/>
            <w:bCs w:val="0"/>
            <w:webHidden/>
          </w:rPr>
          <w:fldChar w:fldCharType="end"/>
        </w:r>
        <w:r w:rsidDel="00CE4054">
          <w:rPr>
            <w:b w:val="0"/>
            <w:bCs w:val="0"/>
          </w:rPr>
          <w:fldChar w:fldCharType="end"/>
        </w:r>
      </w:del>
    </w:p>
    <w:p w14:paraId="1CE2B012" w14:textId="2004360E" w:rsidR="000B0BD9" w:rsidDel="00CE4054" w:rsidRDefault="00AB7CDF">
      <w:pPr>
        <w:pStyle w:val="TOC1"/>
        <w:rPr>
          <w:del w:id="224" w:author="Vladymyr Kozyr" w:date="2021-02-02T21:32:00Z"/>
          <w:rFonts w:asciiTheme="minorHAnsi" w:eastAsiaTheme="minorEastAsia" w:hAnsiTheme="minorHAnsi"/>
          <w:b w:val="0"/>
          <w:bCs w:val="0"/>
          <w:szCs w:val="22"/>
        </w:rPr>
      </w:pPr>
      <w:del w:id="225" w:author="Vladymyr Kozyr" w:date="2021-02-02T21:32:00Z">
        <w:r w:rsidDel="00CE4054">
          <w:rPr>
            <w:b w:val="0"/>
            <w:bCs w:val="0"/>
          </w:rPr>
          <w:fldChar w:fldCharType="begin"/>
        </w:r>
        <w:r w:rsidDel="00CE4054">
          <w:delInstrText xml:space="preserve"> HYPERLINK \l "_Toc60592092" </w:delInstrText>
        </w:r>
        <w:r w:rsidDel="00CE4054">
          <w:rPr>
            <w:b w:val="0"/>
            <w:bCs w:val="0"/>
          </w:rPr>
          <w:fldChar w:fldCharType="separate"/>
        </w:r>
      </w:del>
      <w:ins w:id="226" w:author="Vladymyr Kozyr" w:date="2021-02-02T21:32:00Z">
        <w:r w:rsidR="00CE4054">
          <w:rPr>
            <w:b w:val="0"/>
            <w:bCs w:val="0"/>
          </w:rPr>
          <w:t>Error! Hyperlink reference not valid.</w:t>
        </w:r>
      </w:ins>
      <w:del w:id="227" w:author="Vladymyr Kozyr" w:date="2021-02-02T21:32:00Z">
        <w:r w:rsidR="000B0BD9" w:rsidRPr="00DF60EA" w:rsidDel="00CE4054">
          <w:rPr>
            <w:rStyle w:val="Hyperlink"/>
          </w:rPr>
          <w:delText>Appendix A.  An Example of an Appendix</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_Toc60592092 \h </w:delInstrText>
        </w:r>
        <w:r w:rsidR="000B0BD9" w:rsidDel="00CE4054">
          <w:rPr>
            <w:b w:val="0"/>
            <w:bCs w:val="0"/>
            <w:webHidden/>
          </w:rPr>
        </w:r>
        <w:r w:rsidR="000B0BD9" w:rsidDel="00CE4054">
          <w:rPr>
            <w:b w:val="0"/>
            <w:bCs w:val="0"/>
            <w:webHidden/>
          </w:rPr>
          <w:fldChar w:fldCharType="separate"/>
        </w:r>
        <w:r w:rsidR="000B0BD9" w:rsidDel="00CE4054">
          <w:rPr>
            <w:webHidden/>
          </w:rPr>
          <w:delText>16</w:delText>
        </w:r>
        <w:r w:rsidR="000B0BD9" w:rsidDel="00CE4054">
          <w:rPr>
            <w:b w:val="0"/>
            <w:bCs w:val="0"/>
            <w:webHidden/>
          </w:rPr>
          <w:fldChar w:fldCharType="end"/>
        </w:r>
        <w:r w:rsidDel="00CE4054">
          <w:rPr>
            <w:b w:val="0"/>
            <w:bCs w:val="0"/>
          </w:rPr>
          <w:fldChar w:fldCharType="end"/>
        </w:r>
      </w:del>
    </w:p>
    <w:p w14:paraId="0E429537" w14:textId="3F895C4F" w:rsidR="00F54916" w:rsidRPr="00F54916" w:rsidRDefault="00E92C0F" w:rsidP="00F54916">
      <w:r>
        <w:fldChar w:fldCharType="end"/>
      </w:r>
    </w:p>
    <w:p w14:paraId="20F8E0D7" w14:textId="77777777" w:rsidR="00751639" w:rsidRPr="00E10BCA" w:rsidRDefault="00751639" w:rsidP="00E10BCA">
      <w:pPr>
        <w:pStyle w:val="Heading1Preliminary"/>
      </w:pPr>
      <w:bookmarkStart w:id="228" w:name="_Toc63193957"/>
      <w:r w:rsidRPr="00E10BCA">
        <w:lastRenderedPageBreak/>
        <w:t>List of Tables</w:t>
      </w:r>
      <w:bookmarkEnd w:id="228"/>
    </w:p>
    <w:p w14:paraId="67B0D2B1" w14:textId="18DB8D31" w:rsidR="00276693" w:rsidRDefault="008E242A" w:rsidP="00276693">
      <w:pPr>
        <w:pStyle w:val="1Para"/>
      </w:pPr>
      <w:r>
        <w:rPr>
          <w:lang w:val="en-US"/>
        </w:rPr>
        <w:fldChar w:fldCharType="begin"/>
      </w:r>
      <w:r>
        <w:instrText xml:space="preserve"> TOC \c "Table" </w:instrText>
      </w:r>
      <w:r>
        <w:rPr>
          <w:lang w:val="en-US"/>
        </w:rPr>
        <w:fldChar w:fldCharType="separate"/>
      </w:r>
      <w:r w:rsidR="005F3C06">
        <w:rPr>
          <w:b/>
          <w:bCs/>
          <w:noProof/>
          <w:lang w:val="en-US"/>
        </w:rPr>
        <w:t>No table of figures entries found.</w:t>
      </w:r>
      <w:r>
        <w:fldChar w:fldCharType="end"/>
      </w:r>
    </w:p>
    <w:p w14:paraId="200A737F" w14:textId="601E7AB1"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5B5B926" w14:textId="77777777" w:rsidR="005F3C06" w:rsidRDefault="005F3C06" w:rsidP="005F3C06">
      <w:pPr>
        <w:pStyle w:val="1ParaFlushLeft"/>
        <w:rPr>
          <w:highlight w:val="yellow"/>
        </w:rPr>
      </w:pPr>
      <w:r>
        <w:rPr>
          <w:highlight w:val="yellow"/>
        </w:rPr>
        <w:t xml:space="preserve">Remember to delete this note before submission. </w:t>
      </w:r>
    </w:p>
    <w:p w14:paraId="5B6E05D4" w14:textId="778C94E2" w:rsidR="005F3C06" w:rsidRPr="005F3C06" w:rsidRDefault="005F3C06" w:rsidP="005F3C06">
      <w:pPr>
        <w:pStyle w:val="1ParaFlushLeft"/>
      </w:pPr>
      <w:r w:rsidRPr="005F3C06">
        <w:rPr>
          <w:highlight w:val="yellow"/>
        </w:rPr>
        <w:t>If there are no tables in the document, remove this page.</w:t>
      </w:r>
    </w:p>
    <w:p w14:paraId="058FCE8F" w14:textId="77777777" w:rsidR="00751639" w:rsidRDefault="00751639" w:rsidP="00E10BCA">
      <w:pPr>
        <w:pStyle w:val="Heading1Preliminary"/>
      </w:pPr>
      <w:bookmarkStart w:id="229" w:name="_Toc63193958"/>
      <w:r>
        <w:lastRenderedPageBreak/>
        <w:t>List of Figures</w:t>
      </w:r>
      <w:bookmarkEnd w:id="229"/>
    </w:p>
    <w:p w14:paraId="5D73F0EC" w14:textId="1010237D" w:rsidR="00276693" w:rsidRDefault="00F54916" w:rsidP="00276693">
      <w:pPr>
        <w:pStyle w:val="1Para"/>
      </w:pPr>
      <w:r>
        <w:rPr>
          <w:lang w:val="en-US"/>
        </w:rPr>
        <w:fldChar w:fldCharType="begin"/>
      </w:r>
      <w:r>
        <w:instrText xml:space="preserve"> TOC \c "Figure" </w:instrText>
      </w:r>
      <w:r>
        <w:rPr>
          <w:lang w:val="en-US"/>
        </w:rPr>
        <w:fldChar w:fldCharType="separate"/>
      </w:r>
      <w:r w:rsidR="005F3C06">
        <w:rPr>
          <w:b/>
          <w:bCs/>
          <w:noProof/>
          <w:lang w:val="en-US"/>
        </w:rPr>
        <w:t>No table of figures entries found.</w:t>
      </w:r>
      <w:r>
        <w:fldChar w:fldCharType="end"/>
      </w:r>
    </w:p>
    <w:p w14:paraId="78817CB1" w14:textId="77777777"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A99844F" w14:textId="77777777" w:rsidR="005F3C06" w:rsidRDefault="005F3C06" w:rsidP="005F3C06">
      <w:pPr>
        <w:pStyle w:val="1ParaFlushLeft"/>
        <w:rPr>
          <w:highlight w:val="yellow"/>
        </w:rPr>
      </w:pPr>
      <w:r>
        <w:rPr>
          <w:highlight w:val="yellow"/>
        </w:rPr>
        <w:t xml:space="preserve">Remember to delete this note before submission. </w:t>
      </w:r>
    </w:p>
    <w:p w14:paraId="0E757915" w14:textId="43AEE023" w:rsidR="005F3C06" w:rsidRPr="005F3C06" w:rsidRDefault="005F3C06" w:rsidP="005F3C06">
      <w:pPr>
        <w:pStyle w:val="1ParaFlushLeft"/>
      </w:pPr>
      <w:r w:rsidRPr="005F3C06">
        <w:rPr>
          <w:highlight w:val="yellow"/>
        </w:rPr>
        <w:t>If there a</w:t>
      </w:r>
      <w:r w:rsidR="00DD056B">
        <w:rPr>
          <w:highlight w:val="yellow"/>
        </w:rPr>
        <w:t>re no figures</w:t>
      </w:r>
      <w:r w:rsidRPr="005F3C06">
        <w:rPr>
          <w:highlight w:val="yellow"/>
        </w:rPr>
        <w:t xml:space="preserve"> in the document, remove this page.</w:t>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230" w:name="_Toc63193959"/>
      <w:r>
        <w:lastRenderedPageBreak/>
        <w:t>List of Acronyms</w:t>
      </w:r>
      <w:bookmarkEnd w:id="2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6830"/>
      </w:tblGrid>
      <w:tr w:rsidR="00646F8D" w14:paraId="009D5E5C" w14:textId="77777777" w:rsidTr="00572D69">
        <w:tc>
          <w:tcPr>
            <w:tcW w:w="1800" w:type="dxa"/>
          </w:tcPr>
          <w:p w14:paraId="2D3056C1" w14:textId="77777777" w:rsidR="00646F8D" w:rsidRDefault="00646F8D" w:rsidP="007352F3">
            <w:pPr>
              <w:pStyle w:val="1ParaNoSpace"/>
            </w:pPr>
            <w:r>
              <w:t>SFU</w:t>
            </w:r>
          </w:p>
        </w:tc>
        <w:tc>
          <w:tcPr>
            <w:tcW w:w="6830" w:type="dxa"/>
          </w:tcPr>
          <w:p w14:paraId="327D0108" w14:textId="77777777" w:rsidR="00646F8D" w:rsidRDefault="00646F8D" w:rsidP="007352F3">
            <w:pPr>
              <w:pStyle w:val="1ParaNoSpace"/>
            </w:pPr>
            <w:r>
              <w:t>Simon Fraser University</w:t>
            </w:r>
          </w:p>
        </w:tc>
      </w:tr>
      <w:tr w:rsidR="00646F8D" w14:paraId="7AFAF102" w14:textId="77777777" w:rsidTr="00572D69">
        <w:tc>
          <w:tcPr>
            <w:tcW w:w="1800" w:type="dxa"/>
          </w:tcPr>
          <w:p w14:paraId="3039A9B8" w14:textId="77777777" w:rsidR="00646F8D" w:rsidRDefault="00646F8D" w:rsidP="007352F3">
            <w:pPr>
              <w:pStyle w:val="1ParaNoSpace"/>
            </w:pPr>
            <w:r>
              <w:t>LAC</w:t>
            </w:r>
          </w:p>
        </w:tc>
        <w:tc>
          <w:tcPr>
            <w:tcW w:w="6830" w:type="dxa"/>
          </w:tcPr>
          <w:p w14:paraId="2F30B776" w14:textId="77777777" w:rsidR="00646F8D" w:rsidRDefault="00646F8D" w:rsidP="007352F3">
            <w:pPr>
              <w:pStyle w:val="1ParaNoSpace"/>
            </w:pPr>
            <w:r>
              <w:t>Library and Archives Canada</w:t>
            </w:r>
          </w:p>
        </w:tc>
      </w:tr>
      <w:tr w:rsidR="00646F8D" w14:paraId="6B4CDB59" w14:textId="77777777" w:rsidTr="00572D69">
        <w:tc>
          <w:tcPr>
            <w:tcW w:w="1800" w:type="dxa"/>
          </w:tcPr>
          <w:p w14:paraId="07FCD8B2" w14:textId="3DF52697" w:rsidR="00646F8D" w:rsidRDefault="00646F8D" w:rsidP="007352F3">
            <w:pPr>
              <w:pStyle w:val="1ParaNoSpace"/>
            </w:pPr>
          </w:p>
        </w:tc>
        <w:tc>
          <w:tcPr>
            <w:tcW w:w="6830" w:type="dxa"/>
          </w:tcPr>
          <w:p w14:paraId="0A11E362" w14:textId="68FD58F3" w:rsidR="00646F8D" w:rsidRPr="00910A03" w:rsidRDefault="00910A03" w:rsidP="007352F3">
            <w:pPr>
              <w:pStyle w:val="1ParaNoSpace"/>
            </w:pPr>
            <w:r w:rsidRPr="00910A03">
              <w:t>This is an optional page and can be removed if not used.</w:t>
            </w:r>
          </w:p>
        </w:tc>
      </w:tr>
      <w:tr w:rsidR="00646F8D" w14:paraId="0A367E66" w14:textId="77777777" w:rsidTr="00572D69">
        <w:tc>
          <w:tcPr>
            <w:tcW w:w="1800" w:type="dxa"/>
          </w:tcPr>
          <w:p w14:paraId="3147FC10" w14:textId="77777777" w:rsidR="00646F8D" w:rsidRDefault="00646F8D" w:rsidP="007352F3">
            <w:pPr>
              <w:pStyle w:val="1ParaNoSpace"/>
            </w:pPr>
          </w:p>
        </w:tc>
        <w:tc>
          <w:tcPr>
            <w:tcW w:w="6830" w:type="dxa"/>
          </w:tcPr>
          <w:p w14:paraId="319DB506" w14:textId="5A4A4CE6" w:rsidR="00646F8D" w:rsidRPr="00910A03" w:rsidRDefault="00910A03" w:rsidP="007352F3">
            <w:pPr>
              <w:pStyle w:val="1ParaNoSpace"/>
            </w:pPr>
            <w:r w:rsidRPr="00910A03">
              <w:t>Use one table row for each item to allow sorting using Word’s table tools.</w:t>
            </w:r>
          </w:p>
        </w:tc>
      </w:tr>
      <w:tr w:rsidR="00646F8D" w14:paraId="3DB9B19A" w14:textId="77777777" w:rsidTr="00572D69">
        <w:tc>
          <w:tcPr>
            <w:tcW w:w="1800" w:type="dxa"/>
          </w:tcPr>
          <w:p w14:paraId="679BD303" w14:textId="77777777" w:rsidR="00646F8D" w:rsidRDefault="00646F8D" w:rsidP="007352F3">
            <w:pPr>
              <w:pStyle w:val="1ParaNoSpace"/>
            </w:pPr>
          </w:p>
        </w:tc>
        <w:tc>
          <w:tcPr>
            <w:tcW w:w="6830" w:type="dxa"/>
          </w:tcPr>
          <w:p w14:paraId="5FFB10A0" w14:textId="17F9E019" w:rsidR="00646F8D" w:rsidRPr="00910A03" w:rsidRDefault="007D079E" w:rsidP="007352F3">
            <w:pPr>
              <w:pStyle w:val="1ParaNoSpace"/>
            </w:pPr>
            <w:r>
              <w:t>Apply the style</w:t>
            </w:r>
            <w:r w:rsidR="00910A03" w:rsidRPr="00910A03">
              <w:t xml:space="preserve"> </w:t>
            </w:r>
            <w:r w:rsidR="00910A03" w:rsidRPr="00910A03">
              <w:rPr>
                <w:b/>
              </w:rPr>
              <w:t>1_Para_NoSpace</w:t>
            </w:r>
            <w:r>
              <w:t xml:space="preserve"> to table rows as shown here.</w:t>
            </w:r>
          </w:p>
        </w:tc>
      </w:tr>
      <w:tr w:rsidR="00646F8D" w14:paraId="23BC6C54" w14:textId="77777777" w:rsidTr="00572D69">
        <w:tc>
          <w:tcPr>
            <w:tcW w:w="1800" w:type="dxa"/>
          </w:tcPr>
          <w:p w14:paraId="17DF34DE" w14:textId="77777777" w:rsidR="00646F8D" w:rsidRDefault="00646F8D" w:rsidP="007352F3">
            <w:pPr>
              <w:pStyle w:val="1ParaNoSpace"/>
            </w:pPr>
          </w:p>
        </w:tc>
        <w:tc>
          <w:tcPr>
            <w:tcW w:w="6830" w:type="dxa"/>
          </w:tcPr>
          <w:p w14:paraId="68FBECE8" w14:textId="77777777" w:rsidR="00646F8D" w:rsidRDefault="00646F8D" w:rsidP="007352F3">
            <w:pPr>
              <w:pStyle w:val="1ParaNoSpace"/>
            </w:pPr>
          </w:p>
        </w:tc>
      </w:tr>
      <w:tr w:rsidR="00646F8D" w14:paraId="0C40577B" w14:textId="77777777" w:rsidTr="00572D69">
        <w:tc>
          <w:tcPr>
            <w:tcW w:w="1800" w:type="dxa"/>
          </w:tcPr>
          <w:p w14:paraId="0E94A983" w14:textId="77777777" w:rsidR="00646F8D" w:rsidRDefault="00646F8D" w:rsidP="007352F3">
            <w:pPr>
              <w:pStyle w:val="1ParaNoSpace"/>
            </w:pPr>
          </w:p>
        </w:tc>
        <w:tc>
          <w:tcPr>
            <w:tcW w:w="6830" w:type="dxa"/>
          </w:tcPr>
          <w:p w14:paraId="7837B5A4" w14:textId="77777777" w:rsidR="00646F8D" w:rsidRDefault="00646F8D" w:rsidP="007352F3">
            <w:pPr>
              <w:pStyle w:val="1ParaNoSpace"/>
            </w:pPr>
          </w:p>
        </w:tc>
      </w:tr>
    </w:tbl>
    <w:p w14:paraId="1B68C9C0" w14:textId="77777777" w:rsidR="00276693" w:rsidRPr="00276693" w:rsidRDefault="00276693" w:rsidP="00276693">
      <w:pPr>
        <w:pStyle w:val="1Para"/>
      </w:pPr>
    </w:p>
    <w:p w14:paraId="1E1089D8" w14:textId="77777777" w:rsidR="00751639" w:rsidRDefault="00751639" w:rsidP="00E10BCA">
      <w:pPr>
        <w:pStyle w:val="Heading1Preliminary"/>
      </w:pPr>
      <w:bookmarkStart w:id="231" w:name="_Toc63193960"/>
      <w:r>
        <w:lastRenderedPageBreak/>
        <w:t>Glossary</w:t>
      </w:r>
      <w:bookmarkEnd w:id="2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5845"/>
      </w:tblGrid>
      <w:tr w:rsidR="00646F8D" w14:paraId="101F922A" w14:textId="77777777" w:rsidTr="00646F8D">
        <w:tc>
          <w:tcPr>
            <w:tcW w:w="2785" w:type="dxa"/>
          </w:tcPr>
          <w:p w14:paraId="7B84D4B1" w14:textId="0FF2DCF6" w:rsidR="00646F8D" w:rsidRDefault="009642AF" w:rsidP="00910A03">
            <w:pPr>
              <w:pStyle w:val="1ParaNoSpace"/>
            </w:pPr>
            <w:r>
              <w:t>Thesis</w:t>
            </w:r>
          </w:p>
        </w:tc>
        <w:tc>
          <w:tcPr>
            <w:tcW w:w="5845" w:type="dxa"/>
          </w:tcPr>
          <w:p w14:paraId="31E09778" w14:textId="5949C699" w:rsidR="00646F8D" w:rsidRDefault="009642AF" w:rsidP="00910A03">
            <w:pPr>
              <w:pStyle w:val="1ParaNoSpace"/>
            </w:pPr>
            <w:r>
              <w:t>An ext</w:t>
            </w:r>
            <w:r w:rsidR="007D079E">
              <w:t xml:space="preserve">ended research paper that is </w:t>
            </w:r>
            <w:r>
              <w:t>part of the final exam process for a graduate degree</w:t>
            </w:r>
            <w:r w:rsidR="00485631">
              <w:t>. The document may also be classified as a project or collection of extended essays.</w:t>
            </w:r>
          </w:p>
        </w:tc>
      </w:tr>
      <w:tr w:rsidR="00646F8D" w14:paraId="53B0D3D9" w14:textId="77777777" w:rsidTr="00646F8D">
        <w:tc>
          <w:tcPr>
            <w:tcW w:w="2785" w:type="dxa"/>
          </w:tcPr>
          <w:p w14:paraId="2637183F" w14:textId="30F5D137" w:rsidR="00646F8D" w:rsidRDefault="00910A03" w:rsidP="00910A03">
            <w:pPr>
              <w:pStyle w:val="1ParaNoSpace"/>
            </w:pPr>
            <w:r>
              <w:t xml:space="preserve">Glossary </w:t>
            </w:r>
          </w:p>
        </w:tc>
        <w:tc>
          <w:tcPr>
            <w:tcW w:w="5845" w:type="dxa"/>
          </w:tcPr>
          <w:p w14:paraId="2AA9EB33" w14:textId="07F6246E" w:rsidR="00646F8D" w:rsidRDefault="00910A03" w:rsidP="00910A03">
            <w:pPr>
              <w:pStyle w:val="1ParaNoSpace"/>
            </w:pPr>
            <w:r>
              <w:t>An alphabetical list of key terms</w:t>
            </w:r>
          </w:p>
        </w:tc>
      </w:tr>
      <w:tr w:rsidR="00910A03" w14:paraId="5F3134AF" w14:textId="77777777" w:rsidTr="00646F8D">
        <w:tc>
          <w:tcPr>
            <w:tcW w:w="2785" w:type="dxa"/>
          </w:tcPr>
          <w:p w14:paraId="41BC213F" w14:textId="272B530A" w:rsidR="00910A03" w:rsidRDefault="00910A03" w:rsidP="00910A03">
            <w:pPr>
              <w:pStyle w:val="1ParaNoSpace"/>
            </w:pPr>
          </w:p>
        </w:tc>
        <w:tc>
          <w:tcPr>
            <w:tcW w:w="5845" w:type="dxa"/>
          </w:tcPr>
          <w:p w14:paraId="69543990" w14:textId="767E8DEF" w:rsidR="00910A03" w:rsidRPr="00910A03" w:rsidRDefault="00910A03" w:rsidP="00910A03">
            <w:pPr>
              <w:pStyle w:val="1ParaNoSpace"/>
            </w:pPr>
            <w:r w:rsidRPr="00910A03">
              <w:t>This is an optional page and can be removed if not used.</w:t>
            </w:r>
          </w:p>
        </w:tc>
      </w:tr>
      <w:tr w:rsidR="00910A03" w14:paraId="26E64E1F" w14:textId="77777777" w:rsidTr="00646F8D">
        <w:tc>
          <w:tcPr>
            <w:tcW w:w="2785" w:type="dxa"/>
          </w:tcPr>
          <w:p w14:paraId="4845FFFB" w14:textId="77777777" w:rsidR="00910A03" w:rsidRDefault="00910A03" w:rsidP="00910A03">
            <w:pPr>
              <w:pStyle w:val="1ParaNoSpace"/>
            </w:pPr>
          </w:p>
        </w:tc>
        <w:tc>
          <w:tcPr>
            <w:tcW w:w="5845" w:type="dxa"/>
          </w:tcPr>
          <w:p w14:paraId="407A178D" w14:textId="701805AE" w:rsidR="00910A03" w:rsidRPr="00910A03" w:rsidRDefault="00910A03" w:rsidP="00910A03">
            <w:pPr>
              <w:pStyle w:val="1ParaNoSpace"/>
            </w:pPr>
            <w:r w:rsidRPr="00910A03">
              <w:t>Use one table row for each item to allow sorting using Word’s table tools.</w:t>
            </w:r>
          </w:p>
        </w:tc>
      </w:tr>
      <w:tr w:rsidR="00910A03" w14:paraId="5D80347E" w14:textId="77777777" w:rsidTr="00646F8D">
        <w:tc>
          <w:tcPr>
            <w:tcW w:w="2785" w:type="dxa"/>
          </w:tcPr>
          <w:p w14:paraId="6C4FC331" w14:textId="77777777" w:rsidR="00910A03" w:rsidRDefault="00910A03" w:rsidP="00910A03">
            <w:pPr>
              <w:pStyle w:val="1ParaNoSpace"/>
            </w:pPr>
          </w:p>
        </w:tc>
        <w:tc>
          <w:tcPr>
            <w:tcW w:w="5845" w:type="dxa"/>
          </w:tcPr>
          <w:p w14:paraId="4B001707" w14:textId="54A0309B" w:rsidR="00910A03" w:rsidRPr="00910A03" w:rsidRDefault="00910A03" w:rsidP="007D079E">
            <w:pPr>
              <w:pStyle w:val="1ParaNoSpace"/>
            </w:pPr>
            <w:r w:rsidRPr="00910A03">
              <w:t xml:space="preserve">Apply the style </w:t>
            </w:r>
            <w:r w:rsidRPr="00910A03">
              <w:rPr>
                <w:b/>
              </w:rPr>
              <w:t>1_Para_NoSpace</w:t>
            </w:r>
            <w:r>
              <w:t xml:space="preserve"> </w:t>
            </w:r>
            <w:r w:rsidR="007D079E">
              <w:t>to table rows as shown here.</w:t>
            </w:r>
          </w:p>
        </w:tc>
      </w:tr>
      <w:tr w:rsidR="00910A03" w14:paraId="21432FA4" w14:textId="77777777" w:rsidTr="00646F8D">
        <w:tc>
          <w:tcPr>
            <w:tcW w:w="2785" w:type="dxa"/>
          </w:tcPr>
          <w:p w14:paraId="1A6AB485" w14:textId="77777777" w:rsidR="00910A03" w:rsidRDefault="00910A03" w:rsidP="00910A03">
            <w:pPr>
              <w:pStyle w:val="1ParaNoSpace"/>
            </w:pPr>
          </w:p>
        </w:tc>
        <w:tc>
          <w:tcPr>
            <w:tcW w:w="5845" w:type="dxa"/>
          </w:tcPr>
          <w:p w14:paraId="0A9C17A1" w14:textId="77777777" w:rsidR="00910A03" w:rsidRDefault="00910A03" w:rsidP="00910A03">
            <w:pPr>
              <w:pStyle w:val="1ParaNoSpace"/>
            </w:pPr>
          </w:p>
        </w:tc>
      </w:tr>
    </w:tbl>
    <w:p w14:paraId="2D862DD5" w14:textId="43C6734B" w:rsidR="00A542EF" w:rsidRDefault="00CC28A7" w:rsidP="00DB02CC">
      <w:pPr>
        <w:pStyle w:val="Heading1Preliminary"/>
      </w:pPr>
      <w:bookmarkStart w:id="232" w:name="_Toc63193961"/>
      <w:r>
        <w:lastRenderedPageBreak/>
        <w:t>Preface/Executive Summary/Image</w:t>
      </w:r>
      <w:bookmarkEnd w:id="232"/>
    </w:p>
    <w:p w14:paraId="1333C2D7" w14:textId="080E1499" w:rsidR="00CC28A7" w:rsidRDefault="009642AF" w:rsidP="00276693">
      <w:pPr>
        <w:pStyle w:val="1Para"/>
      </w:pPr>
      <w:r>
        <w:t>This page can be used for a Preface, Executive Summary, or introductory image. This is an optional page and can be deleted if not used.</w:t>
      </w:r>
      <w:r w:rsidR="00C16759">
        <w:t xml:space="preserve"> </w:t>
      </w:r>
    </w:p>
    <w:p w14:paraId="73A47AF6" w14:textId="41F305FC" w:rsidR="00C16759" w:rsidRDefault="00C16759" w:rsidP="00276693">
      <w:pPr>
        <w:pStyle w:val="1Para"/>
      </w:pPr>
      <w:r>
        <w:t>To hide the heading at the top of this page – e.g., if using an introductory image – select the text and change the text colour to white.</w:t>
      </w:r>
    </w:p>
    <w:p w14:paraId="754C8CCF" w14:textId="055E589D" w:rsidR="009642AF" w:rsidRPr="00910A03" w:rsidRDefault="002842B4" w:rsidP="00276693">
      <w:pPr>
        <w:pStyle w:val="1Para"/>
      </w:pPr>
      <w:r>
        <w:rPr>
          <w:highlight w:val="yellow"/>
        </w:rPr>
        <w:t>D</w:t>
      </w:r>
      <w:r w:rsidR="00514EC2" w:rsidRPr="002842B4">
        <w:rPr>
          <w:highlight w:val="yellow"/>
        </w:rPr>
        <w:t>o not</w:t>
      </w:r>
      <w:r w:rsidR="009642AF" w:rsidRPr="002842B4">
        <w:rPr>
          <w:highlight w:val="yellow"/>
        </w:rPr>
        <w:t xml:space="preserve"> delete the </w:t>
      </w:r>
      <w:r w:rsidR="00910A03" w:rsidRPr="002842B4">
        <w:rPr>
          <w:highlight w:val="yellow"/>
        </w:rPr>
        <w:t>section break</w:t>
      </w:r>
      <w:r w:rsidR="009642AF" w:rsidRPr="002842B4">
        <w:rPr>
          <w:highlight w:val="yellow"/>
        </w:rPr>
        <w:t xml:space="preserve"> that follows this paragraph.</w:t>
      </w:r>
      <w:r w:rsidR="00910A03" w:rsidRPr="002842B4">
        <w:rPr>
          <w:highlight w:val="yellow"/>
        </w:rPr>
        <w:t xml:space="preserve"> If the section break is not visible, turn on non-printing characters using the </w:t>
      </w:r>
      <w:r w:rsidR="00514EC2" w:rsidRPr="002842B4">
        <w:rPr>
          <w:highlight w:val="yellow"/>
        </w:rPr>
        <w:t>Show/Hide icon (</w:t>
      </w:r>
      <w:r w:rsidR="00514EC2" w:rsidRPr="002842B4">
        <w:rPr>
          <w:rFonts w:cs="Arial"/>
          <w:highlight w:val="yellow"/>
        </w:rPr>
        <w:t>¶</w:t>
      </w:r>
      <w:r w:rsidR="00514EC2" w:rsidRPr="002842B4">
        <w:rPr>
          <w:highlight w:val="yellow"/>
        </w:rPr>
        <w:t>) on the Home ribbon.</w:t>
      </w:r>
    </w:p>
    <w:p w14:paraId="0F990FC3" w14:textId="77777777" w:rsidR="00A542EF" w:rsidRDefault="00A542EF" w:rsidP="00276693">
      <w:pPr>
        <w:pStyle w:val="1Para"/>
      </w:pPr>
    </w:p>
    <w:p w14:paraId="7DFE54F9" w14:textId="77777777" w:rsidR="00A542EF" w:rsidRDefault="00A542EF" w:rsidP="00276693">
      <w:pPr>
        <w:pStyle w:val="1Para"/>
        <w:sectPr w:rsidR="00A542EF" w:rsidSect="00B31456">
          <w:footerReference w:type="default" r:id="rId10"/>
          <w:pgSz w:w="12240" w:h="15840"/>
          <w:pgMar w:top="1440" w:right="1800" w:bottom="1440" w:left="1800" w:header="720" w:footer="720" w:gutter="0"/>
          <w:pgNumType w:fmt="lowerRoman"/>
          <w:cols w:space="720"/>
          <w:titlePg/>
          <w:docGrid w:linePitch="360"/>
        </w:sectPr>
      </w:pPr>
    </w:p>
    <w:p w14:paraId="00989F9D" w14:textId="5588D0D0" w:rsidR="00486A07" w:rsidRDefault="00F01811" w:rsidP="000122CB">
      <w:pPr>
        <w:pStyle w:val="Heading1"/>
      </w:pPr>
      <w:bookmarkStart w:id="233" w:name="_Toc63193962"/>
      <w:r>
        <w:lastRenderedPageBreak/>
        <w:t>Introduction</w:t>
      </w:r>
      <w:bookmarkEnd w:id="233"/>
    </w:p>
    <w:p w14:paraId="6AFE4DB8" w14:textId="77777777" w:rsidR="006B3698" w:rsidRPr="006B3698" w:rsidRDefault="006B3698" w:rsidP="006B3698">
      <w:pPr>
        <w:pStyle w:val="1Para"/>
        <w:rPr>
          <w:rFonts w:ascii="Times New Roman" w:hAnsi="Times New Roman" w:cs="Times New Roman"/>
          <w:sz w:val="24"/>
          <w:szCs w:val="24"/>
        </w:rPr>
      </w:pPr>
      <w:r w:rsidRPr="006B3698">
        <w:t>Main motivation for my research is to help users to make their work faster and more productive. I’m working on a software development company right now and sometimes we have requests not only for giving access to raw table data but for data processing, analysis and making some reports.</w:t>
      </w:r>
    </w:p>
    <w:p w14:paraId="38F86D2D" w14:textId="77777777" w:rsidR="006B3698" w:rsidRPr="006B3698" w:rsidRDefault="006B3698" w:rsidP="006B3698">
      <w:pPr>
        <w:pStyle w:val="1Para"/>
        <w:rPr>
          <w:rFonts w:ascii="Times New Roman" w:hAnsi="Times New Roman" w:cs="Times New Roman"/>
          <w:sz w:val="24"/>
          <w:szCs w:val="24"/>
        </w:rPr>
      </w:pPr>
      <w:r w:rsidRPr="006B3698">
        <w:t>Of course, digging into raw data might give you results that you expect, but it usually takes a lot of time if you have a big amount of data or are not very familiar with computer software. </w:t>
      </w:r>
    </w:p>
    <w:p w14:paraId="2D812F64" w14:textId="7E7EF281" w:rsidR="006B3698" w:rsidRPr="006B3698" w:rsidRDefault="006B3698" w:rsidP="006B3698">
      <w:pPr>
        <w:pStyle w:val="1Para"/>
        <w:rPr>
          <w:rFonts w:ascii="Times New Roman" w:hAnsi="Times New Roman" w:cs="Times New Roman"/>
          <w:sz w:val="24"/>
          <w:szCs w:val="24"/>
        </w:rPr>
      </w:pPr>
      <w:r w:rsidRPr="006B3698">
        <w:t>Visual data representation plays a very important role in data analysis. It can condense huge amounts of data into several plots and labels, giving you information about trends, it</w:t>
      </w:r>
      <w:r w:rsidR="00927976">
        <w:t xml:space="preserve"> i</w:t>
      </w:r>
      <w:r w:rsidRPr="006B3698">
        <w:t>s easier to compare pictures than data rows for sure.</w:t>
      </w:r>
    </w:p>
    <w:p w14:paraId="5C26F98E" w14:textId="4CBDD723" w:rsidR="006B3698" w:rsidRDefault="006B3698" w:rsidP="00916D02">
      <w:pPr>
        <w:pStyle w:val="1Para"/>
        <w:rPr>
          <w:lang w:val="en-US"/>
        </w:rPr>
      </w:pPr>
      <w:r w:rsidRPr="006B3698">
        <w:t xml:space="preserve">My research will help people who are domain experts but not very familiar with data analysis tools. The tool can help fishery management with regulation of fishery catching in certain Canadian </w:t>
      </w:r>
      <w:proofErr w:type="gramStart"/>
      <w:r w:rsidRPr="006B3698">
        <w:t>provinces, and</w:t>
      </w:r>
      <w:proofErr w:type="gramEnd"/>
      <w:r w:rsidRPr="006B3698">
        <w:t xml:space="preserve"> will help to decide which policies or fishing quotas for specific fish types should be applied.</w:t>
      </w:r>
    </w:p>
    <w:p w14:paraId="60F8F412" w14:textId="49B84775" w:rsidR="00364877" w:rsidRDefault="00364877" w:rsidP="006B3698">
      <w:pPr>
        <w:pStyle w:val="1Para"/>
        <w:rPr>
          <w:lang w:val="en-US"/>
        </w:rPr>
      </w:pPr>
    </w:p>
    <w:p w14:paraId="3D9A2314" w14:textId="394DF28A" w:rsidR="00364877" w:rsidRDefault="00364877" w:rsidP="006B3698">
      <w:pPr>
        <w:pStyle w:val="1Para"/>
        <w:rPr>
          <w:lang w:val="en-US"/>
        </w:rPr>
      </w:pPr>
    </w:p>
    <w:p w14:paraId="7E5E79FC" w14:textId="14336308" w:rsidR="00364877" w:rsidRDefault="00364877" w:rsidP="006B3698">
      <w:pPr>
        <w:pStyle w:val="1Para"/>
        <w:rPr>
          <w:lang w:val="en-US"/>
        </w:rPr>
      </w:pPr>
    </w:p>
    <w:p w14:paraId="126AF85C" w14:textId="624EE782" w:rsidR="00364877" w:rsidRDefault="00364877" w:rsidP="006B3698">
      <w:pPr>
        <w:pStyle w:val="1Para"/>
        <w:rPr>
          <w:lang w:val="en-US"/>
        </w:rPr>
      </w:pPr>
    </w:p>
    <w:p w14:paraId="0814568C" w14:textId="4810C0C3" w:rsidR="00364877" w:rsidRDefault="00364877" w:rsidP="006B3698">
      <w:pPr>
        <w:pStyle w:val="1Para"/>
        <w:rPr>
          <w:lang w:val="en-US"/>
        </w:rPr>
      </w:pPr>
    </w:p>
    <w:p w14:paraId="45BFD647" w14:textId="7B3D52CE" w:rsidR="00364877" w:rsidRDefault="00364877" w:rsidP="006B3698">
      <w:pPr>
        <w:pStyle w:val="1Para"/>
        <w:rPr>
          <w:lang w:val="en-US"/>
        </w:rPr>
      </w:pPr>
    </w:p>
    <w:p w14:paraId="6A894439" w14:textId="5CEA610E" w:rsidR="00364877" w:rsidRDefault="00364877" w:rsidP="00364877">
      <w:pPr>
        <w:pStyle w:val="Heading1"/>
      </w:pPr>
      <w:bookmarkStart w:id="234" w:name="_Toc63193963"/>
      <w:r>
        <w:lastRenderedPageBreak/>
        <w:t xml:space="preserve">Related </w:t>
      </w:r>
      <w:r w:rsidR="00916D02">
        <w:t>W</w:t>
      </w:r>
      <w:r>
        <w:t>ork</w:t>
      </w:r>
      <w:bookmarkEnd w:id="234"/>
    </w:p>
    <w:p w14:paraId="78F30758" w14:textId="1A1A2F1A" w:rsidR="00916D02" w:rsidRPr="00916D02" w:rsidRDefault="00916D02" w:rsidP="00916D02">
      <w:pPr>
        <w:pStyle w:val="Heading2"/>
      </w:pPr>
      <w:bookmarkStart w:id="235" w:name="_Toc63193964"/>
      <w:r>
        <w:t>Role of the Fishery Visualization</w:t>
      </w:r>
      <w:bookmarkEnd w:id="235"/>
    </w:p>
    <w:p w14:paraId="31172E09" w14:textId="57BD03C9" w:rsidR="00916D02" w:rsidRDefault="00916D02" w:rsidP="00916D02">
      <w:pPr>
        <w:pStyle w:val="1Para"/>
      </w:pPr>
      <w:r w:rsidRPr="00916D02">
        <w:t>Visualization is a very important tool for decision support in fisheries</w:t>
      </w:r>
      <w:r>
        <w:t xml:space="preserve"> </w:t>
      </w:r>
      <w:r w:rsidRPr="00916D02">
        <w:t>information systems.</w:t>
      </w:r>
      <w:r>
        <w:t xml:space="preserve"> It can give a person, who is working with fishery information more insights about data. It usually saves time for making correct decisions about business logic of the fishing company, because it is easier to see trends, outliers etc. while using charts and interactive diagrams rather than just looking through a </w:t>
      </w:r>
      <w:r w:rsidR="00927976">
        <w:t>spreadsheet</w:t>
      </w:r>
      <w:r>
        <w:t>, which may be located even in different files.</w:t>
      </w:r>
    </w:p>
    <w:p w14:paraId="45C49E34" w14:textId="798DB668" w:rsidR="00916D02" w:rsidRPr="00916D02" w:rsidRDefault="00916D02" w:rsidP="00916D02">
      <w:pPr>
        <w:pStyle w:val="1Para"/>
        <w:rPr>
          <w:rFonts w:ascii="Times New Roman" w:hAnsi="Times New Roman" w:cs="Times New Roman"/>
          <w:sz w:val="24"/>
          <w:szCs w:val="24"/>
        </w:rPr>
      </w:pPr>
      <w:r w:rsidRPr="00916D02">
        <w:t xml:space="preserve"> There are different groups of users in the fishery domain. Papers, discussed in this chapter are oriented mostly for fishery management, but written in a way that it is not easy to understand completely if you are not a data analyst or/and experienced computer user. </w:t>
      </w:r>
    </w:p>
    <w:p w14:paraId="7460A57C" w14:textId="77777777" w:rsidR="00916D02" w:rsidRDefault="00916D02" w:rsidP="00916D02">
      <w:pPr>
        <w:pStyle w:val="1Para"/>
        <w:rPr>
          <w:lang w:val="en-US"/>
        </w:rPr>
      </w:pPr>
      <w:r w:rsidRPr="00DC20B3">
        <w:t>Main goal of the work is to create a tool which will be easily accessible for both types of users: data scientists and fishery management which are making decisions based on conclusions of the data presented in a tool. </w:t>
      </w:r>
    </w:p>
    <w:p w14:paraId="3950CCFD" w14:textId="33F0879B" w:rsidR="00916D02" w:rsidRPr="00916D02" w:rsidRDefault="00534398" w:rsidP="00534398">
      <w:pPr>
        <w:pStyle w:val="Heading2"/>
        <w:rPr>
          <w:rFonts w:ascii="Times New Roman" w:hAnsi="Times New Roman" w:cs="Times New Roman"/>
          <w:sz w:val="24"/>
          <w:szCs w:val="24"/>
        </w:rPr>
      </w:pPr>
      <w:bookmarkStart w:id="236" w:name="_Toc63193965"/>
      <w:r>
        <w:t>Marine Environmental Management</w:t>
      </w:r>
      <w:bookmarkEnd w:id="236"/>
    </w:p>
    <w:p w14:paraId="6BD4DD80" w14:textId="41445C76" w:rsidR="00916D02" w:rsidRDefault="00916D02" w:rsidP="00916D02">
      <w:pPr>
        <w:pStyle w:val="1Para"/>
      </w:pPr>
      <w:r w:rsidRPr="00916D02">
        <w:t xml:space="preserve">FishCAM2000 (FC) </w:t>
      </w:r>
      <w:customXmlInsRangeStart w:id="237" w:author="Vladymyr Kozyr" w:date="2021-02-07T20:53:00Z"/>
      <w:sdt>
        <w:sdtPr>
          <w:id w:val="945343621"/>
          <w:citation/>
        </w:sdtPr>
        <w:sdtContent>
          <w:customXmlInsRangeEnd w:id="237"/>
          <w:ins w:id="238" w:author="Vladymyr Kozyr" w:date="2021-02-07T20:53:00Z">
            <w:r w:rsidR="00692B08">
              <w:fldChar w:fldCharType="begin"/>
            </w:r>
            <w:r w:rsidR="00692B08">
              <w:instrText xml:space="preserve"> CITATION ZKe02 \l 4105 </w:instrText>
            </w:r>
          </w:ins>
          <w:r w:rsidR="00692B08">
            <w:fldChar w:fldCharType="separate"/>
          </w:r>
          <w:r w:rsidR="00692B08" w:rsidRPr="00692B08">
            <w:rPr>
              <w:noProof/>
            </w:rPr>
            <w:t>[1]</w:t>
          </w:r>
          <w:ins w:id="239" w:author="Vladymyr Kozyr" w:date="2021-02-07T20:53:00Z">
            <w:r w:rsidR="00692B08">
              <w:fldChar w:fldCharType="end"/>
            </w:r>
          </w:ins>
          <w:customXmlInsRangeStart w:id="240" w:author="Vladymyr Kozyr" w:date="2021-02-07T20:53:00Z"/>
        </w:sdtContent>
      </w:sdt>
      <w:customXmlInsRangeEnd w:id="240"/>
      <w:ins w:id="241" w:author="Vladymyr Kozyr" w:date="2021-02-07T20:53:00Z">
        <w:r w:rsidR="00692B08">
          <w:t xml:space="preserve"> </w:t>
        </w:r>
      </w:ins>
      <w:del w:id="242" w:author="Vladymyr Kozyr" w:date="2021-02-07T20:53:00Z">
        <w:r w:rsidRPr="00916D02" w:rsidDel="00692B08">
          <w:delText xml:space="preserve">[1] </w:delText>
        </w:r>
      </w:del>
      <w:r w:rsidRPr="00916D02">
        <w:t>is a computer-based integrated information system for fisheries management and marine environmental monitoring</w:t>
      </w:r>
      <w:r w:rsidR="00534398">
        <w:t xml:space="preserve">. </w:t>
      </w:r>
      <w:r w:rsidR="00534398" w:rsidRPr="00916D02">
        <w:t>It illustrates a visualization of the fishery activity over the same spatial area of interest for a special type of fish etc.</w:t>
      </w:r>
      <w:r w:rsidR="00534398">
        <w:t xml:space="preserve"> </w:t>
      </w:r>
      <w:r w:rsidRPr="00916D02">
        <w:t xml:space="preserve">It has a simple and </w:t>
      </w:r>
      <w:proofErr w:type="gramStart"/>
      <w:r w:rsidRPr="00916D02">
        <w:t>user friendly</w:t>
      </w:r>
      <w:proofErr w:type="gramEnd"/>
      <w:r w:rsidRPr="00916D02">
        <w:t xml:space="preserve"> interface implemented in Windows Forms. Figure 2.1</w:t>
      </w:r>
      <w:r w:rsidR="004836F1">
        <w:t>.1</w:t>
      </w:r>
      <w:r w:rsidRPr="00916D02">
        <w:t xml:space="preserve"> below shows output after user passes 7 screens of settings of the query wizard. It looks like there are too many steps for a user to get a result, but it was a requirement for the tool to be as generic as possible. Good point is that it presents complex geo data on the map instead of the data table which is a huge time saving for users to understand the query output.</w:t>
      </w:r>
    </w:p>
    <w:p w14:paraId="70627D2A" w14:textId="398EF0BD" w:rsidR="00534398" w:rsidRDefault="00534398" w:rsidP="00916D02">
      <w:pPr>
        <w:pStyle w:val="1Para"/>
        <w:rPr>
          <w:rFonts w:ascii="Times New Roman" w:hAnsi="Times New Roman" w:cs="Times New Roman"/>
          <w:sz w:val="24"/>
          <w:szCs w:val="24"/>
        </w:rPr>
      </w:pPr>
      <w:r w:rsidRPr="00534398">
        <w:rPr>
          <w:rFonts w:ascii="Times New Roman" w:hAnsi="Times New Roman" w:cs="Times New Roman"/>
          <w:noProof/>
          <w:sz w:val="24"/>
          <w:szCs w:val="24"/>
        </w:rPr>
        <w:lastRenderedPageBreak/>
        <w:drawing>
          <wp:inline distT="0" distB="0" distL="0" distR="0" wp14:anchorId="6D59798D" wp14:editId="2B74C3F9">
            <wp:extent cx="5486400" cy="412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21150"/>
                    </a:xfrm>
                    <a:prstGeom prst="rect">
                      <a:avLst/>
                    </a:prstGeom>
                    <a:noFill/>
                    <a:ln>
                      <a:noFill/>
                    </a:ln>
                  </pic:spPr>
                </pic:pic>
              </a:graphicData>
            </a:graphic>
          </wp:inline>
        </w:drawing>
      </w:r>
    </w:p>
    <w:p w14:paraId="3BB64EDD" w14:textId="32C35CC8" w:rsidR="00534398" w:rsidRPr="00534398" w:rsidRDefault="00534398" w:rsidP="00534398">
      <w:pPr>
        <w:pStyle w:val="1Para"/>
        <w:jc w:val="center"/>
        <w:rPr>
          <w:rFonts w:cs="Arial"/>
        </w:rPr>
      </w:pPr>
      <w:r w:rsidRPr="00534398">
        <w:rPr>
          <w:rFonts w:cs="Arial"/>
        </w:rPr>
        <w:t>Figure 2.1</w:t>
      </w:r>
      <w:r w:rsidR="004836F1">
        <w:rPr>
          <w:rFonts w:cs="Arial"/>
        </w:rPr>
        <w:t>.1</w:t>
      </w:r>
      <w:del w:id="243" w:author="Vladymyr Kozyr" w:date="2021-02-07T20:55:00Z">
        <w:r w:rsidRPr="00534398" w:rsidDel="00692B08">
          <w:rPr>
            <w:rFonts w:cs="Arial"/>
          </w:rPr>
          <w:delText xml:space="preserve"> [1]</w:delText>
        </w:r>
      </w:del>
    </w:p>
    <w:p w14:paraId="6F507912" w14:textId="43A7A357" w:rsidR="00916D02" w:rsidRPr="00916D02" w:rsidRDefault="00916D02" w:rsidP="00916D02">
      <w:pPr>
        <w:pStyle w:val="1Para"/>
        <w:rPr>
          <w:rFonts w:ascii="Times New Roman" w:hAnsi="Times New Roman" w:cs="Times New Roman"/>
          <w:sz w:val="24"/>
          <w:szCs w:val="24"/>
        </w:rPr>
      </w:pPr>
      <w:r w:rsidRPr="00916D02">
        <w:t xml:space="preserve">Next work </w:t>
      </w:r>
      <w:r w:rsidR="00534398">
        <w:t>which is</w:t>
      </w:r>
      <w:r w:rsidRPr="00916D02">
        <w:t xml:space="preserve"> to mention is a tool which gets and analyzes data which is directly coming from vessels</w:t>
      </w:r>
      <w:ins w:id="244" w:author="Vladymyr Kozyr" w:date="2021-02-07T20:56:00Z">
        <w:r w:rsidR="00692B08">
          <w:t xml:space="preserve"> </w:t>
        </w:r>
      </w:ins>
      <w:customXmlInsRangeStart w:id="245" w:author="Vladymyr Kozyr" w:date="2021-02-07T20:56:00Z"/>
      <w:sdt>
        <w:sdtPr>
          <w:id w:val="-398439250"/>
          <w:citation/>
        </w:sdtPr>
        <w:sdtContent>
          <w:customXmlInsRangeEnd w:id="245"/>
          <w:ins w:id="246" w:author="Vladymyr Kozyr" w:date="2021-02-07T20:56:00Z">
            <w:r w:rsidR="00692B08">
              <w:fldChar w:fldCharType="begin"/>
            </w:r>
            <w:r w:rsidR="00692B08">
              <w:instrText xml:space="preserve"> CITATION Sha18 \l 4105 </w:instrText>
            </w:r>
          </w:ins>
          <w:r w:rsidR="00692B08">
            <w:fldChar w:fldCharType="separate"/>
          </w:r>
          <w:r w:rsidR="00692B08" w:rsidRPr="00692B08">
            <w:rPr>
              <w:noProof/>
            </w:rPr>
            <w:t>[2]</w:t>
          </w:r>
          <w:ins w:id="247" w:author="Vladymyr Kozyr" w:date="2021-02-07T20:56:00Z">
            <w:r w:rsidR="00692B08">
              <w:fldChar w:fldCharType="end"/>
            </w:r>
          </w:ins>
          <w:customXmlInsRangeStart w:id="248" w:author="Vladymyr Kozyr" w:date="2021-02-07T20:56:00Z"/>
        </w:sdtContent>
      </w:sdt>
      <w:customXmlInsRangeEnd w:id="248"/>
      <w:del w:id="249" w:author="Vladymyr Kozyr" w:date="2021-02-07T20:55:00Z">
        <w:r w:rsidRPr="00916D02" w:rsidDel="00692B08">
          <w:delText xml:space="preserve"> [2]</w:delText>
        </w:r>
      </w:del>
      <w:r w:rsidRPr="00916D02">
        <w:t xml:space="preserve">. It is also geographical data and the </w:t>
      </w:r>
      <w:proofErr w:type="gramStart"/>
      <w:r w:rsidRPr="00916D02">
        <w:t>amount</w:t>
      </w:r>
      <w:proofErr w:type="gramEnd"/>
      <w:r w:rsidRPr="00916D02">
        <w:t xml:space="preserve"> of fish </w:t>
      </w:r>
      <w:r w:rsidR="00534398">
        <w:t>caught</w:t>
      </w:r>
      <w:r w:rsidRPr="00916D02">
        <w:t xml:space="preserve"> by a particular vessel in a certain region. </w:t>
      </w:r>
      <w:r w:rsidR="004836F1">
        <w:t>A</w:t>
      </w:r>
      <w:r w:rsidRPr="00916D02">
        <w:t xml:space="preserve">uthors show not only geographical spread of fish, but they also have year-to-year comparison charts </w:t>
      </w:r>
      <w:r w:rsidR="004836F1">
        <w:t>(Figure 2.2.2</w:t>
      </w:r>
      <w:r w:rsidRPr="00916D02">
        <w:t xml:space="preserve">). </w:t>
      </w:r>
    </w:p>
    <w:p w14:paraId="7D419F45" w14:textId="33E4671F" w:rsidR="00916D02" w:rsidRPr="00916D02" w:rsidRDefault="00916D02" w:rsidP="00534398">
      <w:pPr>
        <w:pStyle w:val="1Para"/>
        <w:jc w:val="center"/>
        <w:rPr>
          <w:rFonts w:ascii="Times New Roman" w:hAnsi="Times New Roman" w:cs="Times New Roman"/>
          <w:sz w:val="24"/>
          <w:szCs w:val="24"/>
        </w:rPr>
      </w:pPr>
      <w:r w:rsidRPr="00916D02">
        <w:rPr>
          <w:noProof/>
          <w:bdr w:val="none" w:sz="0" w:space="0" w:color="auto" w:frame="1"/>
        </w:rPr>
        <w:lastRenderedPageBreak/>
        <w:drawing>
          <wp:inline distT="0" distB="0" distL="0" distR="0" wp14:anchorId="0EF47940" wp14:editId="7D475066">
            <wp:extent cx="35814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2409825"/>
                    </a:xfrm>
                    <a:prstGeom prst="rect">
                      <a:avLst/>
                    </a:prstGeom>
                    <a:noFill/>
                    <a:ln>
                      <a:noFill/>
                    </a:ln>
                  </pic:spPr>
                </pic:pic>
              </a:graphicData>
            </a:graphic>
          </wp:inline>
        </w:drawing>
      </w:r>
    </w:p>
    <w:p w14:paraId="56EB8939" w14:textId="36ABF540" w:rsidR="00916D02" w:rsidRPr="00534398" w:rsidRDefault="00534398" w:rsidP="00534398">
      <w:pPr>
        <w:pStyle w:val="1Para"/>
        <w:jc w:val="center"/>
        <w:rPr>
          <w:rFonts w:cs="Arial"/>
        </w:rPr>
      </w:pPr>
      <w:r w:rsidRPr="00534398">
        <w:rPr>
          <w:rFonts w:cs="Arial"/>
        </w:rPr>
        <w:t>Figure 2.2</w:t>
      </w:r>
      <w:r w:rsidR="004836F1">
        <w:rPr>
          <w:rFonts w:cs="Arial"/>
        </w:rPr>
        <w:t>.2</w:t>
      </w:r>
      <w:del w:id="250" w:author="Vladymyr Kozyr" w:date="2021-02-07T20:54:00Z">
        <w:r w:rsidRPr="00534398" w:rsidDel="00692B08">
          <w:rPr>
            <w:rFonts w:cs="Arial"/>
          </w:rPr>
          <w:delText xml:space="preserve"> [2]</w:delText>
        </w:r>
      </w:del>
    </w:p>
    <w:p w14:paraId="3D1E3DC3" w14:textId="0806FAED" w:rsidR="00916D02" w:rsidRPr="00916D02" w:rsidRDefault="00916D02" w:rsidP="004836F1">
      <w:pPr>
        <w:pStyle w:val="1Para"/>
        <w:rPr>
          <w:rFonts w:ascii="Times New Roman" w:hAnsi="Times New Roman" w:cs="Times New Roman"/>
          <w:sz w:val="24"/>
          <w:szCs w:val="24"/>
        </w:rPr>
      </w:pPr>
      <w:r w:rsidRPr="00916D02">
        <w:t xml:space="preserve">Whereas the works we have discussed so far focussed on the visualization of </w:t>
      </w:r>
      <w:r w:rsidR="004836F1">
        <w:t>geographical</w:t>
      </w:r>
      <w:r w:rsidRPr="00916D02">
        <w:t xml:space="preserve"> and </w:t>
      </w:r>
      <w:r w:rsidR="004836F1">
        <w:t>vessel related data</w:t>
      </w:r>
      <w:r w:rsidRPr="00916D02">
        <w:t>, the work of da Silva, Charles Fulcher</w:t>
      </w:r>
      <w:ins w:id="251" w:author="Vladymyr Kozyr" w:date="2021-02-07T20:58:00Z">
        <w:r w:rsidR="00692B08">
          <w:t xml:space="preserve"> </w:t>
        </w:r>
      </w:ins>
      <w:customXmlInsRangeStart w:id="252" w:author="Vladymyr Kozyr" w:date="2021-02-07T20:58:00Z"/>
      <w:sdt>
        <w:sdtPr>
          <w:id w:val="-1166552042"/>
          <w:citation/>
        </w:sdtPr>
        <w:sdtContent>
          <w:customXmlInsRangeEnd w:id="252"/>
          <w:ins w:id="253" w:author="Vladymyr Kozyr" w:date="2021-02-07T20:58:00Z">
            <w:r w:rsidR="00692B08">
              <w:fldChar w:fldCharType="begin"/>
            </w:r>
            <w:r w:rsidR="00692B08">
              <w:instrText xml:space="preserve"> CITATION Pat07 \l 4105 </w:instrText>
            </w:r>
          </w:ins>
          <w:r w:rsidR="00692B08">
            <w:fldChar w:fldCharType="separate"/>
          </w:r>
          <w:ins w:id="254" w:author="Vladymyr Kozyr" w:date="2021-02-07T20:58:00Z">
            <w:r w:rsidR="00692B08" w:rsidRPr="00692B08">
              <w:rPr>
                <w:noProof/>
                <w:rPrChange w:id="255" w:author="Vladymyr Kozyr" w:date="2021-02-07T20:58:00Z">
                  <w:rPr>
                    <w:rFonts w:eastAsia="Times New Roman"/>
                  </w:rPr>
                </w:rPrChange>
              </w:rPr>
              <w:t>[3]</w:t>
            </w:r>
            <w:r w:rsidR="00692B08">
              <w:fldChar w:fldCharType="end"/>
            </w:r>
          </w:ins>
          <w:customXmlInsRangeStart w:id="256" w:author="Vladymyr Kozyr" w:date="2021-02-07T20:58:00Z"/>
        </w:sdtContent>
      </w:sdt>
      <w:customXmlInsRangeEnd w:id="256"/>
      <w:del w:id="257" w:author="Vladymyr Kozyr" w:date="2021-02-07T20:58:00Z">
        <w:r w:rsidRPr="00916D02" w:rsidDel="00692B08">
          <w:delText xml:space="preserve"> [6]</w:delText>
        </w:r>
      </w:del>
      <w:r w:rsidRPr="00916D02">
        <w:t xml:space="preserve"> allows the investigation of land-sea connections. It shows to the reader human impact on the sea from land and vice versa. The maps show the connection between vessels and ports and also</w:t>
      </w:r>
      <w:r w:rsidR="00534398">
        <w:t xml:space="preserve"> </w:t>
      </w:r>
      <w:r w:rsidRPr="00916D02">
        <w:t xml:space="preserve">depict the distribution of gear types used in different regions etc. All that is done with descriptive labels, lines and appropriate legends which any person can be easily understood. </w:t>
      </w:r>
    </w:p>
    <w:p w14:paraId="4C34433F" w14:textId="065C5A9D" w:rsidR="00916D02" w:rsidRDefault="00916D02" w:rsidP="00916D02">
      <w:pPr>
        <w:pStyle w:val="1Para"/>
        <w:rPr>
          <w:color w:val="212121"/>
          <w:shd w:val="clear" w:color="auto" w:fill="FFFFFF"/>
        </w:rPr>
      </w:pPr>
      <w:r w:rsidRPr="00916D02">
        <w:rPr>
          <w:color w:val="212121"/>
          <w:shd w:val="clear" w:color="auto" w:fill="FFFFFF"/>
        </w:rPr>
        <w:t xml:space="preserve">The work of </w:t>
      </w:r>
      <w:proofErr w:type="spellStart"/>
      <w:r w:rsidRPr="00916D02">
        <w:rPr>
          <w:color w:val="212121"/>
          <w:shd w:val="clear" w:color="auto" w:fill="FFFFFF"/>
        </w:rPr>
        <w:t>Barr</w:t>
      </w:r>
      <w:ins w:id="258" w:author="Vladymyr Kozyr" w:date="2021-02-07T20:58:00Z">
        <w:r w:rsidR="00692B08">
          <w:rPr>
            <w:color w:val="212121"/>
            <w:shd w:val="clear" w:color="auto" w:fill="FFFFFF"/>
          </w:rPr>
          <w:t>u</w:t>
        </w:r>
      </w:ins>
      <w:del w:id="259" w:author="Vladymyr Kozyr" w:date="2021-02-07T20:58:00Z">
        <w:r w:rsidRPr="00916D02" w:rsidDel="00692B08">
          <w:rPr>
            <w:color w:val="212121"/>
            <w:shd w:val="clear" w:color="auto" w:fill="FFFFFF"/>
          </w:rPr>
          <w:delText>i</w:delText>
        </w:r>
      </w:del>
      <w:r w:rsidRPr="00916D02">
        <w:rPr>
          <w:color w:val="212121"/>
          <w:shd w:val="clear" w:color="auto" w:fill="FFFFFF"/>
        </w:rPr>
        <w:t>s</w:t>
      </w:r>
      <w:proofErr w:type="spellEnd"/>
      <w:r w:rsidRPr="00916D02">
        <w:rPr>
          <w:color w:val="212121"/>
          <w:shd w:val="clear" w:color="auto" w:fill="FFFFFF"/>
        </w:rPr>
        <w:t xml:space="preserve"> about the state of the salmon </w:t>
      </w:r>
      <w:customXmlInsRangeStart w:id="260" w:author="Vladymyr Kozyr" w:date="2021-02-07T20:58:00Z"/>
      <w:sdt>
        <w:sdtPr>
          <w:rPr>
            <w:color w:val="212121"/>
            <w:shd w:val="clear" w:color="auto" w:fill="FFFFFF"/>
          </w:rPr>
          <w:id w:val="-1378852253"/>
          <w:citation/>
        </w:sdtPr>
        <w:sdtContent>
          <w:customXmlInsRangeEnd w:id="260"/>
          <w:ins w:id="261" w:author="Vladymyr Kozyr" w:date="2021-02-07T20:58:00Z">
            <w:r w:rsidR="00692B08">
              <w:rPr>
                <w:color w:val="212121"/>
                <w:shd w:val="clear" w:color="auto" w:fill="FFFFFF"/>
              </w:rPr>
              <w:fldChar w:fldCharType="begin"/>
            </w:r>
            <w:r w:rsidR="00692B08">
              <w:rPr>
                <w:color w:val="212121"/>
                <w:shd w:val="clear" w:color="auto" w:fill="FFFFFF"/>
              </w:rPr>
              <w:instrText xml:space="preserve"> CITATION Mic17 \l 4105 </w:instrText>
            </w:r>
          </w:ins>
          <w:r w:rsidR="00692B08">
            <w:rPr>
              <w:color w:val="212121"/>
              <w:shd w:val="clear" w:color="auto" w:fill="FFFFFF"/>
            </w:rPr>
            <w:fldChar w:fldCharType="separate"/>
          </w:r>
          <w:ins w:id="262" w:author="Vladymyr Kozyr" w:date="2021-02-07T20:58:00Z">
            <w:r w:rsidR="00692B08" w:rsidRPr="00692B08">
              <w:rPr>
                <w:noProof/>
                <w:color w:val="212121"/>
                <w:shd w:val="clear" w:color="auto" w:fill="FFFFFF"/>
                <w:rPrChange w:id="263" w:author="Vladymyr Kozyr" w:date="2021-02-07T20:58:00Z">
                  <w:rPr>
                    <w:rFonts w:eastAsia="Times New Roman"/>
                  </w:rPr>
                </w:rPrChange>
              </w:rPr>
              <w:t>[4]</w:t>
            </w:r>
            <w:r w:rsidR="00692B08">
              <w:rPr>
                <w:color w:val="212121"/>
                <w:shd w:val="clear" w:color="auto" w:fill="FFFFFF"/>
              </w:rPr>
              <w:fldChar w:fldCharType="end"/>
            </w:r>
          </w:ins>
          <w:customXmlInsRangeStart w:id="264" w:author="Vladymyr Kozyr" w:date="2021-02-07T20:58:00Z"/>
        </w:sdtContent>
      </w:sdt>
      <w:customXmlInsRangeEnd w:id="264"/>
      <w:del w:id="265" w:author="Vladymyr Kozyr" w:date="2021-02-07T20:58:00Z">
        <w:r w:rsidRPr="00916D02" w:rsidDel="00692B08">
          <w:rPr>
            <w:color w:val="212121"/>
            <w:shd w:val="clear" w:color="auto" w:fill="FFFFFF"/>
          </w:rPr>
          <w:delText>[7]</w:delText>
        </w:r>
      </w:del>
      <w:r w:rsidRPr="00916D02">
        <w:rPr>
          <w:color w:val="212121"/>
          <w:shd w:val="clear" w:color="auto" w:fill="FFFFFF"/>
        </w:rPr>
        <w:t xml:space="preserve"> provides a good basis for a platform to support analysis and interaction for fishery data through visualization. It uses DFO data related to salmon in BC rivers and the author discussed and tried to produce visualizations for questions that marine experts asked him to solve.</w:t>
      </w:r>
      <w:r w:rsidR="004836F1">
        <w:rPr>
          <w:color w:val="212121"/>
          <w:shd w:val="clear" w:color="auto" w:fill="FFFFFF"/>
        </w:rPr>
        <w:t xml:space="preserve"> In particular, in his work he says that all data sources for DFO are decentralized and there is practically no interface which allows user to analyze data. </w:t>
      </w:r>
      <w:proofErr w:type="gramStart"/>
      <w:r w:rsidR="004836F1">
        <w:rPr>
          <w:color w:val="212121"/>
          <w:shd w:val="clear" w:color="auto" w:fill="FFFFFF"/>
        </w:rPr>
        <w:t>So</w:t>
      </w:r>
      <w:proofErr w:type="gramEnd"/>
      <w:r w:rsidR="004836F1">
        <w:rPr>
          <w:color w:val="212121"/>
          <w:shd w:val="clear" w:color="auto" w:fill="FFFFFF"/>
        </w:rPr>
        <w:t xml:space="preserve"> he combined several data sources and produced visualizations which answers questions about the state of salmon in Canadian rivers.</w:t>
      </w:r>
    </w:p>
    <w:p w14:paraId="27C65656" w14:textId="7EEAE8A5" w:rsidR="005759ED" w:rsidRDefault="005759ED" w:rsidP="00916D02">
      <w:pPr>
        <w:pStyle w:val="1Para"/>
        <w:rPr>
          <w:color w:val="212121"/>
          <w:shd w:val="clear" w:color="auto" w:fill="FFFFFF"/>
        </w:rPr>
      </w:pPr>
    </w:p>
    <w:p w14:paraId="14EC061E" w14:textId="77777777" w:rsidR="005759ED" w:rsidRDefault="005759ED" w:rsidP="00916D02">
      <w:pPr>
        <w:pStyle w:val="1Para"/>
        <w:rPr>
          <w:color w:val="212121"/>
          <w:shd w:val="clear" w:color="auto" w:fill="FFFFFF"/>
        </w:rPr>
      </w:pPr>
    </w:p>
    <w:p w14:paraId="2AD537C8" w14:textId="63ECC45E" w:rsidR="005759ED" w:rsidRPr="00916D02" w:rsidRDefault="005759ED" w:rsidP="005759ED">
      <w:pPr>
        <w:pStyle w:val="Heading2"/>
      </w:pPr>
      <w:bookmarkStart w:id="266" w:name="_Toc63193966"/>
      <w:r>
        <w:lastRenderedPageBreak/>
        <w:t>Approaches to Visualization</w:t>
      </w:r>
      <w:bookmarkEnd w:id="266"/>
    </w:p>
    <w:p w14:paraId="5B63C66F" w14:textId="5C48AED1" w:rsidR="00916D02" w:rsidRPr="00916D02" w:rsidRDefault="00916D02" w:rsidP="00916D02">
      <w:pPr>
        <w:pStyle w:val="1Para"/>
        <w:rPr>
          <w:rFonts w:ascii="Times New Roman" w:hAnsi="Times New Roman" w:cs="Times New Roman"/>
          <w:sz w:val="24"/>
          <w:szCs w:val="24"/>
        </w:rPr>
      </w:pPr>
      <w:r w:rsidRPr="00916D02">
        <w:rPr>
          <w:color w:val="212121"/>
          <w:shd w:val="clear" w:color="auto" w:fill="FFFFFF"/>
        </w:rPr>
        <w:t xml:space="preserve">The paper with time series prediction on stocks </w:t>
      </w:r>
      <w:customXmlInsRangeStart w:id="267" w:author="Vladymyr Kozyr" w:date="2021-02-07T20:59:00Z"/>
      <w:sdt>
        <w:sdtPr>
          <w:rPr>
            <w:color w:val="212121"/>
            <w:shd w:val="clear" w:color="auto" w:fill="FFFFFF"/>
          </w:rPr>
          <w:id w:val="-200009596"/>
          <w:citation/>
        </w:sdtPr>
        <w:sdtContent>
          <w:customXmlInsRangeEnd w:id="267"/>
          <w:ins w:id="268" w:author="Vladymyr Kozyr" w:date="2021-02-07T20:59:00Z">
            <w:r w:rsidR="00692B08">
              <w:rPr>
                <w:color w:val="212121"/>
                <w:shd w:val="clear" w:color="auto" w:fill="FFFFFF"/>
              </w:rPr>
              <w:fldChar w:fldCharType="begin"/>
            </w:r>
            <w:r w:rsidR="00692B08">
              <w:rPr>
                <w:color w:val="212121"/>
                <w:shd w:val="clear" w:color="auto" w:fill="FFFFFF"/>
              </w:rPr>
              <w:instrText xml:space="preserve"> CITATION Aar17 \l 4105 </w:instrText>
            </w:r>
          </w:ins>
          <w:r w:rsidR="00692B08">
            <w:rPr>
              <w:color w:val="212121"/>
              <w:shd w:val="clear" w:color="auto" w:fill="FFFFFF"/>
            </w:rPr>
            <w:fldChar w:fldCharType="separate"/>
          </w:r>
          <w:ins w:id="269" w:author="Vladymyr Kozyr" w:date="2021-02-07T20:59:00Z">
            <w:r w:rsidR="00692B08" w:rsidRPr="00692B08">
              <w:rPr>
                <w:noProof/>
                <w:color w:val="212121"/>
                <w:shd w:val="clear" w:color="auto" w:fill="FFFFFF"/>
                <w:rPrChange w:id="270" w:author="Vladymyr Kozyr" w:date="2021-02-07T20:59:00Z">
                  <w:rPr>
                    <w:rFonts w:eastAsia="Times New Roman"/>
                  </w:rPr>
                </w:rPrChange>
              </w:rPr>
              <w:t>[5]</w:t>
            </w:r>
            <w:r w:rsidR="00692B08">
              <w:rPr>
                <w:color w:val="212121"/>
                <w:shd w:val="clear" w:color="auto" w:fill="FFFFFF"/>
              </w:rPr>
              <w:fldChar w:fldCharType="end"/>
            </w:r>
          </w:ins>
          <w:customXmlInsRangeStart w:id="271" w:author="Vladymyr Kozyr" w:date="2021-02-07T20:59:00Z"/>
        </w:sdtContent>
      </w:sdt>
      <w:customXmlInsRangeEnd w:id="271"/>
      <w:del w:id="272" w:author="Vladymyr Kozyr" w:date="2021-02-07T20:59:00Z">
        <w:r w:rsidRPr="00916D02" w:rsidDel="00692B08">
          <w:rPr>
            <w:color w:val="212121"/>
            <w:shd w:val="clear" w:color="auto" w:fill="FFFFFF"/>
          </w:rPr>
          <w:delText>[5]</w:delText>
        </w:r>
      </w:del>
      <w:r w:rsidRPr="00916D02">
        <w:rPr>
          <w:color w:val="212121"/>
          <w:shd w:val="clear" w:color="auto" w:fill="FFFFFF"/>
        </w:rPr>
        <w:t xml:space="preserve"> mostly shows the difference between prediction algorithms, but the visualization part requires special attention. Authors used distinct color coding to show results, there is no extra information on the chart which distracts or confuses readers.</w:t>
      </w:r>
    </w:p>
    <w:p w14:paraId="1DC074A8" w14:textId="7F690DD8" w:rsidR="00916D02" w:rsidRPr="00916D02" w:rsidRDefault="00916D02" w:rsidP="005759ED">
      <w:pPr>
        <w:pStyle w:val="1Para"/>
        <w:jc w:val="center"/>
        <w:rPr>
          <w:rFonts w:ascii="Times New Roman" w:hAnsi="Times New Roman" w:cs="Times New Roman"/>
          <w:sz w:val="24"/>
          <w:szCs w:val="24"/>
        </w:rPr>
      </w:pPr>
      <w:r w:rsidRPr="00916D02">
        <w:rPr>
          <w:noProof/>
          <w:color w:val="212121"/>
          <w:bdr w:val="none" w:sz="0" w:space="0" w:color="auto" w:frame="1"/>
          <w:shd w:val="clear" w:color="auto" w:fill="FFFFFF"/>
        </w:rPr>
        <w:drawing>
          <wp:inline distT="0" distB="0" distL="0" distR="0" wp14:anchorId="53DC5082" wp14:editId="14B1ADE6">
            <wp:extent cx="4562475" cy="278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2781300"/>
                    </a:xfrm>
                    <a:prstGeom prst="rect">
                      <a:avLst/>
                    </a:prstGeom>
                    <a:noFill/>
                    <a:ln>
                      <a:noFill/>
                    </a:ln>
                  </pic:spPr>
                </pic:pic>
              </a:graphicData>
            </a:graphic>
          </wp:inline>
        </w:drawing>
      </w:r>
    </w:p>
    <w:p w14:paraId="1620D28C" w14:textId="025BD3E2" w:rsidR="00916D02" w:rsidRPr="005759ED" w:rsidRDefault="005759ED" w:rsidP="005759ED">
      <w:pPr>
        <w:pStyle w:val="1Para"/>
        <w:jc w:val="center"/>
        <w:rPr>
          <w:rFonts w:cs="Arial"/>
          <w:sz w:val="24"/>
          <w:szCs w:val="24"/>
        </w:rPr>
      </w:pPr>
      <w:r w:rsidRPr="005759ED">
        <w:rPr>
          <w:rFonts w:cs="Arial"/>
          <w:sz w:val="24"/>
          <w:szCs w:val="24"/>
        </w:rPr>
        <w:t>Figure 2.3.1</w:t>
      </w:r>
    </w:p>
    <w:p w14:paraId="0439FAE3" w14:textId="47218528" w:rsidR="00916D02" w:rsidRDefault="00916D02" w:rsidP="00916D02">
      <w:pPr>
        <w:pStyle w:val="1Para"/>
        <w:rPr>
          <w:color w:val="212121"/>
          <w:shd w:val="clear" w:color="auto" w:fill="FFFFFF"/>
        </w:rPr>
      </w:pPr>
      <w:proofErr w:type="spellStart"/>
      <w:r w:rsidRPr="00916D02">
        <w:rPr>
          <w:color w:val="212121"/>
          <w:shd w:val="clear" w:color="auto" w:fill="FFFFFF"/>
        </w:rPr>
        <w:t>IDMVis</w:t>
      </w:r>
      <w:proofErr w:type="spellEnd"/>
      <w:r w:rsidRPr="00916D02">
        <w:rPr>
          <w:color w:val="212121"/>
          <w:shd w:val="clear" w:color="auto" w:fill="FFFFFF"/>
        </w:rPr>
        <w:t xml:space="preserve"> </w:t>
      </w:r>
      <w:customXmlInsRangeStart w:id="273" w:author="Vladymyr Kozyr" w:date="2021-02-07T20:59:00Z"/>
      <w:sdt>
        <w:sdtPr>
          <w:rPr>
            <w:color w:val="212121"/>
            <w:shd w:val="clear" w:color="auto" w:fill="FFFFFF"/>
          </w:rPr>
          <w:id w:val="-889263788"/>
          <w:citation/>
        </w:sdtPr>
        <w:sdtContent>
          <w:customXmlInsRangeEnd w:id="273"/>
          <w:ins w:id="274" w:author="Vladymyr Kozyr" w:date="2021-02-07T20:59:00Z">
            <w:r w:rsidR="00692B08">
              <w:rPr>
                <w:color w:val="212121"/>
                <w:shd w:val="clear" w:color="auto" w:fill="FFFFFF"/>
              </w:rPr>
              <w:fldChar w:fldCharType="begin"/>
            </w:r>
            <w:r w:rsidR="00692B08">
              <w:rPr>
                <w:color w:val="212121"/>
                <w:shd w:val="clear" w:color="auto" w:fill="FFFFFF"/>
              </w:rPr>
              <w:instrText xml:space="preserve"> CITATION Yix18 \l 4105 </w:instrText>
            </w:r>
          </w:ins>
          <w:r w:rsidR="00692B08">
            <w:rPr>
              <w:color w:val="212121"/>
              <w:shd w:val="clear" w:color="auto" w:fill="FFFFFF"/>
            </w:rPr>
            <w:fldChar w:fldCharType="separate"/>
          </w:r>
          <w:ins w:id="275" w:author="Vladymyr Kozyr" w:date="2021-02-07T20:59:00Z">
            <w:r w:rsidR="00692B08" w:rsidRPr="00692B08">
              <w:rPr>
                <w:noProof/>
                <w:color w:val="212121"/>
                <w:shd w:val="clear" w:color="auto" w:fill="FFFFFF"/>
                <w:rPrChange w:id="276" w:author="Vladymyr Kozyr" w:date="2021-02-07T20:59:00Z">
                  <w:rPr>
                    <w:rFonts w:eastAsia="Times New Roman"/>
                  </w:rPr>
                </w:rPrChange>
              </w:rPr>
              <w:t>[6]</w:t>
            </w:r>
            <w:r w:rsidR="00692B08">
              <w:rPr>
                <w:color w:val="212121"/>
                <w:shd w:val="clear" w:color="auto" w:fill="FFFFFF"/>
              </w:rPr>
              <w:fldChar w:fldCharType="end"/>
            </w:r>
          </w:ins>
          <w:customXmlInsRangeStart w:id="277" w:author="Vladymyr Kozyr" w:date="2021-02-07T20:59:00Z"/>
        </w:sdtContent>
      </w:sdt>
      <w:customXmlInsRangeEnd w:id="277"/>
      <w:del w:id="278" w:author="Vladymyr Kozyr" w:date="2021-02-07T20:59:00Z">
        <w:r w:rsidRPr="00916D02" w:rsidDel="00692B08">
          <w:rPr>
            <w:color w:val="212121"/>
            <w:shd w:val="clear" w:color="auto" w:fill="FFFFFF"/>
          </w:rPr>
          <w:delText>[8]</w:delText>
        </w:r>
      </w:del>
      <w:r w:rsidRPr="00916D02">
        <w:rPr>
          <w:color w:val="212121"/>
          <w:shd w:val="clear" w:color="auto" w:fill="FFFFFF"/>
        </w:rPr>
        <w:t xml:space="preserve">: a visualization tool for a patient with diabetes which shows multidimensional interrelated data during the day. </w:t>
      </w:r>
      <w:proofErr w:type="spellStart"/>
      <w:r w:rsidRPr="00916D02">
        <w:rPr>
          <w:color w:val="212121"/>
          <w:shd w:val="clear" w:color="auto" w:fill="FFFFFF"/>
        </w:rPr>
        <w:t>IDMVis</w:t>
      </w:r>
      <w:proofErr w:type="spellEnd"/>
      <w:r w:rsidRPr="00916D02">
        <w:rPr>
          <w:color w:val="212121"/>
          <w:shd w:val="clear" w:color="auto" w:fill="FFFFFF"/>
        </w:rPr>
        <w:t xml:space="preserve"> includes a novel technique for folding and aligning records by dual sentinel events and scaling the intermediate timeline. It was designed to help doctors to track the state of important parameters of patients and to detect anomalies. After that it can be used as a decision support tool for treatment of diabetes. Design decisions were evaluated by six clinicians.</w:t>
      </w:r>
    </w:p>
    <w:p w14:paraId="2FD766A7" w14:textId="56A1E6AB" w:rsidR="005759ED" w:rsidRPr="00916D02" w:rsidRDefault="005759ED" w:rsidP="00916D02">
      <w:pPr>
        <w:pStyle w:val="1Para"/>
        <w:rPr>
          <w:rFonts w:ascii="Times New Roman" w:hAnsi="Times New Roman" w:cs="Times New Roman"/>
          <w:sz w:val="24"/>
          <w:szCs w:val="24"/>
        </w:rPr>
      </w:pPr>
      <w:r>
        <w:rPr>
          <w:color w:val="212121"/>
          <w:shd w:val="clear" w:color="auto" w:fill="FFFFFF"/>
        </w:rPr>
        <w:t xml:space="preserve">Papers discussed in this subsection are mostly explaining one visualization technique, but Sofia </w:t>
      </w:r>
      <w:proofErr w:type="spellStart"/>
      <w:r>
        <w:rPr>
          <w:color w:val="212121"/>
          <w:shd w:val="clear" w:color="auto" w:fill="FFFFFF"/>
        </w:rPr>
        <w:t>Semikina</w:t>
      </w:r>
      <w:proofErr w:type="spellEnd"/>
      <w:r>
        <w:rPr>
          <w:color w:val="212121"/>
          <w:shd w:val="clear" w:color="auto" w:fill="FFFFFF"/>
        </w:rPr>
        <w:t xml:space="preserve"> in her thesis work </w:t>
      </w:r>
      <w:r>
        <w:t>Stress Data Visualization</w:t>
      </w:r>
      <w:ins w:id="279" w:author="Vladymyr Kozyr" w:date="2021-02-07T21:03:00Z">
        <w:r w:rsidR="00167DB2">
          <w:t xml:space="preserve"> </w:t>
        </w:r>
      </w:ins>
      <w:customXmlInsRangeStart w:id="280" w:author="Vladymyr Kozyr" w:date="2021-02-07T21:03:00Z"/>
      <w:sdt>
        <w:sdtPr>
          <w:id w:val="1954664298"/>
          <w:citation/>
        </w:sdtPr>
        <w:sdtContent>
          <w:customXmlInsRangeEnd w:id="280"/>
          <w:ins w:id="281" w:author="Vladymyr Kozyr" w:date="2021-02-07T21:03:00Z">
            <w:r w:rsidR="00167DB2">
              <w:fldChar w:fldCharType="begin"/>
            </w:r>
            <w:r w:rsidR="00167DB2">
              <w:instrText xml:space="preserve"> CITATION Sof14 \l 4105 </w:instrText>
            </w:r>
          </w:ins>
          <w:r w:rsidR="00167DB2">
            <w:fldChar w:fldCharType="separate"/>
          </w:r>
          <w:ins w:id="282" w:author="Vladymyr Kozyr" w:date="2021-02-07T21:03:00Z">
            <w:r w:rsidR="00167DB2" w:rsidRPr="00167DB2">
              <w:rPr>
                <w:noProof/>
                <w:rPrChange w:id="283" w:author="Vladymyr Kozyr" w:date="2021-02-07T21:03:00Z">
                  <w:rPr>
                    <w:rFonts w:eastAsia="Times New Roman"/>
                  </w:rPr>
                </w:rPrChange>
              </w:rPr>
              <w:t>[7]</w:t>
            </w:r>
            <w:r w:rsidR="00167DB2">
              <w:fldChar w:fldCharType="end"/>
            </w:r>
          </w:ins>
          <w:customXmlInsRangeStart w:id="284" w:author="Vladymyr Kozyr" w:date="2021-02-07T21:03:00Z"/>
        </w:sdtContent>
      </w:sdt>
      <w:customXmlInsRangeEnd w:id="284"/>
      <w:r>
        <w:t xml:space="preserve"> compares methods of visualizing the same data in various </w:t>
      </w:r>
      <w:proofErr w:type="gramStart"/>
      <w:r>
        <w:t>amount</w:t>
      </w:r>
      <w:proofErr w:type="gramEnd"/>
      <w:r>
        <w:t xml:space="preserve"> of charts and diagrams of different types. She uses bar charts, line </w:t>
      </w:r>
      <w:r w:rsidR="00C10319">
        <w:t>charts</w:t>
      </w:r>
      <w:r>
        <w:t>, pie charts, spiral charts</w:t>
      </w:r>
      <w:r w:rsidR="00C10319">
        <w:t>.</w:t>
      </w:r>
      <w:r w:rsidR="00E22473">
        <w:t xml:space="preserve"> </w:t>
      </w:r>
      <w:r w:rsidR="00C10319">
        <w:t>There is also user study involved in her work which shows in the end which visualization particular users understand better.</w:t>
      </w:r>
    </w:p>
    <w:p w14:paraId="71C3D089" w14:textId="04F0DFFB" w:rsidR="00916D02" w:rsidRDefault="00C10319" w:rsidP="00C10319">
      <w:pPr>
        <w:pStyle w:val="Heading1"/>
      </w:pPr>
      <w:bookmarkStart w:id="285" w:name="_Toc63193967"/>
      <w:r>
        <w:lastRenderedPageBreak/>
        <w:t>Design and Use Cases</w:t>
      </w:r>
      <w:bookmarkEnd w:id="285"/>
    </w:p>
    <w:p w14:paraId="680858B9" w14:textId="6D785DC1" w:rsidR="00C65B84" w:rsidRPr="00C65B84" w:rsidRDefault="00C65B84" w:rsidP="00C65B84">
      <w:pPr>
        <w:pStyle w:val="Heading2"/>
      </w:pPr>
      <w:bookmarkStart w:id="286" w:name="_Toc63193968"/>
      <w:commentRangeStart w:id="287"/>
      <w:r>
        <w:t>Importance of Fishery Visualization</w:t>
      </w:r>
      <w:commentRangeEnd w:id="287"/>
      <w:r w:rsidR="00D80D46">
        <w:rPr>
          <w:rStyle w:val="CommentReference"/>
          <w:rFonts w:eastAsiaTheme="minorHAnsi" w:cstheme="minorBidi"/>
          <w:b w:val="0"/>
          <w:color w:val="auto"/>
          <w:lang w:val="en-US"/>
        </w:rPr>
        <w:commentReference w:id="287"/>
      </w:r>
      <w:bookmarkEnd w:id="286"/>
    </w:p>
    <w:p w14:paraId="79E200E8" w14:textId="77777777" w:rsidR="00C10319" w:rsidRPr="00C10319" w:rsidRDefault="00C10319" w:rsidP="00507C0A">
      <w:pPr>
        <w:spacing w:after="0"/>
        <w:ind w:firstLine="720"/>
        <w:rPr>
          <w:rFonts w:ascii="Times New Roman" w:eastAsia="Times New Roman" w:hAnsi="Times New Roman" w:cs="Times New Roman"/>
          <w:sz w:val="24"/>
          <w:szCs w:val="24"/>
        </w:rPr>
      </w:pPr>
      <w:r w:rsidRPr="00C10319">
        <w:rPr>
          <w:rFonts w:eastAsia="Times New Roman" w:cs="Arial"/>
          <w:color w:val="000000"/>
        </w:rPr>
        <w:t xml:space="preserve">Ability to see yearly </w:t>
      </w:r>
      <w:commentRangeStart w:id="288"/>
      <w:r w:rsidRPr="00C10319">
        <w:rPr>
          <w:rFonts w:eastAsia="Times New Roman" w:cs="Arial"/>
          <w:color w:val="000000"/>
        </w:rPr>
        <w:t xml:space="preserve">correlation </w:t>
      </w:r>
      <w:commentRangeEnd w:id="288"/>
      <w:r w:rsidR="008D397D">
        <w:rPr>
          <w:rStyle w:val="CommentReference"/>
        </w:rPr>
        <w:commentReference w:id="288"/>
      </w:r>
      <w:r w:rsidRPr="00C10319">
        <w:rPr>
          <w:rFonts w:eastAsia="Times New Roman" w:cs="Arial"/>
          <w:color w:val="000000"/>
        </w:rPr>
        <w:t xml:space="preserve">is an important question for </w:t>
      </w:r>
      <w:commentRangeStart w:id="289"/>
      <w:r w:rsidRPr="00C10319">
        <w:rPr>
          <w:rFonts w:eastAsia="Times New Roman" w:cs="Arial"/>
          <w:color w:val="000000"/>
        </w:rPr>
        <w:t xml:space="preserve">marine scientists, biologists and businesses </w:t>
      </w:r>
      <w:commentRangeEnd w:id="289"/>
      <w:r w:rsidR="008D397D">
        <w:rPr>
          <w:rStyle w:val="CommentReference"/>
        </w:rPr>
        <w:commentReference w:id="289"/>
      </w:r>
      <w:r w:rsidRPr="00C10319">
        <w:rPr>
          <w:rFonts w:eastAsia="Times New Roman" w:cs="Arial"/>
          <w:color w:val="000000"/>
        </w:rPr>
        <w:t>which relay on a specific fish type.</w:t>
      </w:r>
    </w:p>
    <w:p w14:paraId="6E49BD83" w14:textId="210C39C9" w:rsidR="00C10319" w:rsidRDefault="00C10319" w:rsidP="00507C0A">
      <w:pPr>
        <w:spacing w:after="0"/>
        <w:ind w:firstLine="720"/>
        <w:rPr>
          <w:rFonts w:eastAsia="Times New Roman" w:cs="Arial"/>
          <w:color w:val="000000"/>
        </w:rPr>
      </w:pPr>
      <w:r w:rsidRPr="00C10319">
        <w:rPr>
          <w:rFonts w:eastAsia="Times New Roman" w:cs="Arial"/>
          <w:color w:val="000000"/>
        </w:rPr>
        <w:t>According to the articles</w:t>
      </w:r>
      <w:r w:rsidR="00507C0A">
        <w:rPr>
          <w:rFonts w:eastAsia="Times New Roman" w:cs="Arial"/>
          <w:color w:val="000000"/>
        </w:rPr>
        <w:t xml:space="preserve"> and papers</w:t>
      </w:r>
      <w:r w:rsidRPr="00C10319">
        <w:rPr>
          <w:rFonts w:eastAsia="Times New Roman" w:cs="Arial"/>
          <w:color w:val="000000"/>
        </w:rPr>
        <w:t xml:space="preserve"> below people are more and more concerned about </w:t>
      </w:r>
      <w:commentRangeStart w:id="290"/>
      <w:r w:rsidRPr="00C10319">
        <w:rPr>
          <w:rFonts w:eastAsia="Times New Roman" w:cs="Arial"/>
          <w:color w:val="000000"/>
        </w:rPr>
        <w:t xml:space="preserve">the state </w:t>
      </w:r>
      <w:commentRangeEnd w:id="290"/>
      <w:r w:rsidR="002D1AC8">
        <w:rPr>
          <w:rStyle w:val="CommentReference"/>
        </w:rPr>
        <w:commentReference w:id="290"/>
      </w:r>
      <w:r w:rsidRPr="00C10319">
        <w:rPr>
          <w:rFonts w:eastAsia="Times New Roman" w:cs="Arial"/>
          <w:color w:val="000000"/>
        </w:rPr>
        <w:t>of the fish in the world ocean.</w:t>
      </w:r>
    </w:p>
    <w:p w14:paraId="6D1189BE" w14:textId="615C1853" w:rsidR="00507C0A" w:rsidRDefault="00507C0A" w:rsidP="00507C0A">
      <w:pPr>
        <w:spacing w:after="0"/>
        <w:ind w:firstLine="720"/>
        <w:rPr>
          <w:rFonts w:eastAsia="Times New Roman" w:cs="Arial"/>
          <w:color w:val="000000"/>
        </w:rPr>
      </w:pPr>
    </w:p>
    <w:p w14:paraId="251E250F" w14:textId="6BC77B39" w:rsidR="00D97021" w:rsidDel="00B4555E" w:rsidRDefault="00D97021" w:rsidP="00B4555E">
      <w:pPr>
        <w:spacing w:after="0"/>
        <w:ind w:firstLine="720"/>
        <w:rPr>
          <w:del w:id="291" w:author="Vladymyr Kozyr" w:date="2021-02-07T20:10:00Z"/>
          <w:rFonts w:eastAsia="Times New Roman" w:cs="Arial"/>
          <w:color w:val="000000"/>
        </w:rPr>
        <w:pPrChange w:id="292" w:author="Vladymyr Kozyr" w:date="2021-02-07T20:10:00Z">
          <w:pPr>
            <w:spacing w:after="0"/>
            <w:ind w:firstLine="720"/>
          </w:pPr>
        </w:pPrChange>
      </w:pPr>
      <w:r w:rsidRPr="00B4555E">
        <w:rPr>
          <w:rFonts w:eastAsia="Times New Roman" w:cs="Arial"/>
          <w:b/>
          <w:bCs/>
          <w:color w:val="000000"/>
          <w:rPrChange w:id="293" w:author="Vladymyr Kozyr" w:date="2021-02-07T20:13:00Z">
            <w:rPr>
              <w:rFonts w:eastAsia="Times New Roman" w:cs="Arial"/>
              <w:color w:val="000000"/>
            </w:rPr>
          </w:rPrChange>
        </w:rPr>
        <w:t>Fish population monitoring</w:t>
      </w:r>
      <w:ins w:id="294" w:author="Vladymyr Kozyr" w:date="2021-02-07T20:03:00Z">
        <w:r w:rsidR="00EE0EA4">
          <w:rPr>
            <w:rFonts w:eastAsia="Times New Roman" w:cs="Arial"/>
            <w:color w:val="000000"/>
          </w:rPr>
          <w:t xml:space="preserve"> </w:t>
        </w:r>
      </w:ins>
      <w:customXmlInsRangeStart w:id="295" w:author="Vladymyr Kozyr" w:date="2021-02-07T21:00:00Z"/>
      <w:sdt>
        <w:sdtPr>
          <w:rPr>
            <w:rFonts w:eastAsia="Times New Roman" w:cs="Arial"/>
            <w:color w:val="000000"/>
          </w:rPr>
          <w:id w:val="-1093547722"/>
          <w:citation/>
        </w:sdtPr>
        <w:sdtContent>
          <w:customXmlInsRangeEnd w:id="295"/>
          <w:ins w:id="296" w:author="Vladymyr Kozyr" w:date="2021-02-07T21:00:00Z">
            <w:r w:rsidR="00692B08">
              <w:rPr>
                <w:rFonts w:eastAsia="Times New Roman" w:cs="Arial"/>
                <w:color w:val="000000"/>
              </w:rPr>
              <w:fldChar w:fldCharType="begin"/>
            </w:r>
            <w:r w:rsidR="00692B08">
              <w:rPr>
                <w:rFonts w:eastAsia="Times New Roman" w:cs="Arial"/>
                <w:color w:val="000000"/>
                <w:lang w:val="en-CA"/>
              </w:rPr>
              <w:instrText xml:space="preserve"> CITATION Min14 \l 4105 </w:instrText>
            </w:r>
          </w:ins>
          <w:r w:rsidR="00692B08">
            <w:rPr>
              <w:rFonts w:eastAsia="Times New Roman" w:cs="Arial"/>
              <w:color w:val="000000"/>
            </w:rPr>
            <w:fldChar w:fldCharType="separate"/>
          </w:r>
          <w:ins w:id="297" w:author="Vladymyr Kozyr" w:date="2021-02-07T21:00:00Z">
            <w:r w:rsidR="00692B08" w:rsidRPr="00692B08">
              <w:rPr>
                <w:rFonts w:eastAsia="Times New Roman" w:cs="Arial"/>
                <w:noProof/>
                <w:color w:val="000000"/>
                <w:lang w:val="en-CA"/>
                <w:rPrChange w:id="298" w:author="Vladymyr Kozyr" w:date="2021-02-07T21:00:00Z">
                  <w:rPr>
                    <w:rFonts w:eastAsia="Times New Roman"/>
                  </w:rPr>
                </w:rPrChange>
              </w:rPr>
              <w:t>[7]</w:t>
            </w:r>
            <w:r w:rsidR="00692B08">
              <w:rPr>
                <w:rFonts w:eastAsia="Times New Roman" w:cs="Arial"/>
                <w:color w:val="000000"/>
              </w:rPr>
              <w:fldChar w:fldCharType="end"/>
            </w:r>
          </w:ins>
          <w:customXmlInsRangeStart w:id="299" w:author="Vladymyr Kozyr" w:date="2021-02-07T21:00:00Z"/>
        </w:sdtContent>
      </w:sdt>
      <w:customXmlInsRangeEnd w:id="299"/>
    </w:p>
    <w:p w14:paraId="3E2193B8" w14:textId="07B84F90" w:rsidR="00D97021" w:rsidRDefault="00EE0EA4" w:rsidP="00B4555E">
      <w:pPr>
        <w:spacing w:after="0"/>
        <w:ind w:firstLine="720"/>
        <w:pPrChange w:id="300" w:author="Vladymyr Kozyr" w:date="2021-02-07T20:10:00Z">
          <w:pPr>
            <w:spacing w:after="0"/>
          </w:pPr>
        </w:pPrChange>
      </w:pPr>
      <w:del w:id="301" w:author="Vladymyr Kozyr" w:date="2021-02-07T20:10:00Z">
        <w:r w:rsidDel="00B4555E">
          <w:fldChar w:fldCharType="begin"/>
        </w:r>
        <w:r w:rsidDel="00B4555E">
          <w:delInstrText xml:space="preserve"> HYPERLINK "https://www.ontario.ca/page/methods-monitoring-fish-populations" </w:delInstrText>
        </w:r>
        <w:r w:rsidDel="00B4555E">
          <w:fldChar w:fldCharType="separate"/>
        </w:r>
        <w:r w:rsidR="0016722A" w:rsidRPr="009553F2" w:rsidDel="00B4555E">
          <w:rPr>
            <w:rStyle w:val="Hyperlink"/>
            <w:lang w:val="uk-UA"/>
          </w:rPr>
          <w:delText>https://www.ontario.ca/page/methods-monitoring-fish-populations</w:delText>
        </w:r>
        <w:r w:rsidDel="00B4555E">
          <w:rPr>
            <w:rStyle w:val="Hyperlink"/>
            <w:lang w:val="uk-UA"/>
          </w:rPr>
          <w:fldChar w:fldCharType="end"/>
        </w:r>
      </w:del>
    </w:p>
    <w:p w14:paraId="746EE0D2" w14:textId="77777777" w:rsidR="00D97021" w:rsidRPr="00D97021" w:rsidRDefault="00D97021" w:rsidP="00D97021">
      <w:pPr>
        <w:spacing w:after="0"/>
        <w:ind w:firstLine="720"/>
        <w:rPr>
          <w:rFonts w:eastAsia="Times New Roman" w:cs="Arial"/>
          <w:color w:val="000000"/>
        </w:rPr>
      </w:pPr>
      <w:r w:rsidRPr="00D97021">
        <w:rPr>
          <w:rFonts w:eastAsia="Times New Roman" w:cs="Arial"/>
          <w:color w:val="000000"/>
        </w:rPr>
        <w:t xml:space="preserve">Reporting on the status of aquatic resources and how they are changing over time and understanding the impacts of </w:t>
      </w:r>
      <w:proofErr w:type="gramStart"/>
      <w:r w:rsidRPr="00D97021">
        <w:rPr>
          <w:rFonts w:eastAsia="Times New Roman" w:cs="Arial"/>
          <w:color w:val="000000"/>
        </w:rPr>
        <w:t>large scale</w:t>
      </w:r>
      <w:proofErr w:type="gramEnd"/>
      <w:r w:rsidRPr="00D97021">
        <w:rPr>
          <w:rFonts w:eastAsia="Times New Roman" w:cs="Arial"/>
          <w:color w:val="000000"/>
        </w:rPr>
        <w:t xml:space="preserve"> disturbance and human activities on aquatic resources are among the most important processes for assessing the state of ecosystems.</w:t>
      </w:r>
    </w:p>
    <w:p w14:paraId="3FC170DC" w14:textId="388FB36B" w:rsidR="00D97021" w:rsidRDefault="00D97021" w:rsidP="00D97021">
      <w:pPr>
        <w:spacing w:after="0"/>
        <w:ind w:firstLine="720"/>
        <w:rPr>
          <w:rFonts w:eastAsia="Times New Roman" w:cs="Arial"/>
          <w:color w:val="000000"/>
        </w:rPr>
      </w:pPr>
      <w:r w:rsidRPr="00D97021">
        <w:rPr>
          <w:rFonts w:eastAsia="Times New Roman" w:cs="Arial"/>
          <w:color w:val="000000"/>
        </w:rPr>
        <w:t>To display the human influence on an ecosystem or a certain type of fish, data on the amount of catch of this species by region, the number of the species in comparison with previous years, data from the SARA and COSEWIC organization about species at risk etc. can be useful.</w:t>
      </w:r>
    </w:p>
    <w:p w14:paraId="7BE2D0AF" w14:textId="77777777" w:rsidR="0016722A" w:rsidRDefault="0016722A" w:rsidP="00D97021">
      <w:pPr>
        <w:spacing w:after="0"/>
        <w:ind w:firstLine="720"/>
        <w:rPr>
          <w:rFonts w:eastAsia="Times New Roman" w:cs="Arial"/>
          <w:color w:val="000000"/>
        </w:rPr>
      </w:pPr>
    </w:p>
    <w:p w14:paraId="3E732F4B" w14:textId="10B0B3E7" w:rsidR="0016722A" w:rsidRPr="0016722A" w:rsidDel="00B4555E" w:rsidRDefault="00EE0EA4" w:rsidP="0016722A">
      <w:pPr>
        <w:rPr>
          <w:del w:id="302" w:author="Vladymyr Kozyr" w:date="2021-02-07T20:12:00Z"/>
          <w:rFonts w:asciiTheme="minorHAnsi" w:hAnsiTheme="minorHAnsi"/>
        </w:rPr>
      </w:pPr>
      <w:del w:id="303" w:author="Vladymyr Kozyr" w:date="2021-02-07T20:12:00Z">
        <w:r w:rsidDel="00B4555E">
          <w:fldChar w:fldCharType="begin"/>
        </w:r>
        <w:r w:rsidDel="00B4555E">
          <w:delInstrText xml:space="preserve"> HYPERLINK "https://waves-vagues.dfo-mpo.gc.ca/Library/40622745.pdf" </w:delInstrText>
        </w:r>
        <w:r w:rsidDel="00B4555E">
          <w:fldChar w:fldCharType="separate"/>
        </w:r>
        <w:r w:rsidR="0016722A" w:rsidDel="00B4555E">
          <w:rPr>
            <w:rStyle w:val="Hyperlink"/>
          </w:rPr>
          <w:delText>https</w:delText>
        </w:r>
        <w:r w:rsidR="0016722A" w:rsidRPr="0016722A" w:rsidDel="00B4555E">
          <w:rPr>
            <w:rStyle w:val="Hyperlink"/>
          </w:rPr>
          <w:delText>://</w:delText>
        </w:r>
        <w:r w:rsidR="0016722A" w:rsidDel="00B4555E">
          <w:rPr>
            <w:rStyle w:val="Hyperlink"/>
          </w:rPr>
          <w:delText>waves</w:delText>
        </w:r>
        <w:r w:rsidR="0016722A" w:rsidRPr="0016722A" w:rsidDel="00B4555E">
          <w:rPr>
            <w:rStyle w:val="Hyperlink"/>
          </w:rPr>
          <w:delText>-</w:delText>
        </w:r>
        <w:r w:rsidR="0016722A" w:rsidDel="00B4555E">
          <w:rPr>
            <w:rStyle w:val="Hyperlink"/>
          </w:rPr>
          <w:delText>vagues</w:delText>
        </w:r>
        <w:r w:rsidR="0016722A" w:rsidRPr="0016722A" w:rsidDel="00B4555E">
          <w:rPr>
            <w:rStyle w:val="Hyperlink"/>
          </w:rPr>
          <w:delText>.</w:delText>
        </w:r>
        <w:r w:rsidR="0016722A" w:rsidDel="00B4555E">
          <w:rPr>
            <w:rStyle w:val="Hyperlink"/>
          </w:rPr>
          <w:delText>dfo</w:delText>
        </w:r>
        <w:r w:rsidR="0016722A" w:rsidRPr="0016722A" w:rsidDel="00B4555E">
          <w:rPr>
            <w:rStyle w:val="Hyperlink"/>
          </w:rPr>
          <w:delText>-</w:delText>
        </w:r>
        <w:r w:rsidR="0016722A" w:rsidDel="00B4555E">
          <w:rPr>
            <w:rStyle w:val="Hyperlink"/>
          </w:rPr>
          <w:delText>mpo</w:delText>
        </w:r>
        <w:r w:rsidR="0016722A" w:rsidRPr="0016722A" w:rsidDel="00B4555E">
          <w:rPr>
            <w:rStyle w:val="Hyperlink"/>
          </w:rPr>
          <w:delText>.</w:delText>
        </w:r>
        <w:r w:rsidR="0016722A" w:rsidDel="00B4555E">
          <w:rPr>
            <w:rStyle w:val="Hyperlink"/>
          </w:rPr>
          <w:delText>gc</w:delText>
        </w:r>
        <w:r w:rsidR="0016722A" w:rsidRPr="0016722A" w:rsidDel="00B4555E">
          <w:rPr>
            <w:rStyle w:val="Hyperlink"/>
          </w:rPr>
          <w:delText>.</w:delText>
        </w:r>
        <w:r w:rsidR="0016722A" w:rsidDel="00B4555E">
          <w:rPr>
            <w:rStyle w:val="Hyperlink"/>
          </w:rPr>
          <w:delText>ca</w:delText>
        </w:r>
        <w:r w:rsidR="0016722A" w:rsidRPr="0016722A" w:rsidDel="00B4555E">
          <w:rPr>
            <w:rStyle w:val="Hyperlink"/>
          </w:rPr>
          <w:delText>/</w:delText>
        </w:r>
        <w:r w:rsidR="0016722A" w:rsidDel="00B4555E">
          <w:rPr>
            <w:rStyle w:val="Hyperlink"/>
          </w:rPr>
          <w:delText>Library</w:delText>
        </w:r>
        <w:r w:rsidR="0016722A" w:rsidRPr="0016722A" w:rsidDel="00B4555E">
          <w:rPr>
            <w:rStyle w:val="Hyperlink"/>
          </w:rPr>
          <w:delText>/40622745.</w:delText>
        </w:r>
        <w:r w:rsidR="0016722A" w:rsidDel="00B4555E">
          <w:rPr>
            <w:rStyle w:val="Hyperlink"/>
          </w:rPr>
          <w:delText>pdf</w:delText>
        </w:r>
        <w:r w:rsidDel="00B4555E">
          <w:rPr>
            <w:rStyle w:val="Hyperlink"/>
          </w:rPr>
          <w:fldChar w:fldCharType="end"/>
        </w:r>
      </w:del>
    </w:p>
    <w:p w14:paraId="6C82CBA6" w14:textId="13E5BA09" w:rsidR="0016722A" w:rsidRPr="00D97021" w:rsidRDefault="0016722A" w:rsidP="00D97021">
      <w:pPr>
        <w:spacing w:after="0"/>
        <w:ind w:firstLine="720"/>
        <w:rPr>
          <w:rFonts w:eastAsia="Times New Roman" w:cs="Arial"/>
          <w:color w:val="000000"/>
        </w:rPr>
      </w:pPr>
      <w:r w:rsidRPr="0016722A">
        <w:rPr>
          <w:rFonts w:eastAsia="Times New Roman" w:cs="Arial"/>
          <w:color w:val="000000"/>
        </w:rPr>
        <w:t>The 1993 Report on the status of groundfish stocks in the Canadian Northwest Atlantic</w:t>
      </w:r>
      <w:ins w:id="304" w:author="Vladymyr Kozyr" w:date="2021-02-07T21:01:00Z">
        <w:r w:rsidR="00692B08">
          <w:rPr>
            <w:rFonts w:eastAsia="Times New Roman" w:cs="Arial"/>
            <w:color w:val="000000"/>
          </w:rPr>
          <w:t xml:space="preserve"> </w:t>
        </w:r>
      </w:ins>
      <w:customXmlInsRangeStart w:id="305" w:author="Vladymyr Kozyr" w:date="2021-02-07T21:01:00Z"/>
      <w:sdt>
        <w:sdtPr>
          <w:rPr>
            <w:rFonts w:eastAsia="Times New Roman" w:cs="Arial"/>
            <w:color w:val="000000"/>
          </w:rPr>
          <w:id w:val="-528027559"/>
          <w:citation/>
        </w:sdtPr>
        <w:sdtContent>
          <w:customXmlInsRangeEnd w:id="305"/>
          <w:ins w:id="306" w:author="Vladymyr Kozyr" w:date="2021-02-07T21:01:00Z">
            <w:r w:rsidR="00692B08">
              <w:rPr>
                <w:rFonts w:eastAsia="Times New Roman" w:cs="Arial"/>
                <w:color w:val="000000"/>
              </w:rPr>
              <w:fldChar w:fldCharType="begin"/>
            </w:r>
            <w:r w:rsidR="00692B08">
              <w:rPr>
                <w:rFonts w:eastAsia="Times New Roman" w:cs="Arial"/>
                <w:color w:val="000000"/>
                <w:lang w:val="en-CA"/>
              </w:rPr>
              <w:instrText xml:space="preserve"> CITATION DFO93 \l 4105 </w:instrText>
            </w:r>
          </w:ins>
          <w:r w:rsidR="00692B08">
            <w:rPr>
              <w:rFonts w:eastAsia="Times New Roman" w:cs="Arial"/>
              <w:color w:val="000000"/>
            </w:rPr>
            <w:fldChar w:fldCharType="separate"/>
          </w:r>
          <w:ins w:id="307" w:author="Vladymyr Kozyr" w:date="2021-02-07T21:01:00Z">
            <w:r w:rsidR="00692B08" w:rsidRPr="00692B08">
              <w:rPr>
                <w:rFonts w:eastAsia="Times New Roman" w:cs="Arial"/>
                <w:noProof/>
                <w:color w:val="000000"/>
                <w:lang w:val="en-CA"/>
                <w:rPrChange w:id="308" w:author="Vladymyr Kozyr" w:date="2021-02-07T21:01:00Z">
                  <w:rPr>
                    <w:rFonts w:eastAsia="Times New Roman"/>
                  </w:rPr>
                </w:rPrChange>
              </w:rPr>
              <w:t>[8]</w:t>
            </w:r>
            <w:r w:rsidR="00692B08">
              <w:rPr>
                <w:rFonts w:eastAsia="Times New Roman" w:cs="Arial"/>
                <w:color w:val="000000"/>
              </w:rPr>
              <w:fldChar w:fldCharType="end"/>
            </w:r>
          </w:ins>
          <w:customXmlInsRangeStart w:id="309" w:author="Vladymyr Kozyr" w:date="2021-02-07T21:01:00Z"/>
        </w:sdtContent>
      </w:sdt>
      <w:customXmlInsRangeEnd w:id="309"/>
      <w:r w:rsidRPr="0016722A">
        <w:rPr>
          <w:rFonts w:eastAsia="Times New Roman" w:cs="Arial"/>
          <w:color w:val="000000"/>
        </w:rPr>
        <w:t xml:space="preserve"> reported </w:t>
      </w:r>
      <w:r>
        <w:rPr>
          <w:rFonts w:eastAsia="Times New Roman" w:cs="Arial"/>
          <w:color w:val="000000"/>
        </w:rPr>
        <w:t>cod</w:t>
      </w:r>
      <w:r w:rsidRPr="0016722A">
        <w:rPr>
          <w:rFonts w:eastAsia="Times New Roman" w:cs="Arial"/>
          <w:color w:val="000000"/>
        </w:rPr>
        <w:t xml:space="preserve"> catch data. Used multiplicative analyzes of catch-at-age from research surveys and the commercial fishery and on average fishing mortalities from preliminary SPA. Based on these data, it was concluded that fishing mortality (page 17) and that there has been a gradua</w:t>
      </w:r>
      <w:r>
        <w:rPr>
          <w:rFonts w:eastAsia="Times New Roman" w:cs="Arial"/>
          <w:color w:val="000000"/>
        </w:rPr>
        <w:t>l</w:t>
      </w:r>
      <w:r w:rsidRPr="0016722A">
        <w:rPr>
          <w:rFonts w:eastAsia="Times New Roman" w:cs="Arial"/>
          <w:color w:val="000000"/>
        </w:rPr>
        <w:t xml:space="preserve"> decline in stock size through the second half of the 1980s.</w:t>
      </w:r>
    </w:p>
    <w:p w14:paraId="671E706E" w14:textId="2ED31257" w:rsidR="00507C0A" w:rsidRDefault="0016722A" w:rsidP="00507C0A">
      <w:pPr>
        <w:spacing w:after="0" w:line="240" w:lineRule="auto"/>
        <w:ind w:firstLine="720"/>
        <w:rPr>
          <w:rFonts w:eastAsia="Times New Roman" w:cs="Arial"/>
          <w:color w:val="000000"/>
        </w:rPr>
      </w:pPr>
      <w:r>
        <w:rPr>
          <w:noProof/>
        </w:rPr>
        <w:lastRenderedPageBreak/>
        <w:drawing>
          <wp:inline distT="0" distB="0" distL="0" distR="0" wp14:anchorId="79B2FCAF" wp14:editId="578F168E">
            <wp:extent cx="5486400" cy="3350260"/>
            <wp:effectExtent l="0" t="0" r="0" b="2540"/>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5486400" cy="3350260"/>
                    </a:xfrm>
                    <a:prstGeom prst="rect">
                      <a:avLst/>
                    </a:prstGeom>
                  </pic:spPr>
                </pic:pic>
              </a:graphicData>
            </a:graphic>
          </wp:inline>
        </w:drawing>
      </w:r>
    </w:p>
    <w:p w14:paraId="72734D73" w14:textId="73456506" w:rsidR="0016722A" w:rsidRDefault="0016722A" w:rsidP="0016722A">
      <w:pPr>
        <w:spacing w:after="0" w:line="240" w:lineRule="auto"/>
        <w:ind w:firstLine="720"/>
        <w:jc w:val="center"/>
        <w:rPr>
          <w:rFonts w:eastAsia="Times New Roman" w:cs="Arial"/>
          <w:color w:val="000000"/>
        </w:rPr>
      </w:pPr>
      <w:r>
        <w:rPr>
          <w:rFonts w:eastAsia="Times New Roman" w:cs="Arial"/>
          <w:color w:val="000000"/>
        </w:rPr>
        <w:t>Figure 3.1.1</w:t>
      </w:r>
    </w:p>
    <w:p w14:paraId="48417AC2" w14:textId="77777777" w:rsidR="0016722A" w:rsidRPr="00D97021" w:rsidRDefault="0016722A" w:rsidP="0016722A">
      <w:pPr>
        <w:spacing w:after="0" w:line="240" w:lineRule="auto"/>
        <w:ind w:firstLine="720"/>
        <w:jc w:val="center"/>
        <w:rPr>
          <w:rFonts w:eastAsia="Times New Roman" w:cs="Arial"/>
          <w:color w:val="000000"/>
        </w:rPr>
      </w:pPr>
    </w:p>
    <w:p w14:paraId="56806D6E" w14:textId="7BB95AAE" w:rsidR="0016722A" w:rsidRDefault="0016722A" w:rsidP="0016722A">
      <w:pPr>
        <w:spacing w:after="0"/>
        <w:ind w:firstLine="720"/>
        <w:rPr>
          <w:rFonts w:eastAsia="Times New Roman" w:cs="Arial"/>
          <w:color w:val="000000"/>
        </w:rPr>
      </w:pPr>
      <w:r w:rsidRPr="0016722A">
        <w:rPr>
          <w:rFonts w:eastAsia="Times New Roman" w:cs="Arial"/>
          <w:color w:val="000000"/>
        </w:rPr>
        <w:t xml:space="preserve">In the same report, data on the amount of COD catches from 1960 to 1994 </w:t>
      </w:r>
      <w:r>
        <w:rPr>
          <w:rFonts w:eastAsia="Times New Roman" w:cs="Arial"/>
          <w:color w:val="000000"/>
        </w:rPr>
        <w:t>was</w:t>
      </w:r>
      <w:r w:rsidRPr="0016722A">
        <w:rPr>
          <w:rFonts w:eastAsia="Times New Roman" w:cs="Arial"/>
          <w:color w:val="000000"/>
        </w:rPr>
        <w:t xml:space="preserve"> provided and compared with data on the population of different age groups of this species, fish mortality, recruitment, supply and demand, etc. for the same period of time.</w:t>
      </w:r>
    </w:p>
    <w:p w14:paraId="10D8CF3B" w14:textId="314CDD2A" w:rsidR="0016722A" w:rsidDel="00B4555E" w:rsidRDefault="0016722A" w:rsidP="0016722A">
      <w:pPr>
        <w:spacing w:after="0"/>
        <w:ind w:firstLine="720"/>
        <w:rPr>
          <w:del w:id="310" w:author="Vladymyr Kozyr" w:date="2021-02-07T20:18:00Z"/>
          <w:rFonts w:eastAsia="Times New Roman" w:cs="Arial"/>
          <w:color w:val="000000"/>
        </w:rPr>
      </w:pPr>
    </w:p>
    <w:p w14:paraId="6CCD6E52" w14:textId="77777777" w:rsidR="00B4555E" w:rsidRDefault="00B4555E" w:rsidP="0016722A">
      <w:pPr>
        <w:spacing w:after="0" w:line="240" w:lineRule="auto"/>
        <w:ind w:firstLine="720"/>
        <w:rPr>
          <w:ins w:id="311" w:author="Vladymyr Kozyr" w:date="2021-02-07T20:18:00Z"/>
          <w:rFonts w:eastAsia="Times New Roman" w:cs="Arial"/>
          <w:color w:val="000000"/>
        </w:rPr>
      </w:pPr>
    </w:p>
    <w:p w14:paraId="3510F1EF" w14:textId="456E3DFD" w:rsidR="0016722A" w:rsidDel="00B4555E" w:rsidRDefault="00EE0EA4" w:rsidP="0016722A">
      <w:pPr>
        <w:jc w:val="both"/>
        <w:rPr>
          <w:del w:id="312" w:author="Vladymyr Kozyr" w:date="2021-02-07T20:18:00Z"/>
          <w:rFonts w:asciiTheme="minorHAnsi" w:hAnsiTheme="minorHAnsi"/>
          <w:lang w:val="uk-UA"/>
        </w:rPr>
      </w:pPr>
      <w:del w:id="313" w:author="Vladymyr Kozyr" w:date="2021-02-07T20:18:00Z">
        <w:r w:rsidDel="00B4555E">
          <w:fldChar w:fldCharType="begin"/>
        </w:r>
        <w:r w:rsidDel="00B4555E">
          <w:delInstrText xml:space="preserve"> HYPERLINK "https://waves-vagues.dfo-mpo.gc.ca/Library/331887.pdf" </w:delInstrText>
        </w:r>
        <w:r w:rsidDel="00B4555E">
          <w:fldChar w:fldCharType="separate"/>
        </w:r>
        <w:r w:rsidR="0016722A" w:rsidDel="00B4555E">
          <w:rPr>
            <w:rStyle w:val="Hyperlink"/>
          </w:rPr>
          <w:delText>https</w:delText>
        </w:r>
        <w:r w:rsidR="0016722A" w:rsidDel="00B4555E">
          <w:rPr>
            <w:rStyle w:val="Hyperlink"/>
            <w:lang w:val="uk-UA"/>
          </w:rPr>
          <w:delText>://</w:delText>
        </w:r>
        <w:r w:rsidR="0016722A" w:rsidDel="00B4555E">
          <w:rPr>
            <w:rStyle w:val="Hyperlink"/>
          </w:rPr>
          <w:delText>waves</w:delText>
        </w:r>
        <w:r w:rsidR="0016722A" w:rsidDel="00B4555E">
          <w:rPr>
            <w:rStyle w:val="Hyperlink"/>
            <w:lang w:val="uk-UA"/>
          </w:rPr>
          <w:delText>-</w:delText>
        </w:r>
        <w:r w:rsidR="0016722A" w:rsidDel="00B4555E">
          <w:rPr>
            <w:rStyle w:val="Hyperlink"/>
          </w:rPr>
          <w:delText>vagues</w:delText>
        </w:r>
        <w:r w:rsidR="0016722A" w:rsidDel="00B4555E">
          <w:rPr>
            <w:rStyle w:val="Hyperlink"/>
            <w:lang w:val="uk-UA"/>
          </w:rPr>
          <w:delText>.</w:delText>
        </w:r>
        <w:r w:rsidR="0016722A" w:rsidDel="00B4555E">
          <w:rPr>
            <w:rStyle w:val="Hyperlink"/>
          </w:rPr>
          <w:delText>dfo</w:delText>
        </w:r>
        <w:r w:rsidR="0016722A" w:rsidDel="00B4555E">
          <w:rPr>
            <w:rStyle w:val="Hyperlink"/>
            <w:lang w:val="uk-UA"/>
          </w:rPr>
          <w:delText>-</w:delText>
        </w:r>
        <w:r w:rsidR="0016722A" w:rsidDel="00B4555E">
          <w:rPr>
            <w:rStyle w:val="Hyperlink"/>
          </w:rPr>
          <w:delText>mpo</w:delText>
        </w:r>
        <w:r w:rsidR="0016722A" w:rsidDel="00B4555E">
          <w:rPr>
            <w:rStyle w:val="Hyperlink"/>
            <w:lang w:val="uk-UA"/>
          </w:rPr>
          <w:delText>.</w:delText>
        </w:r>
        <w:r w:rsidR="0016722A" w:rsidDel="00B4555E">
          <w:rPr>
            <w:rStyle w:val="Hyperlink"/>
          </w:rPr>
          <w:delText>gc</w:delText>
        </w:r>
        <w:r w:rsidR="0016722A" w:rsidDel="00B4555E">
          <w:rPr>
            <w:rStyle w:val="Hyperlink"/>
            <w:lang w:val="uk-UA"/>
          </w:rPr>
          <w:delText>.</w:delText>
        </w:r>
        <w:r w:rsidR="0016722A" w:rsidDel="00B4555E">
          <w:rPr>
            <w:rStyle w:val="Hyperlink"/>
          </w:rPr>
          <w:delText>ca</w:delText>
        </w:r>
        <w:r w:rsidR="0016722A" w:rsidDel="00B4555E">
          <w:rPr>
            <w:rStyle w:val="Hyperlink"/>
            <w:lang w:val="uk-UA"/>
          </w:rPr>
          <w:delText>/</w:delText>
        </w:r>
        <w:r w:rsidR="0016722A" w:rsidDel="00B4555E">
          <w:rPr>
            <w:rStyle w:val="Hyperlink"/>
          </w:rPr>
          <w:delText>Library</w:delText>
        </w:r>
        <w:r w:rsidR="0016722A" w:rsidDel="00B4555E">
          <w:rPr>
            <w:rStyle w:val="Hyperlink"/>
            <w:lang w:val="uk-UA"/>
          </w:rPr>
          <w:delText>/331887.</w:delText>
        </w:r>
        <w:r w:rsidR="0016722A" w:rsidDel="00B4555E">
          <w:rPr>
            <w:rStyle w:val="Hyperlink"/>
          </w:rPr>
          <w:delText>pdf</w:delText>
        </w:r>
        <w:r w:rsidDel="00B4555E">
          <w:rPr>
            <w:rStyle w:val="Hyperlink"/>
          </w:rPr>
          <w:fldChar w:fldCharType="end"/>
        </w:r>
      </w:del>
    </w:p>
    <w:p w14:paraId="34CA35AA" w14:textId="1B58F966" w:rsidR="0016722A" w:rsidRDefault="0016722A" w:rsidP="0016722A">
      <w:pPr>
        <w:spacing w:after="0"/>
        <w:ind w:firstLine="720"/>
        <w:rPr>
          <w:rFonts w:eastAsia="Times New Roman" w:cs="Arial"/>
          <w:color w:val="000000"/>
          <w:lang w:val="uk-UA"/>
        </w:rPr>
      </w:pPr>
      <w:proofErr w:type="spellStart"/>
      <w:r w:rsidRPr="0016722A">
        <w:rPr>
          <w:rFonts w:eastAsia="Times New Roman" w:cs="Arial"/>
          <w:color w:val="000000"/>
          <w:lang w:val="uk-UA"/>
        </w:rPr>
        <w:t>The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Stock</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Status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Report</w:t>
      </w:r>
      <w:proofErr w:type="spellEnd"/>
      <w:ins w:id="314" w:author="Vladymyr Kozyr" w:date="2021-02-07T20:18:00Z">
        <w:r w:rsidR="00B4555E">
          <w:rPr>
            <w:rFonts w:eastAsia="Times New Roman" w:cs="Arial"/>
            <w:color w:val="000000"/>
            <w:lang w:val="en-CA"/>
          </w:rPr>
          <w:t xml:space="preserve"> </w:t>
        </w:r>
      </w:ins>
      <w:customXmlInsRangeStart w:id="315" w:author="Vladymyr Kozyr" w:date="2021-02-07T21:01:00Z"/>
      <w:sdt>
        <w:sdtPr>
          <w:rPr>
            <w:rFonts w:eastAsia="Times New Roman" w:cs="Arial"/>
            <w:color w:val="000000"/>
            <w:lang w:val="en-CA"/>
          </w:rPr>
          <w:id w:val="-1472214421"/>
          <w:citation/>
        </w:sdtPr>
        <w:sdtContent>
          <w:customXmlInsRangeEnd w:id="315"/>
          <w:ins w:id="316" w:author="Vladymyr Kozyr" w:date="2021-02-07T21:01:00Z">
            <w:r w:rsidR="00692B08">
              <w:rPr>
                <w:rFonts w:eastAsia="Times New Roman" w:cs="Arial"/>
                <w:color w:val="000000"/>
                <w:lang w:val="en-CA"/>
              </w:rPr>
              <w:fldChar w:fldCharType="begin"/>
            </w:r>
            <w:r w:rsidR="00692B08">
              <w:rPr>
                <w:rFonts w:eastAsia="Times New Roman" w:cs="Arial"/>
                <w:color w:val="000000"/>
                <w:lang w:val="en-CA"/>
              </w:rPr>
              <w:instrText xml:space="preserve"> CITATION Fis04 \l 4105 </w:instrText>
            </w:r>
          </w:ins>
          <w:r w:rsidR="00692B08">
            <w:rPr>
              <w:rFonts w:eastAsia="Times New Roman" w:cs="Arial"/>
              <w:color w:val="000000"/>
              <w:lang w:val="en-CA"/>
            </w:rPr>
            <w:fldChar w:fldCharType="separate"/>
          </w:r>
          <w:ins w:id="317" w:author="Vladymyr Kozyr" w:date="2021-02-07T21:01:00Z">
            <w:r w:rsidR="00692B08" w:rsidRPr="00692B08">
              <w:rPr>
                <w:rFonts w:eastAsia="Times New Roman" w:cs="Arial"/>
                <w:noProof/>
                <w:color w:val="000000"/>
                <w:lang w:val="en-CA"/>
                <w:rPrChange w:id="318" w:author="Vladymyr Kozyr" w:date="2021-02-07T21:01:00Z">
                  <w:rPr>
                    <w:rFonts w:eastAsia="Times New Roman"/>
                  </w:rPr>
                </w:rPrChange>
              </w:rPr>
              <w:t>[9]</w:t>
            </w:r>
            <w:r w:rsidR="00692B08">
              <w:rPr>
                <w:rFonts w:eastAsia="Times New Roman" w:cs="Arial"/>
                <w:color w:val="000000"/>
                <w:lang w:val="en-CA"/>
              </w:rPr>
              <w:fldChar w:fldCharType="end"/>
            </w:r>
          </w:ins>
          <w:customXmlInsRangeStart w:id="319" w:author="Vladymyr Kozyr" w:date="2021-02-07T21:01:00Z"/>
        </w:sdtContent>
      </w:sdt>
      <w:customXmlInsRangeEnd w:id="319"/>
      <w:r w:rsidRPr="0016722A">
        <w:rPr>
          <w:rFonts w:eastAsia="Times New Roman" w:cs="Arial"/>
          <w:color w:val="000000"/>
          <w:lang w:val="uk-UA"/>
        </w:rPr>
        <w:t xml:space="preserve"> </w:t>
      </w:r>
      <w:proofErr w:type="spellStart"/>
      <w:r w:rsidRPr="0016722A">
        <w:rPr>
          <w:rFonts w:eastAsia="Times New Roman" w:cs="Arial"/>
          <w:color w:val="000000"/>
          <w:lang w:val="uk-UA"/>
        </w:rPr>
        <w:t>for</w:t>
      </w:r>
      <w:proofErr w:type="spellEnd"/>
      <w:r w:rsidRPr="0016722A">
        <w:rPr>
          <w:rFonts w:eastAsia="Times New Roman" w:cs="Arial"/>
          <w:color w:val="000000"/>
          <w:lang w:val="uk-UA"/>
        </w:rPr>
        <w:t xml:space="preserve"> 2004 </w:t>
      </w:r>
      <w:proofErr w:type="spellStart"/>
      <w:r w:rsidRPr="0016722A">
        <w:rPr>
          <w:rFonts w:eastAsia="Times New Roman" w:cs="Arial"/>
          <w:color w:val="000000"/>
          <w:lang w:val="uk-UA"/>
        </w:rPr>
        <w:t>year</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provided</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abundance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data</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for</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Northern</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Abalone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for</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each</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year</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see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Figure</w:t>
      </w:r>
      <w:proofErr w:type="spellEnd"/>
      <w:r>
        <w:rPr>
          <w:rFonts w:eastAsia="Times New Roman" w:cs="Arial"/>
          <w:color w:val="000000"/>
        </w:rPr>
        <w:t xml:space="preserve"> 3.1.2</w:t>
      </w:r>
      <w:r w:rsidRPr="0016722A">
        <w:rPr>
          <w:rFonts w:eastAsia="Times New Roman" w:cs="Arial"/>
          <w:color w:val="000000"/>
          <w:lang w:val="uk-UA"/>
        </w:rPr>
        <w:t xml:space="preserve">). </w:t>
      </w:r>
      <w:proofErr w:type="spellStart"/>
      <w:r w:rsidRPr="0016722A">
        <w:rPr>
          <w:rFonts w:eastAsia="Times New Roman" w:cs="Arial"/>
          <w:color w:val="000000"/>
          <w:lang w:val="uk-UA"/>
        </w:rPr>
        <w:t>This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figure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shows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that</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since</w:t>
      </w:r>
      <w:proofErr w:type="spellEnd"/>
      <w:r w:rsidRPr="0016722A">
        <w:rPr>
          <w:rFonts w:eastAsia="Times New Roman" w:cs="Arial"/>
          <w:color w:val="000000"/>
          <w:lang w:val="uk-UA"/>
        </w:rPr>
        <w:t xml:space="preserve"> 1998 </w:t>
      </w:r>
      <w:proofErr w:type="spellStart"/>
      <w:r w:rsidRPr="0016722A">
        <w:rPr>
          <w:rFonts w:eastAsia="Times New Roman" w:cs="Arial"/>
          <w:color w:val="000000"/>
          <w:lang w:val="uk-UA"/>
        </w:rPr>
        <w:t>the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abundance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of</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this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species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has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fallen</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below</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the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permissible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short-term</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recovery</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objective</w:t>
      </w:r>
      <w:proofErr w:type="spellEnd"/>
      <w:r>
        <w:rPr>
          <w:rFonts w:eastAsia="Times New Roman" w:cs="Arial"/>
          <w:color w:val="000000"/>
        </w:rPr>
        <w:t xml:space="preserve"> line</w:t>
      </w:r>
      <w:r w:rsidRPr="0016722A">
        <w:rPr>
          <w:rFonts w:eastAsia="Times New Roman" w:cs="Arial"/>
          <w:color w:val="000000"/>
          <w:lang w:val="uk-UA"/>
        </w:rPr>
        <w:t>.</w:t>
      </w:r>
    </w:p>
    <w:p w14:paraId="6A72FD77" w14:textId="10AFB18D" w:rsidR="0016722A" w:rsidRDefault="0016722A" w:rsidP="0016722A">
      <w:pPr>
        <w:spacing w:after="0"/>
        <w:ind w:firstLine="720"/>
        <w:rPr>
          <w:rFonts w:eastAsia="Times New Roman" w:cs="Arial"/>
          <w:color w:val="000000"/>
          <w:lang w:val="uk-UA"/>
        </w:rPr>
      </w:pPr>
      <w:r>
        <w:rPr>
          <w:noProof/>
        </w:rPr>
        <w:lastRenderedPageBreak/>
        <w:drawing>
          <wp:inline distT="0" distB="0" distL="0" distR="0" wp14:anchorId="30CC2C8C" wp14:editId="23D5B700">
            <wp:extent cx="4550410" cy="2827655"/>
            <wp:effectExtent l="0" t="0" r="2540" b="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4550410" cy="2827655"/>
                    </a:xfrm>
                    <a:prstGeom prst="rect">
                      <a:avLst/>
                    </a:prstGeom>
                  </pic:spPr>
                </pic:pic>
              </a:graphicData>
            </a:graphic>
          </wp:inline>
        </w:drawing>
      </w:r>
    </w:p>
    <w:p w14:paraId="3F3B2645" w14:textId="33B27F55" w:rsidR="0016722A" w:rsidRDefault="0016722A" w:rsidP="0016722A">
      <w:pPr>
        <w:spacing w:after="0"/>
        <w:ind w:firstLine="720"/>
        <w:jc w:val="center"/>
        <w:rPr>
          <w:rFonts w:eastAsia="Times New Roman" w:cs="Arial"/>
          <w:color w:val="000000"/>
        </w:rPr>
      </w:pPr>
      <w:r>
        <w:rPr>
          <w:rFonts w:eastAsia="Times New Roman" w:cs="Arial"/>
          <w:color w:val="000000"/>
        </w:rPr>
        <w:t>Figure 3.1.2</w:t>
      </w:r>
    </w:p>
    <w:p w14:paraId="61CBB901" w14:textId="2A2A1F24" w:rsidR="003C0EF0" w:rsidDel="007D16C8" w:rsidRDefault="003C0EF0" w:rsidP="003C0EF0">
      <w:pPr>
        <w:spacing w:after="0"/>
        <w:ind w:firstLine="720"/>
        <w:rPr>
          <w:del w:id="320" w:author="Vladymyr Kozyr" w:date="2021-02-07T20:31:00Z"/>
          <w:rFonts w:eastAsia="Times New Roman" w:cs="Arial"/>
          <w:color w:val="000000"/>
        </w:rPr>
      </w:pPr>
    </w:p>
    <w:p w14:paraId="2CF96D8A" w14:textId="77777777" w:rsidR="007D16C8" w:rsidRDefault="007D16C8" w:rsidP="0016722A">
      <w:pPr>
        <w:spacing w:after="0"/>
        <w:ind w:firstLine="720"/>
        <w:jc w:val="center"/>
        <w:rPr>
          <w:ins w:id="321" w:author="Vladymyr Kozyr" w:date="2021-02-07T20:31:00Z"/>
          <w:rFonts w:eastAsia="Times New Roman" w:cs="Arial"/>
          <w:color w:val="000000"/>
        </w:rPr>
      </w:pPr>
    </w:p>
    <w:p w14:paraId="754731F7" w14:textId="717B81A9" w:rsidR="001D584F" w:rsidRPr="004D67AC" w:rsidDel="007D16C8" w:rsidRDefault="001D584F" w:rsidP="001D584F">
      <w:pPr>
        <w:ind w:firstLine="720"/>
        <w:jc w:val="both"/>
        <w:rPr>
          <w:del w:id="322" w:author="Vladymyr Kozyr" w:date="2021-02-07T20:31:00Z"/>
          <w:rFonts w:asciiTheme="minorHAnsi" w:hAnsiTheme="minorHAnsi"/>
          <w:rPrChange w:id="323" w:author="Vladymyr Kozyr [2]" w:date="2021-01-10T22:00:00Z">
            <w:rPr>
              <w:del w:id="324" w:author="Vladymyr Kozyr" w:date="2021-02-07T20:31:00Z"/>
              <w:rFonts w:asciiTheme="minorHAnsi" w:hAnsiTheme="minorHAnsi"/>
              <w:lang w:val="ru-RU"/>
            </w:rPr>
          </w:rPrChange>
        </w:rPr>
      </w:pPr>
      <w:del w:id="325" w:author="Vladymyr Kozyr" w:date="2021-02-07T20:31:00Z">
        <w:r w:rsidDel="007D16C8">
          <w:delText>Scottish publications</w:delText>
        </w:r>
      </w:del>
    </w:p>
    <w:p w14:paraId="1791486C" w14:textId="137F25CB" w:rsidR="003C0EF0" w:rsidDel="00637B07" w:rsidRDefault="00EE0EA4" w:rsidP="003C0EF0">
      <w:pPr>
        <w:spacing w:after="0"/>
        <w:ind w:firstLine="720"/>
        <w:rPr>
          <w:del w:id="326" w:author="Vladymyr Kozyr" w:date="2021-02-07T20:30:00Z"/>
        </w:rPr>
      </w:pPr>
      <w:del w:id="327" w:author="Vladymyr Kozyr" w:date="2021-02-07T20:30:00Z">
        <w:r w:rsidDel="00637B07">
          <w:fldChar w:fldCharType="begin"/>
        </w:r>
        <w:r w:rsidDel="00637B07">
          <w:delInstrText xml:space="preserve"> HYPERLINK "https://www.gov.scot/publications/scottish-sea-fisheries-statistics-2019/" </w:delInstrText>
        </w:r>
        <w:r w:rsidDel="00637B07">
          <w:fldChar w:fldCharType="separate"/>
        </w:r>
        <w:r w:rsidR="001D584F" w:rsidDel="00637B07">
          <w:rPr>
            <w:rStyle w:val="Hyperlink"/>
          </w:rPr>
          <w:delText>https://www.gov.scot/publications/scottish-sea-fisheries-statistics-2019/</w:delText>
        </w:r>
        <w:r w:rsidDel="00637B07">
          <w:rPr>
            <w:rStyle w:val="Hyperlink"/>
          </w:rPr>
          <w:fldChar w:fldCharType="end"/>
        </w:r>
      </w:del>
    </w:p>
    <w:p w14:paraId="1E872CC8" w14:textId="140DB441" w:rsidR="001D584F" w:rsidRPr="001D584F" w:rsidRDefault="001D584F" w:rsidP="003C0EF0">
      <w:pPr>
        <w:spacing w:after="0"/>
        <w:ind w:firstLine="720"/>
        <w:rPr>
          <w:rFonts w:eastAsia="Times New Roman" w:cs="Arial"/>
          <w:color w:val="000000"/>
        </w:rPr>
      </w:pPr>
      <w:r w:rsidRPr="001D584F">
        <w:rPr>
          <w:rFonts w:eastAsia="Times New Roman" w:cs="Arial"/>
          <w:color w:val="000000"/>
        </w:rPr>
        <w:t>More recent annual environmental reports also show this kind of data. For example, Scottish Sea Fisheries Statistics</w:t>
      </w:r>
      <w:ins w:id="328" w:author="Vladymyr Kozyr" w:date="2021-02-07T20:31:00Z">
        <w:r w:rsidR="007D16C8">
          <w:rPr>
            <w:rFonts w:eastAsia="Times New Roman" w:cs="Arial"/>
            <w:color w:val="000000"/>
          </w:rPr>
          <w:t xml:space="preserve"> </w:t>
        </w:r>
      </w:ins>
      <w:customXmlInsRangeStart w:id="329" w:author="Vladymyr Kozyr" w:date="2021-02-07T21:01:00Z"/>
      <w:sdt>
        <w:sdtPr>
          <w:rPr>
            <w:rFonts w:eastAsia="Times New Roman" w:cs="Arial"/>
            <w:color w:val="000000"/>
          </w:rPr>
          <w:id w:val="1153557658"/>
          <w:citation/>
        </w:sdtPr>
        <w:sdtContent>
          <w:customXmlInsRangeEnd w:id="329"/>
          <w:ins w:id="330" w:author="Vladymyr Kozyr" w:date="2021-02-07T21:01:00Z">
            <w:r w:rsidR="00692B08">
              <w:rPr>
                <w:rFonts w:eastAsia="Times New Roman" w:cs="Arial"/>
                <w:color w:val="000000"/>
              </w:rPr>
              <w:fldChar w:fldCharType="begin"/>
            </w:r>
            <w:r w:rsidR="00692B08">
              <w:rPr>
                <w:lang w:val="en-CA"/>
              </w:rPr>
              <w:instrText xml:space="preserve"> CITATION Sco19 \l 4105 </w:instrText>
            </w:r>
          </w:ins>
          <w:r w:rsidR="00692B08">
            <w:rPr>
              <w:rFonts w:eastAsia="Times New Roman" w:cs="Arial"/>
              <w:color w:val="000000"/>
            </w:rPr>
            <w:fldChar w:fldCharType="separate"/>
          </w:r>
          <w:ins w:id="331" w:author="Vladymyr Kozyr" w:date="2021-02-07T21:01:00Z">
            <w:r w:rsidR="00692B08" w:rsidRPr="00692B08">
              <w:rPr>
                <w:noProof/>
                <w:lang w:val="en-CA"/>
                <w:rPrChange w:id="332" w:author="Vladymyr Kozyr" w:date="2021-02-07T21:01:00Z">
                  <w:rPr>
                    <w:rFonts w:eastAsia="Times New Roman"/>
                  </w:rPr>
                </w:rPrChange>
              </w:rPr>
              <w:t>[10]</w:t>
            </w:r>
            <w:r w:rsidR="00692B08">
              <w:rPr>
                <w:rFonts w:eastAsia="Times New Roman" w:cs="Arial"/>
                <w:color w:val="000000"/>
              </w:rPr>
              <w:fldChar w:fldCharType="end"/>
            </w:r>
          </w:ins>
          <w:customXmlInsRangeStart w:id="333" w:author="Vladymyr Kozyr" w:date="2021-02-07T21:01:00Z"/>
        </w:sdtContent>
      </w:sdt>
      <w:customXmlInsRangeEnd w:id="333"/>
      <w:r w:rsidRPr="001D584F">
        <w:rPr>
          <w:rFonts w:eastAsia="Times New Roman" w:cs="Arial"/>
          <w:color w:val="000000"/>
        </w:rPr>
        <w:t xml:space="preserve"> for 2019 from the Cabinet Secretary for Rural Economy and Tourism provides both summary data and more detailed statistics by region. From the information related to this topic, the following can be distinguished:</w:t>
      </w:r>
    </w:p>
    <w:p w14:paraId="0748748B" w14:textId="5D6B8020" w:rsidR="001D584F" w:rsidRPr="001D584F" w:rsidRDefault="001D584F" w:rsidP="001D584F">
      <w:pPr>
        <w:pStyle w:val="ListParagraph"/>
        <w:numPr>
          <w:ilvl w:val="0"/>
          <w:numId w:val="4"/>
        </w:numPr>
        <w:spacing w:before="0" w:after="160" w:line="256" w:lineRule="auto"/>
        <w:rPr>
          <w:rFonts w:ascii="Arial" w:hAnsi="Arial" w:cs="Arial"/>
          <w:rPrChange w:id="334" w:author="Vladymyr Kozyr [2]" w:date="2021-01-10T21:58:00Z">
            <w:rPr>
              <w:rFonts w:asciiTheme="minorHAnsi" w:hAnsiTheme="minorHAnsi"/>
            </w:rPr>
          </w:rPrChange>
        </w:rPr>
      </w:pPr>
      <w:del w:id="335" w:author="Vladymyr Kozyr [2]" w:date="2021-01-10T22:00:00Z">
        <w:r w:rsidRPr="000B5EBB" w:rsidDel="004D67AC">
          <w:rPr>
            <w:rFonts w:ascii="Arial" w:hAnsi="Arial" w:cs="Arial"/>
            <w:color w:val="000000" w:themeColor="text1"/>
            <w:rPrChange w:id="336" w:author="Vladymyr Kozyr" w:date="2021-01-31T14:43:00Z">
              <w:rPr/>
            </w:rPrChange>
          </w:rPr>
          <w:delText>t</w:delText>
        </w:r>
      </w:del>
      <w:ins w:id="337" w:author="Vladymyr Kozyr" w:date="2021-01-31T14:42:00Z">
        <w:r w:rsidR="000B5EBB" w:rsidRPr="000B5EBB">
          <w:rPr>
            <w:rFonts w:ascii="Arial" w:hAnsi="Arial" w:cs="Arial"/>
            <w:color w:val="000000" w:themeColor="text1"/>
            <w:rPrChange w:id="338" w:author="Vladymyr Kozyr" w:date="2021-01-31T14:43:00Z">
              <w:rPr>
                <w:rFonts w:ascii="Arial" w:hAnsi="Arial" w:cs="Arial"/>
              </w:rPr>
            </w:rPrChange>
          </w:rPr>
          <w:t>T</w:t>
        </w:r>
      </w:ins>
      <w:ins w:id="339" w:author="Vladymyr Kozyr [2]" w:date="2021-01-10T22:00:00Z">
        <w:del w:id="340" w:author="Vladymyr Kozyr" w:date="2021-01-31T14:42:00Z">
          <w:r w:rsidR="004D67AC" w:rsidRPr="000B5EBB" w:rsidDel="000B5EBB">
            <w:rPr>
              <w:rFonts w:ascii="Arial" w:hAnsi="Arial" w:cs="Arial"/>
              <w:color w:val="000000" w:themeColor="text1"/>
              <w:rPrChange w:id="341" w:author="Vladymyr Kozyr" w:date="2021-01-31T14:43:00Z">
                <w:rPr>
                  <w:rFonts w:ascii="Arial" w:hAnsi="Arial" w:cs="Arial"/>
                </w:rPr>
              </w:rPrChange>
            </w:rPr>
            <w:delText>T</w:delText>
          </w:r>
        </w:del>
      </w:ins>
      <w:r w:rsidRPr="000B5EBB">
        <w:rPr>
          <w:rFonts w:ascii="Arial" w:hAnsi="Arial" w:cs="Arial"/>
          <w:color w:val="000000" w:themeColor="text1"/>
          <w:rPrChange w:id="342" w:author="Vladymyr Kozyr" w:date="2021-01-31T14:43:00Z">
            <w:rPr/>
          </w:rPrChange>
        </w:rPr>
        <w:t>o</w:t>
      </w:r>
      <w:r w:rsidRPr="001D584F">
        <w:rPr>
          <w:rFonts w:ascii="Arial" w:hAnsi="Arial" w:cs="Arial"/>
          <w:rPrChange w:id="343" w:author="Vladymyr Kozyr [2]" w:date="2021-01-10T21:58:00Z">
            <w:rPr/>
          </w:rPrChange>
        </w:rPr>
        <w:t>tal amount of caught fish (tonnage) and profit</w:t>
      </w:r>
    </w:p>
    <w:p w14:paraId="01AB9B31" w14:textId="42953CB7" w:rsidR="001D584F" w:rsidRPr="001D584F" w:rsidRDefault="001D584F">
      <w:pPr>
        <w:jc w:val="center"/>
        <w:rPr>
          <w:rFonts w:cs="Arial"/>
          <w:lang w:val="ru-RU"/>
        </w:rPr>
        <w:pPrChange w:id="344" w:author="Vladymyr Kozyr [2]" w:date="2021-01-10T22:00:00Z">
          <w:pPr>
            <w:jc w:val="both"/>
          </w:pPr>
        </w:pPrChange>
      </w:pPr>
      <w:r w:rsidRPr="001D584F">
        <w:rPr>
          <w:rFonts w:cs="Arial"/>
          <w:noProof/>
        </w:rPr>
        <w:drawing>
          <wp:inline distT="0" distB="0" distL="0" distR="0" wp14:anchorId="19D5A343" wp14:editId="4AA8A380">
            <wp:extent cx="5057775" cy="2381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2381250"/>
                    </a:xfrm>
                    <a:prstGeom prst="rect">
                      <a:avLst/>
                    </a:prstGeom>
                    <a:noFill/>
                    <a:ln>
                      <a:noFill/>
                    </a:ln>
                  </pic:spPr>
                </pic:pic>
              </a:graphicData>
            </a:graphic>
          </wp:inline>
        </w:drawing>
      </w:r>
    </w:p>
    <w:p w14:paraId="2F6D5E19" w14:textId="77777777" w:rsidR="001D584F" w:rsidRPr="001D584F" w:rsidRDefault="001D584F" w:rsidP="001D584F">
      <w:pPr>
        <w:pStyle w:val="ListParagraph"/>
        <w:numPr>
          <w:ilvl w:val="0"/>
          <w:numId w:val="5"/>
        </w:numPr>
        <w:spacing w:before="0" w:after="160" w:line="256" w:lineRule="auto"/>
        <w:rPr>
          <w:rFonts w:ascii="Arial" w:hAnsi="Arial" w:cs="Arial"/>
          <w:rPrChange w:id="345" w:author="Vladymyr Kozyr [2]" w:date="2021-01-10T21:58:00Z">
            <w:rPr/>
          </w:rPrChange>
        </w:rPr>
      </w:pPr>
      <w:r w:rsidRPr="001D584F">
        <w:rPr>
          <w:rFonts w:ascii="Arial" w:hAnsi="Arial" w:cs="Arial"/>
          <w:rPrChange w:id="346" w:author="Vladymyr Kozyr [2]" w:date="2021-01-10T21:58:00Z">
            <w:rPr/>
          </w:rPrChange>
        </w:rPr>
        <w:t>Percentage of Scottish vessels’ landings by species type in 2019</w:t>
      </w:r>
    </w:p>
    <w:p w14:paraId="11BFC0E0" w14:textId="27AC1107" w:rsidR="001D584F" w:rsidRPr="001D584F" w:rsidRDefault="001D584F">
      <w:pPr>
        <w:ind w:left="360"/>
        <w:jc w:val="center"/>
        <w:rPr>
          <w:rFonts w:cs="Arial"/>
        </w:rPr>
        <w:pPrChange w:id="347" w:author="Vladymyr Kozyr [2]" w:date="2021-01-10T22:00:00Z">
          <w:pPr>
            <w:ind w:left="360"/>
            <w:jc w:val="both"/>
          </w:pPr>
        </w:pPrChange>
      </w:pPr>
      <w:r w:rsidRPr="001D584F">
        <w:rPr>
          <w:rFonts w:cs="Arial"/>
          <w:noProof/>
        </w:rPr>
        <w:lastRenderedPageBreak/>
        <w:drawing>
          <wp:inline distT="0" distB="0" distL="0" distR="0" wp14:anchorId="33E4F258" wp14:editId="4423ACE1">
            <wp:extent cx="2990850" cy="1076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0850" cy="1076325"/>
                    </a:xfrm>
                    <a:prstGeom prst="rect">
                      <a:avLst/>
                    </a:prstGeom>
                    <a:noFill/>
                    <a:ln>
                      <a:noFill/>
                    </a:ln>
                  </pic:spPr>
                </pic:pic>
              </a:graphicData>
            </a:graphic>
          </wp:inline>
        </w:drawing>
      </w:r>
    </w:p>
    <w:p w14:paraId="0457090D" w14:textId="53FDD2A0" w:rsidR="001D584F" w:rsidRDefault="001D584F" w:rsidP="004D67AC">
      <w:pPr>
        <w:pStyle w:val="ListParagraph"/>
        <w:numPr>
          <w:ilvl w:val="0"/>
          <w:numId w:val="5"/>
        </w:numPr>
        <w:spacing w:before="0" w:after="160" w:line="256" w:lineRule="auto"/>
        <w:jc w:val="left"/>
        <w:rPr>
          <w:ins w:id="348" w:author="Vladymyr Kozyr [2]" w:date="2021-01-10T22:01:00Z"/>
          <w:rFonts w:ascii="Arial" w:hAnsi="Arial" w:cs="Arial"/>
        </w:rPr>
      </w:pPr>
      <w:r w:rsidRPr="001D584F">
        <w:rPr>
          <w:rFonts w:ascii="Arial" w:hAnsi="Arial" w:cs="Arial"/>
          <w:rPrChange w:id="349" w:author="Vladymyr Kozyr [2]" w:date="2021-01-10T21:58:00Z">
            <w:rPr/>
          </w:rPrChange>
        </w:rPr>
        <w:t>Change in total tonnage and value of landings by Scottish vessels between</w:t>
      </w:r>
      <w:ins w:id="350" w:author="Vladymyr Kozyr [2]" w:date="2021-01-10T22:00:00Z">
        <w:r w:rsidR="004D67AC">
          <w:rPr>
            <w:rFonts w:ascii="Arial" w:hAnsi="Arial" w:cs="Arial"/>
          </w:rPr>
          <w:t xml:space="preserve"> 2018 and</w:t>
        </w:r>
      </w:ins>
      <w:r w:rsidRPr="001D584F">
        <w:rPr>
          <w:rFonts w:ascii="Arial" w:hAnsi="Arial" w:cs="Arial"/>
          <w:rPrChange w:id="351" w:author="Vladymyr Kozyr [2]" w:date="2021-01-10T21:58:00Z">
            <w:rPr/>
          </w:rPrChange>
        </w:rPr>
        <w:t xml:space="preserve"> 2019</w:t>
      </w:r>
      <w:del w:id="352" w:author="Vladymyr Kozyr [2]" w:date="2021-01-10T22:01:00Z">
        <w:r w:rsidRPr="001D584F" w:rsidDel="004D67AC">
          <w:rPr>
            <w:rFonts w:ascii="Arial" w:hAnsi="Arial" w:cs="Arial"/>
            <w:rPrChange w:id="353" w:author="Vladymyr Kozyr [2]" w:date="2021-01-10T21:58:00Z">
              <w:rPr/>
            </w:rPrChange>
          </w:rPr>
          <w:delText xml:space="preserve"> and 2018</w:delText>
        </w:r>
        <w:r w:rsidRPr="001D584F" w:rsidDel="004D67AC">
          <w:rPr>
            <w:rFonts w:ascii="Arial" w:hAnsi="Arial" w:cs="Arial"/>
            <w:noProof/>
            <w:rPrChange w:id="354" w:author="Vladymyr Kozyr [2]" w:date="2021-01-10T21:58:00Z">
              <w:rPr>
                <w:noProof/>
              </w:rPr>
            </w:rPrChange>
          </w:rPr>
          <w:drawing>
            <wp:inline distT="0" distB="0" distL="0" distR="0" wp14:anchorId="7131EBDD" wp14:editId="54B58D62">
              <wp:extent cx="4391025" cy="4267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del>
    </w:p>
    <w:p w14:paraId="4B861ECA" w14:textId="02113BA9" w:rsidR="004D67AC" w:rsidRPr="001D584F" w:rsidRDefault="004D67AC">
      <w:pPr>
        <w:pStyle w:val="ListParagraph"/>
        <w:spacing w:before="0" w:after="160" w:line="256" w:lineRule="auto"/>
        <w:jc w:val="center"/>
        <w:rPr>
          <w:rFonts w:ascii="Arial" w:hAnsi="Arial" w:cs="Arial"/>
          <w:rPrChange w:id="355" w:author="Vladymyr Kozyr [2]" w:date="2021-01-10T21:58:00Z">
            <w:rPr/>
          </w:rPrChange>
        </w:rPr>
        <w:pPrChange w:id="356" w:author="Vladymyr Kozyr [2]" w:date="2021-01-10T22:01:00Z">
          <w:pPr>
            <w:pStyle w:val="ListParagraph"/>
            <w:numPr>
              <w:numId w:val="5"/>
            </w:numPr>
            <w:spacing w:before="0" w:after="160" w:line="256" w:lineRule="auto"/>
            <w:ind w:hanging="360"/>
          </w:pPr>
        </w:pPrChange>
      </w:pPr>
      <w:ins w:id="357" w:author="Vladymyr Kozyr [2]" w:date="2021-01-10T22:01:00Z">
        <w:r w:rsidRPr="001D584F">
          <w:rPr>
            <w:rFonts w:ascii="Arial" w:hAnsi="Arial" w:cs="Arial"/>
            <w:noProof/>
            <w:rPrChange w:id="358" w:author="Vladymyr Kozyr [2]" w:date="2021-01-10T21:58:00Z">
              <w:rPr>
                <w:noProof/>
              </w:rPr>
            </w:rPrChange>
          </w:rPr>
          <w:drawing>
            <wp:inline distT="0" distB="0" distL="0" distR="0" wp14:anchorId="6A2A6768" wp14:editId="77CDF6A5">
              <wp:extent cx="4391025" cy="4267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ins>
    </w:p>
    <w:p w14:paraId="1A02E9A1" w14:textId="77777777" w:rsidR="001D584F" w:rsidRPr="001D584F" w:rsidRDefault="001D584F" w:rsidP="001D584F">
      <w:pPr>
        <w:pStyle w:val="ListParagraph"/>
        <w:numPr>
          <w:ilvl w:val="0"/>
          <w:numId w:val="5"/>
        </w:numPr>
        <w:spacing w:before="0" w:after="160" w:line="256" w:lineRule="auto"/>
        <w:rPr>
          <w:rFonts w:ascii="Arial" w:hAnsi="Arial" w:cs="Arial"/>
          <w:rPrChange w:id="359" w:author="Vladymyr Kozyr [2]" w:date="2021-01-10T21:58:00Z">
            <w:rPr/>
          </w:rPrChange>
        </w:rPr>
      </w:pPr>
      <w:r w:rsidRPr="001D584F">
        <w:rPr>
          <w:rFonts w:ascii="Arial" w:hAnsi="Arial" w:cs="Arial"/>
          <w:rPrChange w:id="360" w:author="Vladymyr Kozyr [2]" w:date="2021-01-10T21:58:00Z">
            <w:rPr/>
          </w:rPrChange>
        </w:rPr>
        <w:t>Tonnage of landings by Scottish vessels by species type 2010 to 2019</w:t>
      </w:r>
    </w:p>
    <w:p w14:paraId="7CC977E9" w14:textId="4C84C58C" w:rsidR="001D584F" w:rsidRPr="001D584F" w:rsidRDefault="001D584F">
      <w:pPr>
        <w:ind w:left="360"/>
        <w:jc w:val="center"/>
        <w:rPr>
          <w:rFonts w:cs="Arial"/>
        </w:rPr>
        <w:pPrChange w:id="361" w:author="Vladymyr Kozyr [2]" w:date="2021-01-10T22:01:00Z">
          <w:pPr>
            <w:ind w:left="360"/>
            <w:jc w:val="both"/>
          </w:pPr>
        </w:pPrChange>
      </w:pPr>
      <w:r w:rsidRPr="001D584F">
        <w:rPr>
          <w:rFonts w:cs="Arial"/>
          <w:noProof/>
        </w:rPr>
        <w:drawing>
          <wp:inline distT="0" distB="0" distL="0" distR="0" wp14:anchorId="23326B95" wp14:editId="222DA7A2">
            <wp:extent cx="312420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1485900"/>
                    </a:xfrm>
                    <a:prstGeom prst="rect">
                      <a:avLst/>
                    </a:prstGeom>
                    <a:noFill/>
                    <a:ln>
                      <a:noFill/>
                    </a:ln>
                  </pic:spPr>
                </pic:pic>
              </a:graphicData>
            </a:graphic>
          </wp:inline>
        </w:drawing>
      </w:r>
    </w:p>
    <w:p w14:paraId="580A2F36" w14:textId="77777777" w:rsidR="001D584F" w:rsidRPr="001D584F" w:rsidRDefault="001D584F" w:rsidP="001D584F">
      <w:pPr>
        <w:pStyle w:val="ListParagraph"/>
        <w:numPr>
          <w:ilvl w:val="0"/>
          <w:numId w:val="5"/>
        </w:numPr>
        <w:spacing w:before="0" w:after="160" w:line="256" w:lineRule="auto"/>
        <w:rPr>
          <w:rFonts w:ascii="Arial" w:hAnsi="Arial" w:cs="Arial"/>
          <w:rPrChange w:id="362" w:author="Vladymyr Kozyr [2]" w:date="2021-01-10T21:58:00Z">
            <w:rPr/>
          </w:rPrChange>
        </w:rPr>
      </w:pPr>
      <w:r w:rsidRPr="001D584F">
        <w:rPr>
          <w:rFonts w:ascii="Arial" w:hAnsi="Arial" w:cs="Arial"/>
          <w:rPrChange w:id="363" w:author="Vladymyr Kozyr [2]" w:date="2021-01-10T21:58:00Z">
            <w:rPr/>
          </w:rPrChange>
        </w:rPr>
        <w:t>Real terms value of landings by Scottish vessels by species type 2010 to 2019</w:t>
      </w:r>
    </w:p>
    <w:p w14:paraId="19C21757" w14:textId="28DB421E" w:rsidR="001D584F" w:rsidRPr="001D584F" w:rsidRDefault="001D584F">
      <w:pPr>
        <w:ind w:left="360"/>
        <w:jc w:val="center"/>
        <w:rPr>
          <w:rFonts w:cs="Arial"/>
        </w:rPr>
        <w:pPrChange w:id="364" w:author="Vladymyr Kozyr [2]" w:date="2021-01-10T22:01:00Z">
          <w:pPr>
            <w:ind w:left="360"/>
            <w:jc w:val="both"/>
          </w:pPr>
        </w:pPrChange>
      </w:pPr>
      <w:r w:rsidRPr="001D584F">
        <w:rPr>
          <w:rFonts w:cs="Arial"/>
          <w:noProof/>
        </w:rPr>
        <w:lastRenderedPageBreak/>
        <w:drawing>
          <wp:inline distT="0" distB="0" distL="0" distR="0" wp14:anchorId="6055F4FD" wp14:editId="161E70D4">
            <wp:extent cx="2733675" cy="1543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3675" cy="1543050"/>
                    </a:xfrm>
                    <a:prstGeom prst="rect">
                      <a:avLst/>
                    </a:prstGeom>
                    <a:noFill/>
                    <a:ln>
                      <a:noFill/>
                    </a:ln>
                  </pic:spPr>
                </pic:pic>
              </a:graphicData>
            </a:graphic>
          </wp:inline>
        </w:drawing>
      </w:r>
    </w:p>
    <w:p w14:paraId="46062D96" w14:textId="77777777" w:rsidR="001D584F" w:rsidRPr="001D584F" w:rsidRDefault="001D584F" w:rsidP="001D584F">
      <w:pPr>
        <w:pStyle w:val="ListParagraph"/>
        <w:numPr>
          <w:ilvl w:val="0"/>
          <w:numId w:val="5"/>
        </w:numPr>
        <w:spacing w:before="0" w:after="160" w:line="256" w:lineRule="auto"/>
        <w:rPr>
          <w:rFonts w:ascii="Arial" w:hAnsi="Arial" w:cs="Arial"/>
          <w:rPrChange w:id="365" w:author="Vladymyr Kozyr [2]" w:date="2021-01-10T21:58:00Z">
            <w:rPr/>
          </w:rPrChange>
        </w:rPr>
      </w:pPr>
      <w:r w:rsidRPr="001D584F">
        <w:rPr>
          <w:rFonts w:ascii="Arial" w:hAnsi="Arial" w:cs="Arial"/>
          <w:rPrChange w:id="366" w:author="Vladymyr Kozyr [2]" w:date="2021-01-10T21:58:00Z">
            <w:rPr/>
          </w:rPrChange>
        </w:rPr>
        <w:t>Trend in tonnage of key species (value of £20 million or over) landed by Scottish vessels 2010 to 2019</w:t>
      </w:r>
    </w:p>
    <w:p w14:paraId="760FAA2E" w14:textId="4B0404BB" w:rsidR="001D584F" w:rsidRPr="001D584F" w:rsidRDefault="001D584F">
      <w:pPr>
        <w:ind w:left="360"/>
        <w:jc w:val="center"/>
        <w:rPr>
          <w:rFonts w:cs="Arial"/>
        </w:rPr>
        <w:pPrChange w:id="367" w:author="Vladymyr Kozyr [2]" w:date="2021-01-10T22:01:00Z">
          <w:pPr>
            <w:ind w:left="360"/>
            <w:jc w:val="both"/>
          </w:pPr>
        </w:pPrChange>
      </w:pPr>
      <w:r w:rsidRPr="001D584F">
        <w:rPr>
          <w:rFonts w:cs="Arial"/>
          <w:noProof/>
        </w:rPr>
        <w:drawing>
          <wp:inline distT="0" distB="0" distL="0" distR="0" wp14:anchorId="5CA48126" wp14:editId="129DCE67">
            <wp:extent cx="408622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2409825"/>
                    </a:xfrm>
                    <a:prstGeom prst="rect">
                      <a:avLst/>
                    </a:prstGeom>
                    <a:noFill/>
                    <a:ln>
                      <a:noFill/>
                    </a:ln>
                  </pic:spPr>
                </pic:pic>
              </a:graphicData>
            </a:graphic>
          </wp:inline>
        </w:drawing>
      </w:r>
    </w:p>
    <w:p w14:paraId="5200ACFB" w14:textId="77777777" w:rsidR="001D584F" w:rsidRPr="001D584F" w:rsidRDefault="001D584F" w:rsidP="001D584F">
      <w:pPr>
        <w:pStyle w:val="ListParagraph"/>
        <w:numPr>
          <w:ilvl w:val="0"/>
          <w:numId w:val="5"/>
        </w:numPr>
        <w:spacing w:before="0" w:after="160" w:line="256" w:lineRule="auto"/>
        <w:rPr>
          <w:rFonts w:ascii="Arial" w:hAnsi="Arial" w:cs="Arial"/>
          <w:rPrChange w:id="368" w:author="Vladymyr Kozyr [2]" w:date="2021-01-10T21:58:00Z">
            <w:rPr/>
          </w:rPrChange>
        </w:rPr>
      </w:pPr>
      <w:r w:rsidRPr="001D584F">
        <w:rPr>
          <w:rFonts w:ascii="Arial" w:hAnsi="Arial" w:cs="Arial"/>
          <w:rPrChange w:id="369" w:author="Vladymyr Kozyr [2]" w:date="2021-01-10T21:58:00Z">
            <w:rPr/>
          </w:rPrChange>
        </w:rPr>
        <w:t>Trend in real value of key species (value of £20 million or over) landed by Scottish vessels 2010 to 2019</w:t>
      </w:r>
    </w:p>
    <w:p w14:paraId="7EF90633" w14:textId="33BFCD27" w:rsidR="001D584F" w:rsidRPr="001D584F" w:rsidRDefault="001D584F">
      <w:pPr>
        <w:ind w:left="360"/>
        <w:jc w:val="center"/>
        <w:rPr>
          <w:rFonts w:cs="Arial"/>
        </w:rPr>
        <w:pPrChange w:id="370" w:author="Vladymyr Kozyr [2]" w:date="2021-01-10T22:01:00Z">
          <w:pPr>
            <w:ind w:left="360"/>
            <w:jc w:val="both"/>
          </w:pPr>
        </w:pPrChange>
      </w:pPr>
      <w:r w:rsidRPr="001D584F">
        <w:rPr>
          <w:rFonts w:cs="Arial"/>
          <w:noProof/>
        </w:rPr>
        <w:drawing>
          <wp:inline distT="0" distB="0" distL="0" distR="0" wp14:anchorId="2DFB7695" wp14:editId="58FB1775">
            <wp:extent cx="3371850" cy="1962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1850" cy="1962150"/>
                    </a:xfrm>
                    <a:prstGeom prst="rect">
                      <a:avLst/>
                    </a:prstGeom>
                    <a:noFill/>
                    <a:ln>
                      <a:noFill/>
                    </a:ln>
                  </pic:spPr>
                </pic:pic>
              </a:graphicData>
            </a:graphic>
          </wp:inline>
        </w:drawing>
      </w:r>
    </w:p>
    <w:p w14:paraId="326FDDBF" w14:textId="77777777" w:rsidR="001D584F" w:rsidRPr="001D584F" w:rsidRDefault="001D584F" w:rsidP="001D584F">
      <w:pPr>
        <w:pStyle w:val="ListParagraph"/>
        <w:numPr>
          <w:ilvl w:val="0"/>
          <w:numId w:val="5"/>
        </w:numPr>
        <w:spacing w:before="0" w:after="160" w:line="256" w:lineRule="auto"/>
        <w:rPr>
          <w:rFonts w:ascii="Arial" w:hAnsi="Arial" w:cs="Arial"/>
          <w:rPrChange w:id="371" w:author="Vladymyr Kozyr [2]" w:date="2021-01-10T21:58:00Z">
            <w:rPr/>
          </w:rPrChange>
        </w:rPr>
      </w:pPr>
      <w:r w:rsidRPr="001D584F">
        <w:rPr>
          <w:rFonts w:ascii="Arial" w:hAnsi="Arial" w:cs="Arial"/>
          <w:rPrChange w:id="372" w:author="Vladymyr Kozyr [2]" w:date="2021-01-10T21:58:00Z">
            <w:rPr/>
          </w:rPrChange>
        </w:rPr>
        <w:t xml:space="preserve">Real terms price per </w:t>
      </w:r>
      <w:proofErr w:type="spellStart"/>
      <w:r w:rsidRPr="001D584F">
        <w:rPr>
          <w:rFonts w:ascii="Arial" w:hAnsi="Arial" w:cs="Arial"/>
          <w:rPrChange w:id="373" w:author="Vladymyr Kozyr [2]" w:date="2021-01-10T21:58:00Z">
            <w:rPr/>
          </w:rPrChange>
        </w:rPr>
        <w:t>tonne</w:t>
      </w:r>
      <w:proofErr w:type="spellEnd"/>
      <w:r w:rsidRPr="001D584F">
        <w:rPr>
          <w:rFonts w:ascii="Arial" w:hAnsi="Arial" w:cs="Arial"/>
          <w:rPrChange w:id="374" w:author="Vladymyr Kozyr [2]" w:date="2021-01-10T21:58:00Z">
            <w:rPr/>
          </w:rPrChange>
        </w:rPr>
        <w:t xml:space="preserve"> for key species (value of £20 million or over landed by Scottish vessels) 2018 and 2019</w:t>
      </w:r>
    </w:p>
    <w:p w14:paraId="089AAEC0" w14:textId="6D566EFE" w:rsidR="001D584F" w:rsidRPr="001D584F" w:rsidRDefault="001D584F">
      <w:pPr>
        <w:pStyle w:val="ListParagraph"/>
        <w:jc w:val="center"/>
        <w:rPr>
          <w:rFonts w:ascii="Arial" w:hAnsi="Arial" w:cs="Arial"/>
          <w:rPrChange w:id="375" w:author="Vladymyr Kozyr [2]" w:date="2021-01-10T21:58:00Z">
            <w:rPr/>
          </w:rPrChange>
        </w:rPr>
        <w:pPrChange w:id="376" w:author="Vladymyr Kozyr [2]" w:date="2021-01-10T22:01:00Z">
          <w:pPr>
            <w:pStyle w:val="ListParagraph"/>
          </w:pPr>
        </w:pPrChange>
      </w:pPr>
      <w:r w:rsidRPr="001D584F">
        <w:rPr>
          <w:rFonts w:ascii="Arial" w:hAnsi="Arial" w:cs="Arial"/>
          <w:noProof/>
          <w:rPrChange w:id="377" w:author="Vladymyr Kozyr [2]" w:date="2021-01-10T21:58:00Z">
            <w:rPr>
              <w:noProof/>
            </w:rPr>
          </w:rPrChange>
        </w:rPr>
        <w:lastRenderedPageBreak/>
        <w:drawing>
          <wp:inline distT="0" distB="0" distL="0" distR="0" wp14:anchorId="2300FB90" wp14:editId="349FB102">
            <wp:extent cx="3724275" cy="2219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2219325"/>
                    </a:xfrm>
                    <a:prstGeom prst="rect">
                      <a:avLst/>
                    </a:prstGeom>
                    <a:noFill/>
                    <a:ln>
                      <a:noFill/>
                    </a:ln>
                  </pic:spPr>
                </pic:pic>
              </a:graphicData>
            </a:graphic>
          </wp:inline>
        </w:drawing>
      </w:r>
    </w:p>
    <w:p w14:paraId="312E9E5E" w14:textId="77777777" w:rsidR="001D584F" w:rsidRPr="001D584F" w:rsidRDefault="001D584F" w:rsidP="001D584F">
      <w:pPr>
        <w:pStyle w:val="ListParagraph"/>
        <w:numPr>
          <w:ilvl w:val="0"/>
          <w:numId w:val="5"/>
        </w:numPr>
        <w:spacing w:before="0" w:after="160" w:line="256" w:lineRule="auto"/>
        <w:rPr>
          <w:rFonts w:ascii="Arial" w:hAnsi="Arial" w:cs="Arial"/>
          <w:rPrChange w:id="378" w:author="Vladymyr Kozyr [2]" w:date="2021-01-10T21:58:00Z">
            <w:rPr/>
          </w:rPrChange>
        </w:rPr>
      </w:pPr>
      <w:r w:rsidRPr="001D584F">
        <w:rPr>
          <w:rFonts w:ascii="Arial" w:hAnsi="Arial" w:cs="Arial"/>
          <w:rPrChange w:id="379" w:author="Vladymyr Kozyr [2]" w:date="2021-01-10T21:58:00Z">
            <w:rPr/>
          </w:rPrChange>
        </w:rPr>
        <w:t xml:space="preserve">Percentage quota uptakes of key commercial stocks by vessels in Scottish Producer </w:t>
      </w:r>
      <w:proofErr w:type="spellStart"/>
      <w:r w:rsidRPr="001D584F">
        <w:rPr>
          <w:rFonts w:ascii="Arial" w:hAnsi="Arial" w:cs="Arial"/>
          <w:rPrChange w:id="380" w:author="Vladymyr Kozyr [2]" w:date="2021-01-10T21:58:00Z">
            <w:rPr/>
          </w:rPrChange>
        </w:rPr>
        <w:t>Organisations</w:t>
      </w:r>
      <w:proofErr w:type="spellEnd"/>
      <w:r w:rsidRPr="001D584F">
        <w:rPr>
          <w:rFonts w:ascii="Arial" w:hAnsi="Arial" w:cs="Arial"/>
          <w:rPrChange w:id="381" w:author="Vladymyr Kozyr [2]" w:date="2021-01-10T21:58:00Z">
            <w:rPr/>
          </w:rPrChange>
        </w:rPr>
        <w:t xml:space="preserve"> in 2019</w:t>
      </w:r>
    </w:p>
    <w:p w14:paraId="647E52D7" w14:textId="42C67CE6" w:rsidR="001D584F" w:rsidRPr="001D584F" w:rsidRDefault="001D584F">
      <w:pPr>
        <w:pStyle w:val="ListParagraph"/>
        <w:jc w:val="center"/>
        <w:rPr>
          <w:rFonts w:ascii="Arial" w:hAnsi="Arial" w:cs="Arial"/>
          <w:rPrChange w:id="382" w:author="Vladymyr Kozyr [2]" w:date="2021-01-10T21:58:00Z">
            <w:rPr/>
          </w:rPrChange>
        </w:rPr>
        <w:pPrChange w:id="383" w:author="Vladymyr Kozyr [2]" w:date="2021-01-10T22:01:00Z">
          <w:pPr>
            <w:pStyle w:val="ListParagraph"/>
          </w:pPr>
        </w:pPrChange>
      </w:pPr>
      <w:r w:rsidRPr="001D584F">
        <w:rPr>
          <w:rFonts w:ascii="Arial" w:hAnsi="Arial" w:cs="Arial"/>
          <w:noProof/>
          <w:rPrChange w:id="384" w:author="Vladymyr Kozyr [2]" w:date="2021-01-10T21:58:00Z">
            <w:rPr>
              <w:noProof/>
            </w:rPr>
          </w:rPrChange>
        </w:rPr>
        <w:drawing>
          <wp:inline distT="0" distB="0" distL="0" distR="0" wp14:anchorId="77BF7716" wp14:editId="47C3EF77">
            <wp:extent cx="4048125" cy="2333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8125" cy="2333625"/>
                    </a:xfrm>
                    <a:prstGeom prst="rect">
                      <a:avLst/>
                    </a:prstGeom>
                    <a:noFill/>
                    <a:ln>
                      <a:noFill/>
                    </a:ln>
                  </pic:spPr>
                </pic:pic>
              </a:graphicData>
            </a:graphic>
          </wp:inline>
        </w:drawing>
      </w:r>
    </w:p>
    <w:p w14:paraId="5D3CE203" w14:textId="05F98105" w:rsidR="001D584F" w:rsidRPr="004D67AC" w:rsidDel="004D67AC" w:rsidRDefault="001D584F" w:rsidP="001D584F">
      <w:pPr>
        <w:jc w:val="both"/>
        <w:rPr>
          <w:del w:id="385" w:author="Vladymyr Kozyr [2]" w:date="2021-01-10T22:01:00Z"/>
          <w:rFonts w:cs="Arial"/>
          <w:lang w:val="ru-RU"/>
        </w:rPr>
      </w:pPr>
      <w:del w:id="386" w:author="Vladymyr Kozyr [2]" w:date="2021-01-10T22:01:00Z">
        <w:r w:rsidRPr="001D584F" w:rsidDel="004D67AC">
          <w:rPr>
            <w:rFonts w:cs="Arial"/>
            <w:lang w:val="ru-RU"/>
          </w:rPr>
          <w:delText xml:space="preserve">Этот очет является хорошим примером визуализации данных для оценки как и экологической, так и экономической стороны проблемы. </w:delText>
        </w:r>
      </w:del>
    </w:p>
    <w:p w14:paraId="411B38F7" w14:textId="78A4F53E" w:rsidR="001D584F" w:rsidRDefault="004D67AC" w:rsidP="004D67AC">
      <w:pPr>
        <w:spacing w:after="0"/>
        <w:ind w:firstLine="720"/>
        <w:rPr>
          <w:ins w:id="387" w:author="Vladymyr Kozyr [2]" w:date="2021-01-10T22:02:00Z"/>
          <w:rFonts w:eastAsia="Times New Roman" w:cs="Arial"/>
          <w:color w:val="000000"/>
        </w:rPr>
      </w:pPr>
      <w:ins w:id="388" w:author="Vladymyr Kozyr [2]" w:date="2021-01-10T22:02:00Z">
        <w:r w:rsidRPr="004D67AC">
          <w:rPr>
            <w:rFonts w:eastAsia="Times New Roman" w:cs="Arial"/>
            <w:color w:val="000000"/>
            <w:rPrChange w:id="389" w:author="Vladymyr Kozyr [2]" w:date="2021-01-10T22:02:00Z">
              <w:rPr>
                <w:rFonts w:eastAsia="Times New Roman" w:cs="Arial"/>
                <w:color w:val="000000"/>
                <w:lang w:val="ru-RU"/>
              </w:rPr>
            </w:rPrChange>
          </w:rPr>
          <w:t>This report is a good example of data visualization to assess both the environmental and economic side of a problem.</w:t>
        </w:r>
      </w:ins>
    </w:p>
    <w:p w14:paraId="6B613432" w14:textId="29A47E14" w:rsidR="004D67AC" w:rsidDel="007D16C8" w:rsidRDefault="004D67AC" w:rsidP="004D67AC">
      <w:pPr>
        <w:spacing w:after="0"/>
        <w:ind w:firstLine="720"/>
        <w:rPr>
          <w:del w:id="390" w:author="Vladymyr Kozyr" w:date="2021-02-07T20:37:00Z"/>
          <w:rFonts w:eastAsia="Times New Roman" w:cs="Arial"/>
          <w:color w:val="000000"/>
        </w:rPr>
      </w:pPr>
    </w:p>
    <w:p w14:paraId="268587F4" w14:textId="77777777" w:rsidR="007D16C8" w:rsidRDefault="007D16C8" w:rsidP="004D67AC">
      <w:pPr>
        <w:spacing w:after="0"/>
        <w:ind w:firstLine="720"/>
        <w:rPr>
          <w:ins w:id="391" w:author="Vladymyr Kozyr" w:date="2021-02-07T20:37:00Z"/>
          <w:rFonts w:eastAsia="Times New Roman" w:cs="Arial"/>
          <w:color w:val="000000"/>
        </w:rPr>
      </w:pPr>
    </w:p>
    <w:p w14:paraId="6D8A7592" w14:textId="07C19CAE" w:rsidR="004D67AC" w:rsidRPr="004D67AC" w:rsidDel="007D16C8" w:rsidRDefault="004D67AC" w:rsidP="004D67AC">
      <w:pPr>
        <w:jc w:val="both"/>
        <w:rPr>
          <w:ins w:id="392" w:author="Vladymyr Kozyr [2]" w:date="2021-01-10T22:02:00Z"/>
          <w:del w:id="393" w:author="Vladymyr Kozyr" w:date="2021-02-07T20:37:00Z"/>
          <w:rFonts w:asciiTheme="minorHAnsi" w:hAnsiTheme="minorHAnsi"/>
          <w:rPrChange w:id="394" w:author="Vladymyr Kozyr [2]" w:date="2021-01-10T22:02:00Z">
            <w:rPr>
              <w:ins w:id="395" w:author="Vladymyr Kozyr [2]" w:date="2021-01-10T22:02:00Z"/>
              <w:del w:id="396" w:author="Vladymyr Kozyr" w:date="2021-02-07T20:37:00Z"/>
              <w:rFonts w:asciiTheme="minorHAnsi" w:hAnsiTheme="minorHAnsi"/>
              <w:lang w:val="ru-RU"/>
            </w:rPr>
          </w:rPrChange>
        </w:rPr>
      </w:pPr>
      <w:ins w:id="397" w:author="Vladymyr Kozyr [2]" w:date="2021-01-10T22:02:00Z">
        <w:del w:id="398" w:author="Vladymyr Kozyr" w:date="2021-02-07T20:37:00Z">
          <w:r w:rsidDel="007D16C8">
            <w:delText>English Reports</w:delText>
          </w:r>
        </w:del>
      </w:ins>
    </w:p>
    <w:p w14:paraId="73CD5EA4" w14:textId="7132DDB6" w:rsidR="004D67AC" w:rsidDel="007D16C8" w:rsidRDefault="004D67AC" w:rsidP="004D67AC">
      <w:pPr>
        <w:jc w:val="both"/>
        <w:rPr>
          <w:ins w:id="399" w:author="Vladymyr Kozyr [2]" w:date="2021-01-10T22:02:00Z"/>
          <w:del w:id="400" w:author="Vladymyr Kozyr" w:date="2021-02-07T20:37:00Z"/>
        </w:rPr>
      </w:pPr>
      <w:ins w:id="401" w:author="Vladymyr Kozyr [2]" w:date="2021-01-10T22:02:00Z">
        <w:del w:id="402" w:author="Vladymyr Kozyr" w:date="2021-02-07T20:37:00Z">
          <w:r w:rsidDel="007D16C8">
            <w:fldChar w:fldCharType="begin"/>
          </w:r>
          <w:r w:rsidDel="007D16C8">
            <w:delInstrText xml:space="preserve"> HYPERLINK "https://assets.publishing.service.gov.uk/government/uploads/system/uploads/attachment_data/file/920679/UK_Sea_Fisheries_Statistics_2019_-_access_checked-002.pdf" </w:delInstrText>
          </w:r>
          <w:r w:rsidDel="007D16C8">
            <w:fldChar w:fldCharType="separate"/>
          </w:r>
          <w:r w:rsidDel="007D16C8">
            <w:rPr>
              <w:rStyle w:val="Hyperlink"/>
            </w:rPr>
            <w:delText>https://assets.publishing.service.gov.uk/government/uploads/system/uploads/attachment_data/file/920679/UK_Sea_Fisheries_Statistics_2019_-_access_checked-002.pdf</w:delText>
          </w:r>
          <w:r w:rsidDel="007D16C8">
            <w:fldChar w:fldCharType="end"/>
          </w:r>
        </w:del>
      </w:ins>
    </w:p>
    <w:p w14:paraId="6F0CEEF8" w14:textId="4B756BE4" w:rsidR="004D67AC" w:rsidRPr="004D67AC" w:rsidRDefault="004D67AC" w:rsidP="004D67AC">
      <w:pPr>
        <w:spacing w:after="0"/>
        <w:ind w:firstLine="720"/>
        <w:rPr>
          <w:ins w:id="403" w:author="Vladymyr Kozyr [2]" w:date="2021-01-10T22:03:00Z"/>
          <w:rPrChange w:id="404" w:author="Vladymyr Kozyr [2]" w:date="2021-01-10T22:03:00Z">
            <w:rPr>
              <w:ins w:id="405" w:author="Vladymyr Kozyr [2]" w:date="2021-01-10T22:03:00Z"/>
              <w:lang w:val="ru-RU"/>
            </w:rPr>
          </w:rPrChange>
        </w:rPr>
      </w:pPr>
      <w:ins w:id="406" w:author="Vladymyr Kozyr [2]" w:date="2021-01-10T22:03:00Z">
        <w:r w:rsidRPr="004D67AC">
          <w:rPr>
            <w:rPrChange w:id="407" w:author="Vladymyr Kozyr [2]" w:date="2021-01-10T22:03:00Z">
              <w:rPr>
                <w:lang w:val="ru-RU"/>
              </w:rPr>
            </w:rPrChange>
          </w:rPr>
          <w:t>The reports described above were made in different periods of time, however, you can see that the data provided is very similar and differ only in the way they are visualized. From this we can conclude that these data</w:t>
        </w:r>
      </w:ins>
      <w:ins w:id="408" w:author="Vladymyr Kozyr" w:date="2021-02-07T20:32:00Z">
        <w:r w:rsidR="007D16C8">
          <w:t xml:space="preserve"> visual</w:t>
        </w:r>
      </w:ins>
      <w:ins w:id="409" w:author="Vladymyr Kozyr" w:date="2021-02-07T20:33:00Z">
        <w:r w:rsidR="007D16C8">
          <w:t>izations</w:t>
        </w:r>
      </w:ins>
      <w:ins w:id="410" w:author="Vladymyr Kozyr [2]" w:date="2021-01-10T22:03:00Z">
        <w:r w:rsidRPr="004D67AC">
          <w:rPr>
            <w:rPrChange w:id="411" w:author="Vladymyr Kozyr [2]" w:date="2021-01-10T22:03:00Z">
              <w:rPr>
                <w:lang w:val="ru-RU"/>
              </w:rPr>
            </w:rPrChange>
          </w:rPr>
          <w:t xml:space="preserve"> are and will remain relevant for a long time.</w:t>
        </w:r>
      </w:ins>
    </w:p>
    <w:p w14:paraId="5E3886F8" w14:textId="67207143" w:rsidR="004D67AC" w:rsidRPr="004D67AC" w:rsidRDefault="004D67AC" w:rsidP="004D67AC">
      <w:pPr>
        <w:spacing w:after="0"/>
        <w:ind w:firstLine="720"/>
        <w:rPr>
          <w:ins w:id="412" w:author="Vladymyr Kozyr [2]" w:date="2021-01-10T22:03:00Z"/>
          <w:rPrChange w:id="413" w:author="Vladymyr Kozyr [2]" w:date="2021-01-10T22:03:00Z">
            <w:rPr>
              <w:ins w:id="414" w:author="Vladymyr Kozyr [2]" w:date="2021-01-10T22:03:00Z"/>
              <w:lang w:val="ru-RU"/>
            </w:rPr>
          </w:rPrChange>
        </w:rPr>
      </w:pPr>
      <w:ins w:id="415" w:author="Vladymyr Kozyr [2]" w:date="2021-01-10T22:05:00Z">
        <w:r>
          <w:t>List o</w:t>
        </w:r>
      </w:ins>
      <w:ins w:id="416" w:author="Vladymyr Kozyr [2]" w:date="2021-01-10T22:03:00Z">
        <w:r w:rsidRPr="004D67AC">
          <w:rPr>
            <w:rPrChange w:id="417" w:author="Vladymyr Kozyr [2]" w:date="2021-01-10T22:03:00Z">
              <w:rPr>
                <w:lang w:val="ru-RU"/>
              </w:rPr>
            </w:rPrChange>
          </w:rPr>
          <w:t xml:space="preserve">f the </w:t>
        </w:r>
      </w:ins>
      <w:ins w:id="418" w:author="Vladymyr Kozyr [2]" w:date="2021-01-10T22:04:00Z">
        <w:r>
          <w:t>disadvantages</w:t>
        </w:r>
      </w:ins>
      <w:ins w:id="419" w:author="Vladymyr Kozyr [2]" w:date="2021-01-10T22:03:00Z">
        <w:r w:rsidRPr="004D67AC">
          <w:rPr>
            <w:rPrChange w:id="420" w:author="Vladymyr Kozyr [2]" w:date="2021-01-10T22:03:00Z">
              <w:rPr>
                <w:lang w:val="ru-RU"/>
              </w:rPr>
            </w:rPrChange>
          </w:rPr>
          <w:t xml:space="preserve"> that unite all the works examined above:</w:t>
        </w:r>
      </w:ins>
    </w:p>
    <w:p w14:paraId="399EC112" w14:textId="1B3D7639" w:rsidR="004D67AC" w:rsidRPr="004D67AC" w:rsidRDefault="004D67AC" w:rsidP="004D67AC">
      <w:pPr>
        <w:spacing w:after="0"/>
        <w:ind w:firstLine="720"/>
        <w:rPr>
          <w:ins w:id="421" w:author="Vladymyr Kozyr [2]" w:date="2021-01-10T22:03:00Z"/>
          <w:rPrChange w:id="422" w:author="Vladymyr Kozyr [2]" w:date="2021-01-10T22:03:00Z">
            <w:rPr>
              <w:ins w:id="423" w:author="Vladymyr Kozyr [2]" w:date="2021-01-10T22:03:00Z"/>
              <w:lang w:val="ru-RU"/>
            </w:rPr>
          </w:rPrChange>
        </w:rPr>
      </w:pPr>
      <w:ins w:id="424" w:author="Vladymyr Kozyr [2]" w:date="2021-01-10T22:03:00Z">
        <w:r w:rsidRPr="004D67AC">
          <w:rPr>
            <w:rPrChange w:id="425" w:author="Vladymyr Kozyr [2]" w:date="2021-01-10T22:03:00Z">
              <w:rPr>
                <w:lang w:val="ru-RU"/>
              </w:rPr>
            </w:rPrChange>
          </w:rPr>
          <w:t xml:space="preserve">- Some data is provided only in tables, which greatly </w:t>
        </w:r>
      </w:ins>
      <w:ins w:id="426" w:author="Vladymyr Kozyr [2]" w:date="2021-01-10T22:06:00Z">
        <w:r w:rsidRPr="004D67AC">
          <w:t>sophisticate</w:t>
        </w:r>
        <w:r>
          <w:t>s</w:t>
        </w:r>
        <w:r w:rsidRPr="004D67AC">
          <w:rPr>
            <w:rPrChange w:id="427" w:author="Vladymyr Kozyr [2]" w:date="2021-01-10T22:06:00Z">
              <w:rPr>
                <w:lang w:val="ru-RU"/>
              </w:rPr>
            </w:rPrChange>
          </w:rPr>
          <w:t xml:space="preserve"> </w:t>
        </w:r>
      </w:ins>
      <w:ins w:id="428" w:author="Vladymyr Kozyr [2]" w:date="2021-01-10T22:03:00Z">
        <w:r w:rsidRPr="004D67AC">
          <w:rPr>
            <w:rPrChange w:id="429" w:author="Vladymyr Kozyr [2]" w:date="2021-01-10T22:03:00Z">
              <w:rPr>
                <w:lang w:val="ru-RU"/>
              </w:rPr>
            </w:rPrChange>
          </w:rPr>
          <w:t>the ability to visually evaluate the information.</w:t>
        </w:r>
      </w:ins>
    </w:p>
    <w:p w14:paraId="6A55C1D7" w14:textId="1FED1990" w:rsidR="004D67AC" w:rsidRDefault="004D67AC" w:rsidP="004D67AC">
      <w:pPr>
        <w:spacing w:after="0"/>
        <w:ind w:firstLine="720"/>
        <w:rPr>
          <w:ins w:id="430" w:author="Vladymyr Kozyr [2]" w:date="2021-01-10T22:07:00Z"/>
        </w:rPr>
      </w:pPr>
      <w:ins w:id="431" w:author="Vladymyr Kozyr [2]" w:date="2021-01-10T22:03:00Z">
        <w:r w:rsidRPr="004D67AC">
          <w:rPr>
            <w:rPrChange w:id="432" w:author="Vladymyr Kozyr [2]" w:date="2021-01-10T22:03:00Z">
              <w:rPr>
                <w:lang w:val="ru-RU"/>
              </w:rPr>
            </w:rPrChange>
          </w:rPr>
          <w:t>- Some captions are missing on the charts, which also complicates the perception of the displayed information.</w:t>
        </w:r>
      </w:ins>
    </w:p>
    <w:p w14:paraId="65FA6D45" w14:textId="1EE2D229" w:rsidR="004D67AC" w:rsidRDefault="004D67AC" w:rsidP="004D67AC">
      <w:pPr>
        <w:spacing w:after="0"/>
        <w:ind w:firstLine="720"/>
        <w:rPr>
          <w:ins w:id="433" w:author="Vladymyr Kozyr [2]" w:date="2021-01-10T22:07:00Z"/>
        </w:rPr>
      </w:pPr>
      <w:ins w:id="434" w:author="Vladymyr Kozyr [2]" w:date="2021-01-10T22:07:00Z">
        <w:r>
          <w:t>- All visualizations are presented as static images, to use interactions involved.</w:t>
        </w:r>
      </w:ins>
    </w:p>
    <w:p w14:paraId="7EA52238" w14:textId="240CE3CB" w:rsidR="004D67AC" w:rsidDel="00BE0E55" w:rsidRDefault="00BE0E55" w:rsidP="00BE0E55">
      <w:pPr>
        <w:pStyle w:val="Heading2NoNumber"/>
        <w:rPr>
          <w:ins w:id="435" w:author="Vladymyr Kozyr [2]" w:date="2021-01-10T22:07:00Z"/>
          <w:del w:id="436" w:author="Vladymyr Kozyr" w:date="2021-02-07T21:09:00Z"/>
        </w:rPr>
        <w:pPrChange w:id="437" w:author="Vladymyr Kozyr" w:date="2021-02-07T21:08:00Z">
          <w:pPr>
            <w:spacing w:after="0"/>
            <w:ind w:firstLine="720"/>
          </w:pPr>
        </w:pPrChange>
      </w:pPr>
      <w:ins w:id="438" w:author="Vladymyr Kozyr" w:date="2021-02-07T21:08:00Z">
        <w:r>
          <w:lastRenderedPageBreak/>
          <w:t>3.2</w:t>
        </w:r>
      </w:ins>
      <w:ins w:id="439" w:author="Vladymyr Kozyr" w:date="2021-02-07T21:09:00Z">
        <w:r>
          <w:t>. Fishery Domain Problems</w:t>
        </w:r>
      </w:ins>
    </w:p>
    <w:p w14:paraId="5330D8AE" w14:textId="74B3B1F5" w:rsidR="004D67AC" w:rsidRPr="004D67AC" w:rsidDel="00BE0E55" w:rsidRDefault="004D67AC" w:rsidP="00BE0E55">
      <w:pPr>
        <w:spacing w:after="0"/>
        <w:rPr>
          <w:del w:id="440" w:author="Vladymyr Kozyr" w:date="2021-02-07T21:09:00Z"/>
          <w:rFonts w:eastAsia="Times New Roman" w:cs="Arial"/>
          <w:b/>
          <w:bCs/>
          <w:color w:val="000000"/>
          <w:rPrChange w:id="441" w:author="Vladymyr Kozyr [2]" w:date="2021-01-10T22:08:00Z">
            <w:rPr>
              <w:del w:id="442" w:author="Vladymyr Kozyr" w:date="2021-02-07T21:09:00Z"/>
              <w:rFonts w:eastAsia="Times New Roman" w:cs="Arial"/>
              <w:color w:val="000000"/>
              <w:lang w:val="ru-RU"/>
            </w:rPr>
          </w:rPrChange>
        </w:rPr>
        <w:pPrChange w:id="443" w:author="Vladymyr Kozyr" w:date="2021-02-07T21:09:00Z">
          <w:pPr>
            <w:spacing w:after="0"/>
            <w:ind w:firstLine="720"/>
          </w:pPr>
        </w:pPrChange>
      </w:pPr>
      <w:ins w:id="444" w:author="Vladymyr Kozyr [2]" w:date="2021-01-10T22:07:00Z">
        <w:del w:id="445" w:author="Vladymyr Kozyr" w:date="2021-02-07T21:09:00Z">
          <w:r w:rsidRPr="004D67AC" w:rsidDel="00BE0E55">
            <w:rPr>
              <w:b/>
              <w:bCs/>
              <w:rPrChange w:id="446" w:author="Vladymyr Kozyr [2]" w:date="2021-01-10T22:08:00Z">
                <w:rPr/>
              </w:rPrChange>
            </w:rPr>
            <w:delText>Maybe mo</w:delText>
          </w:r>
        </w:del>
      </w:ins>
      <w:ins w:id="447" w:author="Vladymyr Kozyr [2]" w:date="2021-01-10T22:08:00Z">
        <w:del w:id="448" w:author="Vladymyr Kozyr" w:date="2021-02-07T21:09:00Z">
          <w:r w:rsidRPr="004D67AC" w:rsidDel="00BE0E55">
            <w:rPr>
              <w:b/>
              <w:bCs/>
              <w:rPrChange w:id="449" w:author="Vladymyr Kozyr [2]" w:date="2021-01-10T22:08:00Z">
                <w:rPr/>
              </w:rPrChange>
            </w:rPr>
            <w:delText>ve the following text into chapter 3.5 as conclusion paragraph of section 3?</w:delText>
          </w:r>
        </w:del>
      </w:ins>
    </w:p>
    <w:p w14:paraId="11D9A4EA" w14:textId="1270A11B" w:rsidR="00275DA3" w:rsidRPr="004D67AC" w:rsidRDefault="00275DA3" w:rsidP="00BE0E55">
      <w:pPr>
        <w:pStyle w:val="Heading2NoNumber"/>
        <w:rPr>
          <w:rPrChange w:id="450" w:author="Vladymyr Kozyr [2]" w:date="2021-01-10T22:03:00Z">
            <w:rPr>
              <w:rFonts w:eastAsia="Times New Roman" w:cs="Arial"/>
              <w:color w:val="000000"/>
              <w:lang w:val="ru-RU"/>
            </w:rPr>
          </w:rPrChange>
        </w:rPr>
        <w:pPrChange w:id="451" w:author="Vladymyr Kozyr" w:date="2021-02-07T21:09:00Z">
          <w:pPr>
            <w:spacing w:after="0"/>
            <w:ind w:firstLine="720"/>
            <w:jc w:val="center"/>
          </w:pPr>
        </w:pPrChange>
      </w:pPr>
    </w:p>
    <w:p w14:paraId="05E13BB0" w14:textId="6A1CDBB1" w:rsidR="00781FF1" w:rsidRPr="0016722A" w:rsidRDefault="00781FF1" w:rsidP="00781FF1">
      <w:pPr>
        <w:spacing w:after="0"/>
        <w:rPr>
          <w:rFonts w:eastAsia="Times New Roman" w:cs="Arial"/>
          <w:color w:val="000000"/>
        </w:rPr>
      </w:pPr>
      <w:r>
        <w:rPr>
          <w:rFonts w:eastAsia="Times New Roman" w:cs="Arial"/>
          <w:color w:val="000000"/>
        </w:rPr>
        <w:t>It’s also worth mentioning problems on which marine scientist are eager to work on.</w:t>
      </w:r>
    </w:p>
    <w:p w14:paraId="567CD04C" w14:textId="77777777" w:rsidR="00507C0A" w:rsidRDefault="00507C0A" w:rsidP="00507C0A">
      <w:pPr>
        <w:pStyle w:val="1Para"/>
        <w:rPr>
          <w:lang w:val="en-US"/>
        </w:rPr>
      </w:pPr>
      <w:commentRangeStart w:id="452"/>
      <w:r>
        <w:rPr>
          <w:lang w:val="en-US"/>
        </w:rPr>
        <w:t>Ecological:</w:t>
      </w:r>
      <w:commentRangeEnd w:id="452"/>
      <w:r>
        <w:rPr>
          <w:rStyle w:val="CommentReference"/>
          <w:lang w:val="en-US"/>
        </w:rPr>
        <w:commentReference w:id="452"/>
      </w:r>
    </w:p>
    <w:p w14:paraId="0D4FDBD7" w14:textId="77777777" w:rsidR="00507C0A" w:rsidRPr="007A2436" w:rsidRDefault="00507C0A" w:rsidP="00507C0A">
      <w:pPr>
        <w:pStyle w:val="1Para"/>
        <w:rPr>
          <w:lang w:val="en-US"/>
        </w:rPr>
      </w:pPr>
      <w:r>
        <w:rPr>
          <w:lang w:val="en-US"/>
        </w:rPr>
        <w:t>1)</w:t>
      </w:r>
      <w:r w:rsidRPr="007A2436">
        <w:rPr>
          <w:lang w:val="en-US"/>
        </w:rPr>
        <w:t xml:space="preserve"> </w:t>
      </w:r>
      <w:commentRangeStart w:id="453"/>
      <w:r w:rsidRPr="007A2436">
        <w:rPr>
          <w:lang w:val="en-US"/>
        </w:rPr>
        <w:t>determin</w:t>
      </w:r>
      <w:r>
        <w:rPr>
          <w:lang w:val="en-US"/>
        </w:rPr>
        <w:t>ing</w:t>
      </w:r>
      <w:r w:rsidRPr="007A2436">
        <w:rPr>
          <w:lang w:val="en-US"/>
        </w:rPr>
        <w:t xml:space="preserve"> the optimal amount of catch for each type of fish to reduce environmental damage in a particular region</w:t>
      </w:r>
      <w:commentRangeEnd w:id="453"/>
      <w:r>
        <w:rPr>
          <w:rStyle w:val="CommentReference"/>
          <w:lang w:val="en-US"/>
        </w:rPr>
        <w:commentReference w:id="453"/>
      </w:r>
    </w:p>
    <w:p w14:paraId="4BB16D9E" w14:textId="77777777" w:rsidR="00507C0A" w:rsidRPr="007A2436" w:rsidRDefault="00507C0A" w:rsidP="00507C0A">
      <w:pPr>
        <w:pStyle w:val="1Para"/>
        <w:rPr>
          <w:lang w:val="en-US"/>
        </w:rPr>
      </w:pPr>
      <w:r>
        <w:rPr>
          <w:lang w:val="en-US"/>
        </w:rPr>
        <w:t>2)</w:t>
      </w:r>
      <w:r w:rsidRPr="007A2436">
        <w:rPr>
          <w:lang w:val="en-US"/>
        </w:rPr>
        <w:t xml:space="preserve"> </w:t>
      </w:r>
      <w:r>
        <w:rPr>
          <w:lang w:val="en-US"/>
        </w:rPr>
        <w:t xml:space="preserve">understanding </w:t>
      </w:r>
      <w:r w:rsidRPr="007A2436">
        <w:rPr>
          <w:lang w:val="en-US"/>
        </w:rPr>
        <w:t>how the fish catch affects the ecosystem and other species</w:t>
      </w:r>
    </w:p>
    <w:p w14:paraId="70C72E2C" w14:textId="77777777" w:rsidR="00507C0A" w:rsidRPr="007A2436" w:rsidRDefault="00507C0A" w:rsidP="00507C0A">
      <w:pPr>
        <w:pStyle w:val="1Para"/>
        <w:rPr>
          <w:lang w:val="en-US"/>
        </w:rPr>
      </w:pPr>
      <w:r>
        <w:rPr>
          <w:lang w:val="en-US"/>
        </w:rPr>
        <w:t>3)</w:t>
      </w:r>
      <w:r w:rsidRPr="007A2436">
        <w:rPr>
          <w:lang w:val="en-US"/>
        </w:rPr>
        <w:t xml:space="preserve"> </w:t>
      </w:r>
      <w:r>
        <w:rPr>
          <w:lang w:val="en-US"/>
        </w:rPr>
        <w:t>seeing</w:t>
      </w:r>
      <w:r w:rsidRPr="007A2436">
        <w:rPr>
          <w:lang w:val="en-US"/>
        </w:rPr>
        <w:t xml:space="preserve"> what species of fish and other animals are on the </w:t>
      </w:r>
      <w:r>
        <w:rPr>
          <w:lang w:val="en-US"/>
        </w:rPr>
        <w:t>edge</w:t>
      </w:r>
      <w:r w:rsidRPr="007A2436">
        <w:rPr>
          <w:lang w:val="en-US"/>
        </w:rPr>
        <w:t xml:space="preserve"> of extinction</w:t>
      </w:r>
    </w:p>
    <w:p w14:paraId="24433DC8" w14:textId="77777777" w:rsidR="00507C0A" w:rsidRPr="007A2436" w:rsidRDefault="00507C0A" w:rsidP="00507C0A">
      <w:pPr>
        <w:pStyle w:val="1Para"/>
        <w:rPr>
          <w:lang w:val="en-US"/>
        </w:rPr>
      </w:pPr>
      <w:r>
        <w:rPr>
          <w:lang w:val="en-US"/>
        </w:rPr>
        <w:t>4)</w:t>
      </w:r>
      <w:r w:rsidRPr="007A2436">
        <w:rPr>
          <w:lang w:val="en-US"/>
        </w:rPr>
        <w:t xml:space="preserve"> identif</w:t>
      </w:r>
      <w:r>
        <w:rPr>
          <w:lang w:val="en-US"/>
        </w:rPr>
        <w:t>ying</w:t>
      </w:r>
      <w:r w:rsidRPr="007A2436">
        <w:rPr>
          <w:lang w:val="en-US"/>
        </w:rPr>
        <w:t xml:space="preserve"> the regions that primarily need attention and the introduction of measures to restore or prevent the disappearance of the</w:t>
      </w:r>
      <w:r>
        <w:rPr>
          <w:lang w:val="en-US"/>
        </w:rPr>
        <w:t xml:space="preserve"> species or </w:t>
      </w:r>
      <w:r w:rsidRPr="007A2436">
        <w:rPr>
          <w:lang w:val="en-US"/>
        </w:rPr>
        <w:t>ecosystem</w:t>
      </w:r>
      <w:r>
        <w:rPr>
          <w:lang w:val="en-US"/>
        </w:rPr>
        <w:t xml:space="preserve"> changes</w:t>
      </w:r>
    </w:p>
    <w:p w14:paraId="42A5D56F" w14:textId="77777777" w:rsidR="00507C0A" w:rsidRDefault="00507C0A" w:rsidP="00507C0A">
      <w:pPr>
        <w:pStyle w:val="1Para"/>
        <w:rPr>
          <w:lang w:val="en-US"/>
        </w:rPr>
      </w:pPr>
      <w:r>
        <w:rPr>
          <w:lang w:val="en-US"/>
        </w:rPr>
        <w:t>5)</w:t>
      </w:r>
      <w:r w:rsidRPr="007A2436">
        <w:rPr>
          <w:lang w:val="en-US"/>
        </w:rPr>
        <w:t xml:space="preserve"> predict</w:t>
      </w:r>
      <w:r>
        <w:rPr>
          <w:lang w:val="en-US"/>
        </w:rPr>
        <w:t>ing</w:t>
      </w:r>
      <w:r w:rsidRPr="007A2436">
        <w:rPr>
          <w:lang w:val="en-US"/>
        </w:rPr>
        <w:t xml:space="preserve"> which species may also be subject to negative</w:t>
      </w:r>
      <w:r>
        <w:rPr>
          <w:lang w:val="en-US"/>
        </w:rPr>
        <w:t xml:space="preserve"> or positive</w:t>
      </w:r>
      <w:r w:rsidRPr="007A2436">
        <w:rPr>
          <w:lang w:val="en-US"/>
        </w:rPr>
        <w:t xml:space="preserve"> effects (trends)</w:t>
      </w:r>
    </w:p>
    <w:p w14:paraId="6EF9CA81" w14:textId="77777777" w:rsidR="00507C0A" w:rsidRPr="00CF4700" w:rsidRDefault="00507C0A" w:rsidP="00507C0A">
      <w:pPr>
        <w:pStyle w:val="1Para"/>
        <w:rPr>
          <w:lang w:val="en-US"/>
        </w:rPr>
      </w:pPr>
      <w:r>
        <w:rPr>
          <w:lang w:val="en-US"/>
        </w:rPr>
        <w:t>6)</w:t>
      </w:r>
      <w:r w:rsidRPr="00CF4700">
        <w:rPr>
          <w:lang w:val="en-US"/>
        </w:rPr>
        <w:t xml:space="preserve"> establish</w:t>
      </w:r>
      <w:r>
        <w:rPr>
          <w:lang w:val="en-US"/>
        </w:rPr>
        <w:t>ing</w:t>
      </w:r>
      <w:r w:rsidRPr="00CF4700">
        <w:rPr>
          <w:lang w:val="en-US"/>
        </w:rPr>
        <w:t xml:space="preserve"> </w:t>
      </w:r>
      <w:r>
        <w:rPr>
          <w:lang w:val="en-US"/>
        </w:rPr>
        <w:t>quotas</w:t>
      </w:r>
      <w:r w:rsidRPr="00CF4700">
        <w:rPr>
          <w:lang w:val="en-US"/>
        </w:rPr>
        <w:t xml:space="preserve"> (permissible amount of fish</w:t>
      </w:r>
      <w:r>
        <w:rPr>
          <w:lang w:val="en-US"/>
        </w:rPr>
        <w:t xml:space="preserve"> landing)</w:t>
      </w:r>
      <w:r w:rsidRPr="00CF4700">
        <w:rPr>
          <w:lang w:val="en-US"/>
        </w:rPr>
        <w:t>, which will minimize the negative effect on the environment</w:t>
      </w:r>
    </w:p>
    <w:p w14:paraId="7FDAA621" w14:textId="77777777" w:rsidR="00507C0A" w:rsidRPr="00CF4700" w:rsidRDefault="00507C0A" w:rsidP="00507C0A">
      <w:pPr>
        <w:pStyle w:val="1Para"/>
        <w:rPr>
          <w:lang w:val="en-US"/>
        </w:rPr>
      </w:pPr>
      <w:r>
        <w:rPr>
          <w:lang w:val="en-US"/>
        </w:rPr>
        <w:t>7)</w:t>
      </w:r>
      <w:r w:rsidRPr="00CF4700">
        <w:rPr>
          <w:lang w:val="en-US"/>
        </w:rPr>
        <w:t xml:space="preserve"> determini</w:t>
      </w:r>
      <w:r>
        <w:rPr>
          <w:lang w:val="en-US"/>
        </w:rPr>
        <w:t>ng</w:t>
      </w:r>
      <w:r w:rsidRPr="00CF4700">
        <w:rPr>
          <w:lang w:val="en-US"/>
        </w:rPr>
        <w:t xml:space="preserve"> the rate of ecosystem restoration after the introduction of appropriate measures</w:t>
      </w:r>
    </w:p>
    <w:p w14:paraId="02243628" w14:textId="77777777" w:rsidR="00507C0A" w:rsidRPr="00CF4700" w:rsidRDefault="00507C0A" w:rsidP="00507C0A">
      <w:pPr>
        <w:pStyle w:val="1Para"/>
        <w:rPr>
          <w:lang w:val="en-US"/>
        </w:rPr>
      </w:pPr>
      <w:r>
        <w:rPr>
          <w:lang w:val="en-US"/>
        </w:rPr>
        <w:t>8)</w:t>
      </w:r>
      <w:r w:rsidRPr="00CF4700">
        <w:rPr>
          <w:lang w:val="en-US"/>
        </w:rPr>
        <w:t xml:space="preserve"> analyz</w:t>
      </w:r>
      <w:r>
        <w:rPr>
          <w:lang w:val="en-US"/>
        </w:rPr>
        <w:t>ing</w:t>
      </w:r>
      <w:r w:rsidRPr="00CF4700">
        <w:rPr>
          <w:lang w:val="en-US"/>
        </w:rPr>
        <w:t xml:space="preserve"> the safety of methods for catching a certain type of fish in each region</w:t>
      </w:r>
    </w:p>
    <w:p w14:paraId="423E3AE1" w14:textId="77777777" w:rsidR="00507C0A" w:rsidRDefault="00507C0A" w:rsidP="00507C0A">
      <w:pPr>
        <w:pStyle w:val="1Para"/>
        <w:rPr>
          <w:lang w:val="en-US"/>
        </w:rPr>
      </w:pPr>
      <w:r>
        <w:rPr>
          <w:lang w:val="en-US"/>
        </w:rPr>
        <w:t>9)</w:t>
      </w:r>
      <w:r w:rsidRPr="00CF4700">
        <w:rPr>
          <w:lang w:val="en-US"/>
        </w:rPr>
        <w:t xml:space="preserve"> accord</w:t>
      </w:r>
      <w:r>
        <w:rPr>
          <w:lang w:val="en-US"/>
        </w:rPr>
        <w:t>ing to</w:t>
      </w:r>
      <w:r w:rsidRPr="00CF4700">
        <w:rPr>
          <w:lang w:val="en-US"/>
        </w:rPr>
        <w:t xml:space="preserve"> the results of the analysis, stop methods that have </w:t>
      </w:r>
      <w:r>
        <w:rPr>
          <w:lang w:val="en-US"/>
        </w:rPr>
        <w:t>negative</w:t>
      </w:r>
      <w:r w:rsidRPr="00CF4700">
        <w:rPr>
          <w:lang w:val="en-US"/>
        </w:rPr>
        <w:t xml:space="preserve"> effect</w:t>
      </w:r>
      <w:r>
        <w:rPr>
          <w:lang w:val="en-US"/>
        </w:rPr>
        <w:t>s</w:t>
      </w:r>
      <w:r w:rsidRPr="00CF4700">
        <w:rPr>
          <w:lang w:val="en-US"/>
        </w:rPr>
        <w:t xml:space="preserve"> on the state of the environment</w:t>
      </w:r>
      <w:r>
        <w:rPr>
          <w:lang w:val="en-US"/>
        </w:rPr>
        <w:t xml:space="preserve"> and/or </w:t>
      </w:r>
      <w:r w:rsidRPr="00CF4700">
        <w:rPr>
          <w:lang w:val="en-US"/>
        </w:rPr>
        <w:t>suggest alternative methods</w:t>
      </w:r>
    </w:p>
    <w:p w14:paraId="686592DE" w14:textId="77777777" w:rsidR="00507C0A" w:rsidRDefault="00507C0A" w:rsidP="00507C0A">
      <w:pPr>
        <w:pStyle w:val="1Para"/>
        <w:ind w:firstLine="0"/>
        <w:rPr>
          <w:b/>
          <w:bCs/>
          <w:lang w:val="en-US"/>
        </w:rPr>
      </w:pPr>
      <w:commentRangeStart w:id="454"/>
      <w:r w:rsidRPr="00832D78">
        <w:rPr>
          <w:b/>
          <w:bCs/>
          <w:lang w:val="en-US"/>
        </w:rPr>
        <w:t>Discussion of ecological factors</w:t>
      </w:r>
      <w:commentRangeEnd w:id="454"/>
      <w:r>
        <w:rPr>
          <w:rStyle w:val="CommentReference"/>
          <w:lang w:val="en-US"/>
        </w:rPr>
        <w:commentReference w:id="454"/>
      </w:r>
    </w:p>
    <w:p w14:paraId="1BC04A48" w14:textId="67B6109B" w:rsidR="00507C0A" w:rsidRPr="00792136" w:rsidDel="00DD775E" w:rsidRDefault="00507C0A" w:rsidP="00507C0A">
      <w:pPr>
        <w:jc w:val="both"/>
        <w:rPr>
          <w:del w:id="455" w:author="Vladymyr Kozyr" w:date="2021-02-07T20:46:00Z"/>
          <w:rFonts w:asciiTheme="minorHAnsi" w:hAnsiTheme="minorHAnsi"/>
        </w:rPr>
      </w:pPr>
    </w:p>
    <w:p w14:paraId="3AEE7AC2" w14:textId="264D3260" w:rsidR="00507C0A" w:rsidRPr="009D4AFB" w:rsidRDefault="00507C0A" w:rsidP="00507C0A">
      <w:pPr>
        <w:ind w:firstLine="720"/>
      </w:pPr>
      <w:r w:rsidRPr="009D4AFB">
        <w:t>In a 2008 publication</w:t>
      </w:r>
      <w:r>
        <w:t xml:space="preserve"> of</w:t>
      </w:r>
      <w:r w:rsidRPr="009D4AFB">
        <w:t xml:space="preserve"> Bedford Institute </w:t>
      </w:r>
      <w:r>
        <w:t>o</w:t>
      </w:r>
      <w:r w:rsidRPr="009D4AFB">
        <w:t>f Oceanography</w:t>
      </w:r>
      <w:ins w:id="456" w:author="Vladymyr Kozyr" w:date="2021-02-07T21:02:00Z">
        <w:r w:rsidR="00692B08">
          <w:rPr>
            <w:rFonts w:asciiTheme="minorHAnsi" w:hAnsiTheme="minorHAnsi"/>
          </w:rPr>
          <w:t xml:space="preserve"> </w:t>
        </w:r>
      </w:ins>
      <w:customXmlInsRangeStart w:id="457" w:author="Vladymyr Kozyr" w:date="2021-02-07T21:02:00Z"/>
      <w:sdt>
        <w:sdtPr>
          <w:rPr>
            <w:rFonts w:asciiTheme="minorHAnsi" w:hAnsiTheme="minorHAnsi"/>
          </w:rPr>
          <w:id w:val="-500886802"/>
          <w:citation/>
        </w:sdtPr>
        <w:sdtContent>
          <w:customXmlInsRangeEnd w:id="457"/>
          <w:ins w:id="458" w:author="Vladymyr Kozyr" w:date="2021-02-07T21:02:00Z">
            <w:r w:rsidR="00692B08">
              <w:rPr>
                <w:rFonts w:asciiTheme="minorHAnsi" w:hAnsiTheme="minorHAnsi"/>
              </w:rPr>
              <w:fldChar w:fldCharType="begin"/>
            </w:r>
            <w:r w:rsidR="00692B08">
              <w:rPr>
                <w:rFonts w:asciiTheme="minorHAnsi" w:hAnsiTheme="minorHAnsi"/>
                <w:lang w:val="en-CA"/>
              </w:rPr>
              <w:instrText xml:space="preserve"> CITATION Bed08 \l 4105 </w:instrText>
            </w:r>
          </w:ins>
          <w:r w:rsidR="00692B08">
            <w:rPr>
              <w:rFonts w:asciiTheme="minorHAnsi" w:hAnsiTheme="minorHAnsi"/>
            </w:rPr>
            <w:fldChar w:fldCharType="separate"/>
          </w:r>
          <w:ins w:id="459" w:author="Vladymyr Kozyr" w:date="2021-02-07T21:02:00Z">
            <w:r w:rsidR="00692B08" w:rsidRPr="00692B08">
              <w:rPr>
                <w:rFonts w:asciiTheme="minorHAnsi" w:hAnsiTheme="minorHAnsi"/>
                <w:noProof/>
                <w:lang w:val="en-CA"/>
                <w:rPrChange w:id="460" w:author="Vladymyr Kozyr" w:date="2021-02-07T21:02:00Z">
                  <w:rPr>
                    <w:rFonts w:eastAsia="Times New Roman"/>
                  </w:rPr>
                </w:rPrChange>
              </w:rPr>
              <w:t>[11]</w:t>
            </w:r>
            <w:r w:rsidR="00692B08">
              <w:rPr>
                <w:rFonts w:asciiTheme="minorHAnsi" w:hAnsiTheme="minorHAnsi"/>
              </w:rPr>
              <w:fldChar w:fldCharType="end"/>
            </w:r>
          </w:ins>
          <w:customXmlInsRangeStart w:id="461" w:author="Vladymyr Kozyr" w:date="2021-02-07T21:02:00Z"/>
        </w:sdtContent>
      </w:sdt>
      <w:customXmlInsRangeEnd w:id="461"/>
      <w:r w:rsidRPr="009D4AFB">
        <w:t xml:space="preserve">, which described many factors affecting different ecosystems, aquaculture research, various data collection methods and technologies, the authors </w:t>
      </w:r>
      <w:r>
        <w:t>mentioned</w:t>
      </w:r>
      <w:r w:rsidRPr="009D4AFB">
        <w:t xml:space="preserve"> Recovery Objectives for North Atlantic Right Whales, among which the following</w:t>
      </w:r>
      <w:r>
        <w:t xml:space="preserve"> issues</w:t>
      </w:r>
      <w:r w:rsidRPr="009D4AFB">
        <w:t xml:space="preserve"> were </w:t>
      </w:r>
      <w:r>
        <w:t>described</w:t>
      </w:r>
      <w:r w:rsidRPr="009D4AFB">
        <w:t>:</w:t>
      </w:r>
    </w:p>
    <w:p w14:paraId="69E82CB5" w14:textId="77777777" w:rsidR="00507C0A" w:rsidRPr="009D4AFB" w:rsidRDefault="00507C0A" w:rsidP="00507C0A">
      <w:pPr>
        <w:ind w:left="720"/>
      </w:pPr>
      <w:r w:rsidRPr="009D4AFB">
        <w:t xml:space="preserve"> - reduction of death and injury from vessel strikes</w:t>
      </w:r>
    </w:p>
    <w:p w14:paraId="0B07F97E" w14:textId="77777777" w:rsidR="00507C0A" w:rsidRPr="009D4AFB" w:rsidRDefault="00507C0A" w:rsidP="00507C0A">
      <w:pPr>
        <w:ind w:left="720"/>
      </w:pPr>
      <w:r w:rsidRPr="009D4AFB">
        <w:lastRenderedPageBreak/>
        <w:t xml:space="preserve"> - reduction of death and injury from fishing gear entanglement</w:t>
      </w:r>
    </w:p>
    <w:p w14:paraId="4BFB132A" w14:textId="77777777" w:rsidR="00507C0A" w:rsidRPr="009D4AFB" w:rsidRDefault="00507C0A" w:rsidP="00507C0A">
      <w:pPr>
        <w:ind w:left="720"/>
      </w:pPr>
      <w:r w:rsidRPr="009D4AFB">
        <w:t xml:space="preserve"> - reduction of injury and disturbance from vessel noise, exposure to contaminants, and other forms of habitat degradation</w:t>
      </w:r>
    </w:p>
    <w:p w14:paraId="7A1B1B87" w14:textId="77777777" w:rsidR="00507C0A" w:rsidRPr="009D4AFB" w:rsidRDefault="00507C0A" w:rsidP="00507C0A">
      <w:pPr>
        <w:ind w:left="720"/>
      </w:pPr>
      <w:r w:rsidRPr="009D4AFB">
        <w:t xml:space="preserve"> - </w:t>
      </w:r>
      <w:commentRangeStart w:id="462"/>
      <w:r w:rsidRPr="009D4AFB">
        <w:t>monitoring populations and threats</w:t>
      </w:r>
      <w:commentRangeEnd w:id="462"/>
      <w:r>
        <w:rPr>
          <w:rStyle w:val="CommentReference"/>
        </w:rPr>
        <w:commentReference w:id="462"/>
      </w:r>
    </w:p>
    <w:p w14:paraId="7CFC121C" w14:textId="77777777" w:rsidR="00507C0A" w:rsidRDefault="00507C0A" w:rsidP="00DD775E">
      <w:pPr>
        <w:ind w:firstLine="720"/>
        <w:pPrChange w:id="463" w:author="Vladymyr Kozyr" w:date="2021-02-07T20:47:00Z">
          <w:pPr/>
        </w:pPrChange>
      </w:pPr>
      <w:r w:rsidRPr="009D4AFB">
        <w:t xml:space="preserve">Based on these data, it can be concluded that the environment is adversely affected by the </w:t>
      </w:r>
      <w:r>
        <w:t>raising amount</w:t>
      </w:r>
      <w:r w:rsidRPr="009D4AFB">
        <w:t xml:space="preserve"> of</w:t>
      </w:r>
      <w:r>
        <w:t xml:space="preserve"> fishing</w:t>
      </w:r>
      <w:r w:rsidRPr="009D4AFB">
        <w:t xml:space="preserve"> vessels and equipment </w:t>
      </w:r>
      <w:r>
        <w:t>for</w:t>
      </w:r>
      <w:r w:rsidRPr="009D4AFB">
        <w:t xml:space="preserve"> fish</w:t>
      </w:r>
      <w:r>
        <w:t>ing</w:t>
      </w:r>
      <w:r w:rsidRPr="009D4AFB">
        <w:t xml:space="preserve"> in the ocean.</w:t>
      </w:r>
    </w:p>
    <w:p w14:paraId="6D4FB6FA" w14:textId="3943D505" w:rsidR="00507C0A" w:rsidRPr="009D4AFB" w:rsidDel="00DD775E" w:rsidRDefault="00EE0EA4" w:rsidP="00507C0A">
      <w:pPr>
        <w:rPr>
          <w:del w:id="464" w:author="Vladymyr Kozyr" w:date="2021-02-07T20:50:00Z"/>
          <w:color w:val="000000" w:themeColor="text1"/>
        </w:rPr>
      </w:pPr>
      <w:del w:id="465" w:author="Vladymyr Kozyr" w:date="2021-02-07T20:50:00Z">
        <w:r w:rsidDel="00DD775E">
          <w:fldChar w:fldCharType="begin"/>
        </w:r>
        <w:r w:rsidDel="00DD775E">
          <w:delInstrText xml:space="preserve"> HYPERLINK "https://www.federalregister.gov/documents/2018/02/07/2018-02442/list-of-fisheries-for-2018" </w:delInstrText>
        </w:r>
        <w:r w:rsidDel="00DD775E">
          <w:fldChar w:fldCharType="separate"/>
        </w:r>
        <w:r w:rsidR="00507C0A" w:rsidRPr="00F354F4" w:rsidDel="00DD775E">
          <w:rPr>
            <w:rStyle w:val="Hyperlink"/>
          </w:rPr>
          <w:delText>https://www.federalregister.gov/documents/2018/02/07/2018-02442/list-of-fisheries-for-2018</w:delText>
        </w:r>
        <w:r w:rsidDel="00DD775E">
          <w:rPr>
            <w:rStyle w:val="Hyperlink"/>
          </w:rPr>
          <w:fldChar w:fldCharType="end"/>
        </w:r>
      </w:del>
    </w:p>
    <w:p w14:paraId="262B89EF" w14:textId="2F6AD6C9" w:rsidR="00507C0A" w:rsidRPr="00792136" w:rsidRDefault="00507C0A" w:rsidP="00507C0A">
      <w:pPr>
        <w:pStyle w:val="1Para"/>
        <w:rPr>
          <w:lang w:val="en-US"/>
        </w:rPr>
      </w:pPr>
      <w:r w:rsidRPr="00792136">
        <w:rPr>
          <w:lang w:val="en-US"/>
        </w:rPr>
        <w:t xml:space="preserve">The Federal Register - The Daily Journal of the United States Government </w:t>
      </w:r>
      <w:customXmlInsRangeStart w:id="466" w:author="Vladymyr Kozyr" w:date="2021-02-07T21:02:00Z"/>
      <w:sdt>
        <w:sdtPr>
          <w:rPr>
            <w:lang w:val="en-US"/>
          </w:rPr>
          <w:id w:val="-655531816"/>
          <w:citation/>
        </w:sdtPr>
        <w:sdtContent>
          <w:customXmlInsRangeEnd w:id="466"/>
          <w:ins w:id="467" w:author="Vladymyr Kozyr" w:date="2021-02-07T21:02:00Z">
            <w:r w:rsidR="00167DB2">
              <w:rPr>
                <w:lang w:val="en-US"/>
              </w:rPr>
              <w:fldChar w:fldCharType="begin"/>
            </w:r>
            <w:r w:rsidR="00167DB2">
              <w:instrText xml:space="preserve"> CITATION Fed18 \l 4105 </w:instrText>
            </w:r>
          </w:ins>
          <w:r w:rsidR="00167DB2">
            <w:rPr>
              <w:lang w:val="en-US"/>
            </w:rPr>
            <w:fldChar w:fldCharType="separate"/>
          </w:r>
          <w:ins w:id="468" w:author="Vladymyr Kozyr" w:date="2021-02-07T21:02:00Z">
            <w:r w:rsidR="00167DB2" w:rsidRPr="00167DB2">
              <w:rPr>
                <w:noProof/>
                <w:rPrChange w:id="469" w:author="Vladymyr Kozyr" w:date="2021-02-07T21:02:00Z">
                  <w:rPr>
                    <w:rFonts w:eastAsia="Times New Roman"/>
                  </w:rPr>
                </w:rPrChange>
              </w:rPr>
              <w:t>[12]</w:t>
            </w:r>
            <w:r w:rsidR="00167DB2">
              <w:rPr>
                <w:lang w:val="en-US"/>
              </w:rPr>
              <w:fldChar w:fldCharType="end"/>
            </w:r>
          </w:ins>
          <w:customXmlInsRangeStart w:id="470" w:author="Vladymyr Kozyr" w:date="2021-02-07T21:02:00Z"/>
        </w:sdtContent>
      </w:sdt>
      <w:customXmlInsRangeEnd w:id="470"/>
      <w:ins w:id="471" w:author="Vladymyr Kozyr" w:date="2021-02-07T20:51:00Z">
        <w:r w:rsidR="00DD775E">
          <w:t xml:space="preserve"> </w:t>
        </w:r>
      </w:ins>
      <w:r w:rsidRPr="00792136">
        <w:rPr>
          <w:lang w:val="en-US"/>
        </w:rPr>
        <w:t xml:space="preserve">provides data on Marine Mammal Species </w:t>
      </w:r>
      <w:r>
        <w:rPr>
          <w:lang w:val="en-US"/>
        </w:rPr>
        <w:t>a</w:t>
      </w:r>
      <w:r w:rsidRPr="00792136">
        <w:rPr>
          <w:lang w:val="en-US"/>
        </w:rPr>
        <w:t xml:space="preserve">nd Stocks Incidentally Killed </w:t>
      </w:r>
      <w:r>
        <w:rPr>
          <w:lang w:val="en-US"/>
        </w:rPr>
        <w:t>o</w:t>
      </w:r>
      <w:r w:rsidRPr="00792136">
        <w:rPr>
          <w:lang w:val="en-US"/>
        </w:rPr>
        <w:t>r Injured during the 2018 fishing catch.</w:t>
      </w:r>
    </w:p>
    <w:p w14:paraId="6F576C10" w14:textId="77777777" w:rsidR="00507C0A" w:rsidRPr="00792136" w:rsidDel="00DD775E" w:rsidRDefault="00507C0A" w:rsidP="00507C0A">
      <w:pPr>
        <w:pStyle w:val="1Para"/>
        <w:rPr>
          <w:del w:id="472" w:author="Vladymyr Kozyr" w:date="2021-02-07T20:43:00Z"/>
          <w:lang w:val="en-US"/>
        </w:rPr>
      </w:pPr>
      <w:r w:rsidRPr="00792136">
        <w:rPr>
          <w:lang w:val="en-US"/>
        </w:rPr>
        <w:t xml:space="preserve">By obtaining the average annual data on the number of accidentally killed or damaged fish during the catch for Canada and comparing it with the data </w:t>
      </w:r>
      <w:r>
        <w:rPr>
          <w:lang w:val="en-US"/>
        </w:rPr>
        <w:t>about</w:t>
      </w:r>
      <w:r w:rsidRPr="00792136">
        <w:rPr>
          <w:lang w:val="en-US"/>
        </w:rPr>
        <w:t xml:space="preserve"> the number of fish caught in the same year, it is possible to estimate the environmental damage during the catch. Depending on the amount and detail of the data, it is possible to estimate the damage for a specific type of fish and / or for each region. Also, fish species can be combined into groups according to their catching methods and</w:t>
      </w:r>
      <w:r>
        <w:rPr>
          <w:lang w:val="en-US"/>
        </w:rPr>
        <w:t xml:space="preserve"> ecological influence can be</w:t>
      </w:r>
      <w:r w:rsidRPr="00792136">
        <w:rPr>
          <w:lang w:val="en-US"/>
        </w:rPr>
        <w:t xml:space="preserve"> analyzed for</w:t>
      </w:r>
      <w:r>
        <w:rPr>
          <w:lang w:val="en-US"/>
        </w:rPr>
        <w:t xml:space="preserve"> each group</w:t>
      </w:r>
      <w:r w:rsidRPr="00792136">
        <w:rPr>
          <w:lang w:val="en-US"/>
        </w:rPr>
        <w:t>.</w:t>
      </w:r>
    </w:p>
    <w:p w14:paraId="07D9A4A4" w14:textId="77777777" w:rsidR="00507C0A" w:rsidRPr="00792136" w:rsidRDefault="00507C0A" w:rsidP="00DD775E">
      <w:pPr>
        <w:pStyle w:val="1Para"/>
        <w:rPr>
          <w:b/>
          <w:bCs/>
          <w:lang w:val="en-US"/>
        </w:rPr>
        <w:pPrChange w:id="473" w:author="Vladymyr Kozyr" w:date="2021-02-07T20:43:00Z">
          <w:pPr>
            <w:pStyle w:val="1Para"/>
          </w:pPr>
        </w:pPrChange>
      </w:pPr>
    </w:p>
    <w:p w14:paraId="438DE0C0" w14:textId="77777777" w:rsidR="00507C0A" w:rsidRDefault="00507C0A" w:rsidP="00507C0A">
      <w:pPr>
        <w:pStyle w:val="1Para"/>
        <w:rPr>
          <w:lang w:val="en-US"/>
        </w:rPr>
      </w:pPr>
      <w:r>
        <w:rPr>
          <w:lang w:val="en-US"/>
        </w:rPr>
        <w:t>Economical:</w:t>
      </w:r>
    </w:p>
    <w:p w14:paraId="34F3EFEE" w14:textId="77777777" w:rsidR="00507C0A" w:rsidRPr="00CF4700" w:rsidRDefault="00507C0A" w:rsidP="00507C0A">
      <w:pPr>
        <w:pStyle w:val="1Para"/>
        <w:rPr>
          <w:lang w:val="en-US"/>
        </w:rPr>
      </w:pPr>
      <w:r>
        <w:rPr>
          <w:lang w:val="en-US"/>
        </w:rPr>
        <w:t>1)</w:t>
      </w:r>
      <w:r w:rsidRPr="00CF4700">
        <w:rPr>
          <w:lang w:val="en-US"/>
        </w:rPr>
        <w:t xml:space="preserve"> analyzi</w:t>
      </w:r>
      <w:r>
        <w:rPr>
          <w:lang w:val="en-US"/>
        </w:rPr>
        <w:t>ng</w:t>
      </w:r>
      <w:r w:rsidRPr="00CF4700">
        <w:rPr>
          <w:lang w:val="en-US"/>
        </w:rPr>
        <w:t xml:space="preserve"> supply and deman</w:t>
      </w:r>
      <w:r>
        <w:rPr>
          <w:lang w:val="en-US"/>
        </w:rPr>
        <w:t>d, then</w:t>
      </w:r>
      <w:r w:rsidRPr="00CF4700">
        <w:rPr>
          <w:lang w:val="en-US"/>
        </w:rPr>
        <w:t>, establish</w:t>
      </w:r>
      <w:r>
        <w:rPr>
          <w:lang w:val="en-US"/>
        </w:rPr>
        <w:t>ing</w:t>
      </w:r>
      <w:r w:rsidRPr="00CF4700">
        <w:rPr>
          <w:lang w:val="en-US"/>
        </w:rPr>
        <w:t xml:space="preserve"> the optimal </w:t>
      </w:r>
      <w:proofErr w:type="gramStart"/>
      <w:r w:rsidRPr="00CF4700">
        <w:rPr>
          <w:lang w:val="en-US"/>
        </w:rPr>
        <w:t>amount</w:t>
      </w:r>
      <w:proofErr w:type="gramEnd"/>
      <w:r w:rsidRPr="00CF4700">
        <w:rPr>
          <w:lang w:val="en-US"/>
        </w:rPr>
        <w:t xml:space="preserve"> of fish catch</w:t>
      </w:r>
    </w:p>
    <w:p w14:paraId="0D48508F" w14:textId="77777777" w:rsidR="00507C0A" w:rsidRPr="00CF4700" w:rsidRDefault="00507C0A" w:rsidP="00507C0A">
      <w:pPr>
        <w:pStyle w:val="1Para"/>
        <w:rPr>
          <w:lang w:val="en-US"/>
        </w:rPr>
      </w:pPr>
      <w:r>
        <w:rPr>
          <w:lang w:val="en-US"/>
        </w:rPr>
        <w:t>2)</w:t>
      </w:r>
      <w:r w:rsidRPr="00CF4700">
        <w:rPr>
          <w:lang w:val="en-US"/>
        </w:rPr>
        <w:t xml:space="preserve"> identify</w:t>
      </w:r>
      <w:r>
        <w:rPr>
          <w:lang w:val="en-US"/>
        </w:rPr>
        <w:t>ing</w:t>
      </w:r>
      <w:r w:rsidRPr="00CF4700">
        <w:rPr>
          <w:lang w:val="en-US"/>
        </w:rPr>
        <w:t xml:space="preserve"> factors affecting demand</w:t>
      </w:r>
    </w:p>
    <w:p w14:paraId="2A474249" w14:textId="77777777" w:rsidR="00507C0A" w:rsidRPr="00CF4700" w:rsidRDefault="00507C0A" w:rsidP="00507C0A">
      <w:pPr>
        <w:pStyle w:val="1Para"/>
        <w:rPr>
          <w:lang w:val="en-US"/>
        </w:rPr>
      </w:pPr>
      <w:r>
        <w:rPr>
          <w:lang w:val="en-US"/>
        </w:rPr>
        <w:t>3)</w:t>
      </w:r>
      <w:r w:rsidRPr="00CF4700">
        <w:rPr>
          <w:lang w:val="en-US"/>
        </w:rPr>
        <w:t xml:space="preserve"> compa</w:t>
      </w:r>
      <w:r>
        <w:rPr>
          <w:lang w:val="en-US"/>
        </w:rPr>
        <w:t>ring</w:t>
      </w:r>
      <w:r w:rsidRPr="00CF4700">
        <w:rPr>
          <w:lang w:val="en-US"/>
        </w:rPr>
        <w:t xml:space="preserve"> alternative methods for benefits</w:t>
      </w:r>
      <w:r>
        <w:rPr>
          <w:lang w:val="en-US"/>
        </w:rPr>
        <w:t xml:space="preserve"> and profits</w:t>
      </w:r>
      <w:r w:rsidRPr="00CF4700">
        <w:rPr>
          <w:lang w:val="en-US"/>
        </w:rPr>
        <w:t xml:space="preserve"> (fish farms</w:t>
      </w:r>
      <w:r>
        <w:rPr>
          <w:lang w:val="en-US"/>
        </w:rPr>
        <w:t xml:space="preserve"> etc.</w:t>
      </w:r>
      <w:r w:rsidRPr="00CF4700">
        <w:rPr>
          <w:lang w:val="en-US"/>
        </w:rPr>
        <w:t>)</w:t>
      </w:r>
      <w:r w:rsidRPr="00CF4700">
        <w:rPr>
          <w:lang w:val="en-US"/>
        </w:rPr>
        <w:br/>
      </w:r>
    </w:p>
    <w:p w14:paraId="0645AF55" w14:textId="6FBB8126" w:rsidR="00C10319" w:rsidRDefault="00DB0C62" w:rsidP="00BE0E55">
      <w:pPr>
        <w:pStyle w:val="Heading2"/>
        <w:numPr>
          <w:ilvl w:val="1"/>
          <w:numId w:val="6"/>
        </w:numPr>
        <w:pPrChange w:id="474" w:author="Vladymyr Kozyr" w:date="2021-02-07T21:09:00Z">
          <w:pPr>
            <w:pStyle w:val="Heading2"/>
          </w:pPr>
        </w:pPrChange>
      </w:pPr>
      <w:bookmarkStart w:id="475" w:name="_Toc63193969"/>
      <w:commentRangeStart w:id="476"/>
      <w:commentRangeStart w:id="477"/>
      <w:r>
        <w:t>Data Source</w:t>
      </w:r>
      <w:r w:rsidR="00CB2779">
        <w:t>s</w:t>
      </w:r>
      <w:r>
        <w:t xml:space="preserve"> </w:t>
      </w:r>
      <w:commentRangeEnd w:id="476"/>
      <w:r w:rsidR="00CD611E">
        <w:rPr>
          <w:rStyle w:val="CommentReference"/>
          <w:rFonts w:eastAsiaTheme="minorHAnsi" w:cstheme="minorBidi"/>
          <w:b w:val="0"/>
          <w:color w:val="auto"/>
          <w:lang w:val="en-US"/>
        </w:rPr>
        <w:commentReference w:id="476"/>
      </w:r>
      <w:commentRangeEnd w:id="477"/>
      <w:r w:rsidR="00A458B4">
        <w:rPr>
          <w:rStyle w:val="CommentReference"/>
          <w:rFonts w:eastAsiaTheme="minorHAnsi" w:cstheme="minorBidi"/>
          <w:b w:val="0"/>
          <w:color w:val="auto"/>
          <w:lang w:val="en-US"/>
        </w:rPr>
        <w:commentReference w:id="477"/>
      </w:r>
      <w:r w:rsidR="00507C0A">
        <w:t xml:space="preserve">and Data </w:t>
      </w:r>
      <w:proofErr w:type="spellStart"/>
      <w:r w:rsidR="00507C0A">
        <w:t>Proccessing</w:t>
      </w:r>
      <w:bookmarkEnd w:id="475"/>
      <w:proofErr w:type="spellEnd"/>
    </w:p>
    <w:p w14:paraId="03D8D65B" w14:textId="388247C1" w:rsidR="00DB0C62" w:rsidRDefault="00DB0C62" w:rsidP="00A711E1">
      <w:pPr>
        <w:pStyle w:val="1Para"/>
        <w:rPr>
          <w:rFonts w:ascii="Helvetica" w:hAnsi="Helvetica"/>
          <w:color w:val="333333"/>
          <w:sz w:val="33"/>
          <w:szCs w:val="33"/>
        </w:rPr>
      </w:pPr>
      <w:r>
        <w:t xml:space="preserve">Data source for the visualization is taken </w:t>
      </w:r>
      <w:r w:rsidRPr="00DB0C62">
        <w:t>from</w:t>
      </w:r>
      <w:r>
        <w:t xml:space="preserve"> DFO Canada website</w:t>
      </w:r>
      <w:r w:rsidR="00A711E1">
        <w:t xml:space="preserve"> for provincial </w:t>
      </w:r>
      <w:proofErr w:type="spellStart"/>
      <w:r w:rsidR="00A711E1">
        <w:t>seafisheries</w:t>
      </w:r>
      <w:proofErr w:type="spellEnd"/>
      <w:r>
        <w:t>.</w:t>
      </w:r>
    </w:p>
    <w:p w14:paraId="30A41177" w14:textId="296C7FFD" w:rsidR="00DB0C62" w:rsidRDefault="00DB0C62" w:rsidP="00A711E1">
      <w:pPr>
        <w:pStyle w:val="1Para"/>
        <w:rPr>
          <w:sz w:val="24"/>
          <w:szCs w:val="24"/>
        </w:rPr>
      </w:pPr>
      <w:r>
        <w:lastRenderedPageBreak/>
        <w:t xml:space="preserve">Format: Data tables provide the volume and value of </w:t>
      </w:r>
      <w:proofErr w:type="spellStart"/>
      <w:r>
        <w:t>seafisheries</w:t>
      </w:r>
      <w:proofErr w:type="spellEnd"/>
      <w:r>
        <w:t xml:space="preserve"> landings. Data is organized by species-groups, by main species</w:t>
      </w:r>
      <w:r w:rsidR="00A711E1">
        <w:t xml:space="preserve"> and</w:t>
      </w:r>
      <w:r>
        <w:t xml:space="preserve"> by province</w:t>
      </w:r>
      <w:r w:rsidR="00A711E1">
        <w:t>.</w:t>
      </w:r>
    </w:p>
    <w:p w14:paraId="213EC2BF" w14:textId="52B8F530" w:rsidR="00DB0C62" w:rsidRDefault="00DB0C62" w:rsidP="00A711E1">
      <w:pPr>
        <w:pStyle w:val="1Para"/>
      </w:pPr>
      <w:r>
        <w:t xml:space="preserve">Period covered: Data is available from 1990 to </w:t>
      </w:r>
      <w:r w:rsidR="00A711E1">
        <w:t>2018</w:t>
      </w:r>
      <w:r>
        <w:t xml:space="preserve"> year before the current fishing season, data prior to 1990 is available upon request.</w:t>
      </w:r>
    </w:p>
    <w:p w14:paraId="31E5E129" w14:textId="058C166A" w:rsidR="00A711E1" w:rsidRDefault="00DB0C62" w:rsidP="00A711E1">
      <w:pPr>
        <w:pStyle w:val="1Para"/>
      </w:pPr>
      <w:r>
        <w:t>Sources: Data collected by DFO regional offices</w:t>
      </w:r>
      <w:r w:rsidR="00A711E1">
        <w:t>.</w:t>
      </w:r>
    </w:p>
    <w:p w14:paraId="6A448D76" w14:textId="1562639E" w:rsidR="00A711E1" w:rsidRDefault="00A711E1" w:rsidP="00CB2779">
      <w:pPr>
        <w:pStyle w:val="1Para"/>
      </w:pPr>
      <w:r>
        <w:t xml:space="preserve">Data is separated yearly </w:t>
      </w:r>
      <w:r w:rsidR="00B7595D">
        <w:t>(one</w:t>
      </w:r>
      <w:r w:rsidR="00D15815">
        <w:t xml:space="preserve"> Microsoft</w:t>
      </w:r>
      <w:r w:rsidR="00B7595D">
        <w:t xml:space="preserve"> Excel file for each year) and grouped inside by Canadian provinces for each fish type.</w:t>
      </w:r>
      <w:r w:rsidR="00D15815">
        <w:t xml:space="preserve"> In total this dataset consists of 56 files (28 for fish amount in tonnes and 28 for fish total value in </w:t>
      </w:r>
      <w:proofErr w:type="spellStart"/>
      <w:r w:rsidR="00D15815">
        <w:t>thousand</w:t>
      </w:r>
      <w:proofErr w:type="spellEnd"/>
      <w:r w:rsidR="00D15815">
        <w:t xml:space="preserve"> of Canadian dollars.</w:t>
      </w:r>
    </w:p>
    <w:p w14:paraId="7A945DA4" w14:textId="1ADF8742" w:rsidR="00CB2779" w:rsidRDefault="00CB2779" w:rsidP="00CB2779">
      <w:pPr>
        <w:pStyle w:val="1Para"/>
      </w:pPr>
      <w:r>
        <w:t>To present such kind of data, it should go through several processes which includes data extraction, cleaning/filtering and ma</w:t>
      </w:r>
      <w:r w:rsidR="0098108B">
        <w:t>ss</w:t>
      </w:r>
      <w:r>
        <w:t>aging (converting into suitable format).</w:t>
      </w:r>
    </w:p>
    <w:p w14:paraId="5439F7DB" w14:textId="72A91A2F" w:rsidR="00CB2779" w:rsidRDefault="0002111E" w:rsidP="00E64A12">
      <w:pPr>
        <w:pStyle w:val="1Para"/>
        <w:numPr>
          <w:ilvl w:val="0"/>
          <w:numId w:val="3"/>
        </w:numPr>
      </w:pPr>
      <w:r>
        <w:t>Data extraction</w:t>
      </w:r>
    </w:p>
    <w:p w14:paraId="5C5E7FF9" w14:textId="0C54B94F" w:rsidR="0002111E" w:rsidRDefault="0002111E" w:rsidP="0002111E">
      <w:pPr>
        <w:pStyle w:val="1Para"/>
      </w:pPr>
      <w:r>
        <w:t xml:space="preserve">Data extraction step is basically downloading Excel files from DFO official website. It doesn’t require any extra permissions, data is </w:t>
      </w:r>
      <w:proofErr w:type="spellStart"/>
      <w:r>
        <w:t>publically</w:t>
      </w:r>
      <w:proofErr w:type="spellEnd"/>
      <w:r>
        <w:t xml:space="preserve"> available. However</w:t>
      </w:r>
      <w:r w:rsidR="00B4748D">
        <w:t xml:space="preserve">, process of downloading is manual, can be improved if DFO </w:t>
      </w:r>
      <w:r w:rsidR="0098108B">
        <w:rPr>
          <w:lang w:val="en-US"/>
        </w:rPr>
        <w:t>could</w:t>
      </w:r>
      <w:r w:rsidR="00B4748D">
        <w:t xml:space="preserve"> provide </w:t>
      </w:r>
      <w:r w:rsidR="0098108B">
        <w:t>API to use for getting up-to-date data if necessary.</w:t>
      </w:r>
    </w:p>
    <w:p w14:paraId="2955C65F" w14:textId="34726274" w:rsidR="0098108B" w:rsidRDefault="0098108B" w:rsidP="00E64A12">
      <w:pPr>
        <w:pStyle w:val="1Para"/>
        <w:numPr>
          <w:ilvl w:val="0"/>
          <w:numId w:val="3"/>
        </w:numPr>
      </w:pPr>
      <w:r>
        <w:t>Data cleaning</w:t>
      </w:r>
    </w:p>
    <w:p w14:paraId="2337D4B5" w14:textId="70A47F29" w:rsidR="0098108B" w:rsidRDefault="0098108B" w:rsidP="0098108B">
      <w:pPr>
        <w:pStyle w:val="1Para"/>
      </w:pPr>
      <w:r>
        <w:t xml:space="preserve">Excel files contains some information, which is not relevant for visualization (for ex. table borders, text color, other meta data, etc.) </w:t>
      </w:r>
      <w:proofErr w:type="gramStart"/>
      <w:r>
        <w:t>So</w:t>
      </w:r>
      <w:proofErr w:type="gramEnd"/>
      <w:r>
        <w:t xml:space="preserve"> it is removed at this step.</w:t>
      </w:r>
    </w:p>
    <w:p w14:paraId="71AF386F" w14:textId="1CA8D5E4" w:rsidR="0098108B" w:rsidRDefault="0098108B" w:rsidP="00E64A12">
      <w:pPr>
        <w:pStyle w:val="1Para"/>
        <w:numPr>
          <w:ilvl w:val="0"/>
          <w:numId w:val="3"/>
        </w:numPr>
      </w:pPr>
      <w:r>
        <w:t>Data converting</w:t>
      </w:r>
    </w:p>
    <w:p w14:paraId="14223EEF" w14:textId="18F22BC1" w:rsidR="0098108B" w:rsidRDefault="0098108B" w:rsidP="0098108B">
      <w:pPr>
        <w:pStyle w:val="1Para"/>
        <w:ind w:left="720" w:firstLine="0"/>
      </w:pPr>
      <w:r>
        <w:t xml:space="preserve">The last step of data processing is converting </w:t>
      </w:r>
      <w:r w:rsidR="00605C63">
        <w:t xml:space="preserve">Excel file to CSV (as intermediate step) and then </w:t>
      </w:r>
      <w:proofErr w:type="spellStart"/>
      <w:r w:rsidR="00605C63">
        <w:t>jonverting</w:t>
      </w:r>
      <w:proofErr w:type="spellEnd"/>
      <w:r w:rsidR="00605C63">
        <w:t xml:space="preserve"> it into JSON file whi</w:t>
      </w:r>
      <w:r w:rsidR="00D40624">
        <w:t>ch can be easily interpreted by visualization library and any modern browser.</w:t>
      </w:r>
    </w:p>
    <w:p w14:paraId="629B7E60" w14:textId="77777777" w:rsidR="0098108B" w:rsidRPr="0098108B" w:rsidRDefault="0098108B" w:rsidP="0002111E">
      <w:pPr>
        <w:pStyle w:val="1Para"/>
        <w:rPr>
          <w:lang w:val="en-US"/>
        </w:rPr>
      </w:pPr>
    </w:p>
    <w:p w14:paraId="7ACFB551" w14:textId="414BD620" w:rsidR="00CB2779" w:rsidRDefault="00CB2779" w:rsidP="00CB2779">
      <w:pPr>
        <w:pStyle w:val="Heading2"/>
      </w:pPr>
      <w:bookmarkStart w:id="478" w:name="_Toc63193970"/>
      <w:r>
        <w:lastRenderedPageBreak/>
        <w:t>Visualization Motivation</w:t>
      </w:r>
      <w:bookmarkEnd w:id="478"/>
    </w:p>
    <w:p w14:paraId="4FEDBABD" w14:textId="2D128ACD" w:rsidR="00D15815" w:rsidRDefault="00D15815" w:rsidP="00507C0A">
      <w:pPr>
        <w:pStyle w:val="1Para"/>
      </w:pPr>
      <w:r>
        <w:t xml:space="preserve">Analysis of the data presented in </w:t>
      </w:r>
      <w:r w:rsidR="00CB2779">
        <w:t>table or text</w:t>
      </w:r>
      <w:r>
        <w:t xml:space="preserve"> format may take significant amount of time. For example, it is hard to see trends, how values change through the years, as well as comparing data for different provinces and fish type. Another thing which is hard to capture is correlation between price and quantities of a specific types of fish for a certain period.</w:t>
      </w:r>
    </w:p>
    <w:p w14:paraId="6ADEBA69" w14:textId="17DE2D1C" w:rsidR="0020364C" w:rsidRDefault="00D15815" w:rsidP="00507C0A">
      <w:pPr>
        <w:pStyle w:val="1Para"/>
      </w:pPr>
      <w:commentRangeStart w:id="479"/>
      <w:r>
        <w:t xml:space="preserve">The tool itself and </w:t>
      </w:r>
      <w:proofErr w:type="spellStart"/>
      <w:proofErr w:type="gramStart"/>
      <w:r>
        <w:t>it’s</w:t>
      </w:r>
      <w:proofErr w:type="spellEnd"/>
      <w:proofErr w:type="gramEnd"/>
      <w:r>
        <w:t xml:space="preserve"> implementation will be discussed in Chapter 4, however, it is worth mentioning that it is developed for</w:t>
      </w:r>
      <w:r w:rsidR="0020364C">
        <w:t xml:space="preserve"> people who may not be data scientists. The main goal is to make it usable for people with average knowledge about computers. It also will not require any installation steps, because it is a web application which can be accessible just by typing </w:t>
      </w:r>
      <w:proofErr w:type="spellStart"/>
      <w:r w:rsidR="0020364C">
        <w:t>url</w:t>
      </w:r>
      <w:proofErr w:type="spellEnd"/>
      <w:r w:rsidR="0020364C">
        <w:t xml:space="preserve"> in any of the modern browsers. </w:t>
      </w:r>
      <w:commentRangeStart w:id="480"/>
      <w:r w:rsidR="0020364C">
        <w:t xml:space="preserve">Another </w:t>
      </w:r>
      <w:r w:rsidR="00A458B4">
        <w:t>feature of the</w:t>
      </w:r>
      <w:r w:rsidR="0020364C">
        <w:t xml:space="preserve"> tool</w:t>
      </w:r>
      <w:r w:rsidR="00A458B4">
        <w:t xml:space="preserve"> is that it</w:t>
      </w:r>
      <w:r w:rsidR="0020364C">
        <w:t xml:space="preserve"> will allow user to select range, provinces and any fish type from dropdowns, zoom into details etc. This type of UI experience if not available if it is done through Excel charts or Python library </w:t>
      </w:r>
      <w:proofErr w:type="spellStart"/>
      <w:r w:rsidR="006002D9">
        <w:t>PyPlot</w:t>
      </w:r>
      <w:proofErr w:type="spellEnd"/>
      <w:r w:rsidR="006002D9">
        <w:t xml:space="preserve">. Visualizations in these cases are static and should be re-rendered if some parameters of visualization are changed. </w:t>
      </w:r>
      <w:proofErr w:type="gramStart"/>
      <w:r w:rsidR="006002D9">
        <w:t>Also</w:t>
      </w:r>
      <w:proofErr w:type="gramEnd"/>
      <w:r w:rsidR="006002D9">
        <w:t xml:space="preserve"> it requires advanced knowledge of Microsoft Excel or programming.</w:t>
      </w:r>
      <w:commentRangeEnd w:id="479"/>
      <w:r w:rsidR="003526C0">
        <w:rPr>
          <w:rStyle w:val="CommentReference"/>
          <w:lang w:val="en-US"/>
        </w:rPr>
        <w:commentReference w:id="479"/>
      </w:r>
      <w:commentRangeEnd w:id="480"/>
      <w:r w:rsidR="00D14182">
        <w:rPr>
          <w:rStyle w:val="CommentReference"/>
          <w:lang w:val="en-US"/>
        </w:rPr>
        <w:commentReference w:id="480"/>
      </w:r>
    </w:p>
    <w:p w14:paraId="09F7CD6F" w14:textId="55890D6D" w:rsidR="00DB0C62" w:rsidRDefault="004D0850" w:rsidP="004D0850">
      <w:pPr>
        <w:pStyle w:val="Heading2"/>
      </w:pPr>
      <w:bookmarkStart w:id="481" w:name="_Toc63193971"/>
      <w:r>
        <w:t>Problem Set</w:t>
      </w:r>
      <w:bookmarkEnd w:id="481"/>
    </w:p>
    <w:p w14:paraId="51234274" w14:textId="25FD8298" w:rsidR="004D0850" w:rsidRDefault="00C10319" w:rsidP="004D0850">
      <w:pPr>
        <w:pStyle w:val="Heading3"/>
        <w:spacing w:after="0"/>
      </w:pPr>
      <w:bookmarkStart w:id="482" w:name="_Toc63193972"/>
      <w:r w:rsidRPr="00C10319">
        <w:t>Problem 1</w:t>
      </w:r>
      <w:r w:rsidR="004D0850">
        <w:br/>
      </w:r>
      <w:r w:rsidR="004D0850">
        <w:br/>
      </w:r>
      <w:r w:rsidR="00F17FDE">
        <w:t>Exploring Relationships between Fish Amounts and Price</w:t>
      </w:r>
      <w:bookmarkEnd w:id="482"/>
    </w:p>
    <w:p w14:paraId="20AAB817" w14:textId="31E35CBB" w:rsidR="004D0850" w:rsidRDefault="007A2436" w:rsidP="004D0850">
      <w:pPr>
        <w:pStyle w:val="1Para"/>
        <w:rPr>
          <w:lang w:val="en-US"/>
        </w:rPr>
      </w:pPr>
      <w:r>
        <w:rPr>
          <w:lang w:val="en-US"/>
        </w:rPr>
        <w:t xml:space="preserve">This visualization will be a </w:t>
      </w:r>
      <w:commentRangeStart w:id="483"/>
      <w:r>
        <w:rPr>
          <w:lang w:val="en-US"/>
        </w:rPr>
        <w:t xml:space="preserve">multiline chart with </w:t>
      </w:r>
      <w:commentRangeEnd w:id="483"/>
      <w:r w:rsidR="00D14182">
        <w:rPr>
          <w:rStyle w:val="CommentReference"/>
          <w:lang w:val="en-US"/>
        </w:rPr>
        <w:commentReference w:id="483"/>
      </w:r>
      <w:r>
        <w:rPr>
          <w:lang w:val="en-US"/>
        </w:rPr>
        <w:t xml:space="preserve">time (years) as horizontal axis and price and quantity on vertical axis. For each province there will be color coding defined so correlation between these two values will be easily visible. Dropdown with selected fish type will be filtering summary values. </w:t>
      </w:r>
    </w:p>
    <w:p w14:paraId="357C2EAA" w14:textId="7C0CBCD9" w:rsidR="007A2436" w:rsidRDefault="007A2436" w:rsidP="004D0850">
      <w:pPr>
        <w:pStyle w:val="1Para"/>
        <w:rPr>
          <w:lang w:val="en-US"/>
        </w:rPr>
      </w:pPr>
      <w:r>
        <w:rPr>
          <w:lang w:val="en-US"/>
        </w:rPr>
        <w:t xml:space="preserve">Visualization (combined with </w:t>
      </w:r>
      <w:commentRangeStart w:id="484"/>
      <w:commentRangeStart w:id="485"/>
      <w:r>
        <w:rPr>
          <w:lang w:val="en-US"/>
        </w:rPr>
        <w:t xml:space="preserve">external </w:t>
      </w:r>
      <w:r w:rsidR="00F17FDE">
        <w:rPr>
          <w:lang w:val="en-US"/>
        </w:rPr>
        <w:t>data sources</w:t>
      </w:r>
      <w:r>
        <w:rPr>
          <w:lang w:val="en-US"/>
        </w:rPr>
        <w:t xml:space="preserve"> </w:t>
      </w:r>
      <w:commentRangeEnd w:id="484"/>
      <w:r w:rsidR="000616F8">
        <w:rPr>
          <w:rStyle w:val="CommentReference"/>
          <w:lang w:val="en-US"/>
        </w:rPr>
        <w:commentReference w:id="484"/>
      </w:r>
      <w:commentRangeEnd w:id="485"/>
      <w:r w:rsidR="00A458B4">
        <w:rPr>
          <w:rStyle w:val="CommentReference"/>
          <w:lang w:val="en-US"/>
        </w:rPr>
        <w:commentReference w:id="485"/>
      </w:r>
      <w:r>
        <w:rPr>
          <w:lang w:val="en-US"/>
        </w:rPr>
        <w:t xml:space="preserve">and/or </w:t>
      </w:r>
      <w:commentRangeStart w:id="486"/>
      <w:r>
        <w:rPr>
          <w:lang w:val="en-US"/>
        </w:rPr>
        <w:t>user</w:t>
      </w:r>
      <w:r w:rsidR="00A458B4">
        <w:rPr>
          <w:lang w:val="en-US"/>
        </w:rPr>
        <w:t>’s knowledge and</w:t>
      </w:r>
      <w:r>
        <w:rPr>
          <w:lang w:val="en-US"/>
        </w:rPr>
        <w:t xml:space="preserve"> experience</w:t>
      </w:r>
      <w:r w:rsidR="00A458B4">
        <w:rPr>
          <w:lang w:val="en-US"/>
        </w:rPr>
        <w:t xml:space="preserve"> in the domain</w:t>
      </w:r>
      <w:commentRangeEnd w:id="486"/>
      <w:r w:rsidR="000616F8">
        <w:rPr>
          <w:rStyle w:val="CommentReference"/>
          <w:lang w:val="en-US"/>
        </w:rPr>
        <w:commentReference w:id="486"/>
      </w:r>
      <w:r>
        <w:rPr>
          <w:lang w:val="en-US"/>
        </w:rPr>
        <w:t>) may be used by users for solving range of issues such as</w:t>
      </w:r>
      <w:r w:rsidR="00CF4700">
        <w:rPr>
          <w:lang w:val="en-US"/>
        </w:rPr>
        <w:t xml:space="preserve"> listed </w:t>
      </w:r>
      <w:r w:rsidR="00507C0A">
        <w:rPr>
          <w:lang w:val="en-US"/>
        </w:rPr>
        <w:t>in chapter 3.1</w:t>
      </w:r>
      <w:r w:rsidR="00CF4700">
        <w:rPr>
          <w:lang w:val="en-US"/>
        </w:rPr>
        <w:t>.</w:t>
      </w:r>
    </w:p>
    <w:p w14:paraId="3754D4C6" w14:textId="21F70872" w:rsidR="00C10319" w:rsidRDefault="004D0850" w:rsidP="004D0850">
      <w:pPr>
        <w:pStyle w:val="Heading3"/>
        <w:spacing w:after="0"/>
        <w:rPr>
          <w:lang w:val="en-US"/>
        </w:rPr>
      </w:pPr>
      <w:bookmarkStart w:id="487" w:name="_Toc63193973"/>
      <w:commentRangeStart w:id="488"/>
      <w:r>
        <w:lastRenderedPageBreak/>
        <w:t>Problem 2</w:t>
      </w:r>
      <w:commentRangeEnd w:id="488"/>
      <w:r w:rsidR="00C8620E">
        <w:rPr>
          <w:rStyle w:val="CommentReference"/>
          <w:rFonts w:eastAsiaTheme="minorHAnsi" w:cstheme="minorBidi"/>
          <w:b w:val="0"/>
          <w:color w:val="auto"/>
          <w:lang w:val="en-US"/>
        </w:rPr>
        <w:commentReference w:id="488"/>
      </w:r>
      <w:r>
        <w:br/>
      </w:r>
      <w:r>
        <w:br/>
      </w:r>
      <w:del w:id="489" w:author="Vladymyr Kozyr" w:date="2021-02-07T21:10:00Z">
        <w:r w:rsidDel="00BE0E55">
          <w:delText xml:space="preserve">Scatter Plot for </w:delText>
        </w:r>
      </w:del>
      <w:r>
        <w:t>Paired Time Series (Fish Amount and Price)</w:t>
      </w:r>
      <w:bookmarkEnd w:id="487"/>
    </w:p>
    <w:p w14:paraId="46C67243" w14:textId="5DCA3E8D" w:rsidR="00507C0A" w:rsidRDefault="00F17FDE" w:rsidP="00507C0A">
      <w:pPr>
        <w:pStyle w:val="1Para"/>
        <w:rPr>
          <w:lang w:val="en-US"/>
        </w:rPr>
      </w:pPr>
      <w:r>
        <w:rPr>
          <w:lang w:val="en-US"/>
        </w:rPr>
        <w:t xml:space="preserve">This is visualization of the same data but in different view. </w:t>
      </w:r>
      <w:proofErr w:type="gramStart"/>
      <w:r>
        <w:rPr>
          <w:lang w:val="en-US"/>
        </w:rPr>
        <w:t>So</w:t>
      </w:r>
      <w:proofErr w:type="gramEnd"/>
      <w:r>
        <w:rPr>
          <w:lang w:val="en-US"/>
        </w:rPr>
        <w:t xml:space="preserve"> one axis will be quantity, second will be price and dots will repre</w:t>
      </w:r>
      <w:r w:rsidR="00E07E43">
        <w:rPr>
          <w:lang w:val="en-US"/>
        </w:rPr>
        <w:t>sent years. Dots will be connected by lines, that will show user the trend of how these values change over time together.</w:t>
      </w:r>
    </w:p>
    <w:p w14:paraId="32CE8974" w14:textId="7F2C14B2" w:rsidR="00507C0A" w:rsidRDefault="00507C0A" w:rsidP="00507C0A">
      <w:pPr>
        <w:pStyle w:val="Heading3"/>
      </w:pPr>
      <w:bookmarkStart w:id="490" w:name="_Toc63193974"/>
      <w:r>
        <w:t>Problem 3</w:t>
      </w:r>
      <w:bookmarkEnd w:id="490"/>
    </w:p>
    <w:p w14:paraId="586EFF32" w14:textId="4AD59F30" w:rsidR="00507C0A" w:rsidRDefault="00507C0A" w:rsidP="00507C0A">
      <w:pPr>
        <w:pStyle w:val="Heading3"/>
        <w:numPr>
          <w:ilvl w:val="0"/>
          <w:numId w:val="0"/>
        </w:numPr>
        <w:spacing w:after="0"/>
        <w:ind w:left="720"/>
      </w:pPr>
      <w:bookmarkStart w:id="491" w:name="_Toc63193975"/>
      <w:del w:id="492" w:author="Vladymyr Kozyr" w:date="2021-02-07T21:15:00Z">
        <w:r w:rsidDel="00BC069E">
          <w:delText>Pie Chart for</w:delText>
        </w:r>
      </w:del>
      <w:ins w:id="493" w:author="Vladymyr Kozyr" w:date="2021-02-07T21:15:00Z">
        <w:r w:rsidR="00BC069E">
          <w:t>Identifying</w:t>
        </w:r>
      </w:ins>
      <w:r>
        <w:t xml:space="preserve"> Top Fish Species</w:t>
      </w:r>
      <w:bookmarkEnd w:id="491"/>
      <w:ins w:id="494" w:author="Vladymyr Kozyr" w:date="2021-02-07T21:16:00Z">
        <w:r w:rsidR="00BC069E">
          <w:t xml:space="preserve"> by Catch Amount or Price Value</w:t>
        </w:r>
      </w:ins>
    </w:p>
    <w:p w14:paraId="3FF626BB" w14:textId="6138B2CB" w:rsidR="00507C0A" w:rsidRDefault="00507C0A" w:rsidP="00507C0A">
      <w:pPr>
        <w:pStyle w:val="1Para"/>
      </w:pPr>
    </w:p>
    <w:p w14:paraId="64C7E202" w14:textId="53C9C00A" w:rsidR="00507C0A" w:rsidRDefault="00507C0A" w:rsidP="00507C0A">
      <w:pPr>
        <w:pStyle w:val="Heading3"/>
      </w:pPr>
      <w:bookmarkStart w:id="495" w:name="_Toc63193976"/>
      <w:r>
        <w:t>Problem 4</w:t>
      </w:r>
      <w:bookmarkEnd w:id="495"/>
    </w:p>
    <w:p w14:paraId="63364E0D" w14:textId="0048D626" w:rsidR="00507C0A" w:rsidRDefault="00507C0A" w:rsidP="00507C0A">
      <w:pPr>
        <w:pStyle w:val="Heading3"/>
        <w:numPr>
          <w:ilvl w:val="0"/>
          <w:numId w:val="0"/>
        </w:numPr>
        <w:spacing w:after="0"/>
        <w:ind w:left="720"/>
        <w:rPr>
          <w:lang w:val="en-US"/>
        </w:rPr>
      </w:pPr>
      <w:bookmarkStart w:id="496" w:name="_Toc63193977"/>
      <w:del w:id="497" w:author="Vladymyr Kozyr" w:date="2021-02-07T21:10:00Z">
        <w:r w:rsidDel="00BE0E55">
          <w:delText>Bar Chart for</w:delText>
        </w:r>
      </w:del>
      <w:ins w:id="498" w:author="Vladymyr Kozyr" w:date="2021-02-07T21:10:00Z">
        <w:r w:rsidR="00BE0E55">
          <w:t>Consequent</w:t>
        </w:r>
      </w:ins>
      <w:r>
        <w:t xml:space="preserve"> Year</w:t>
      </w:r>
      <w:ins w:id="499" w:author="Vladymyr Kozyr" w:date="2021-02-07T21:16:00Z">
        <w:r w:rsidR="00BC069E">
          <w:t>s</w:t>
        </w:r>
      </w:ins>
      <w:del w:id="500" w:author="Vladymyr Kozyr" w:date="2021-02-07T21:16:00Z">
        <w:r w:rsidDel="00BC069E">
          <w:delText>ly</w:delText>
        </w:r>
      </w:del>
      <w:r>
        <w:t xml:space="preserve"> </w:t>
      </w:r>
      <w:ins w:id="501" w:author="Vladymyr Kozyr" w:date="2021-02-07T21:10:00Z">
        <w:r w:rsidR="00BE0E55">
          <w:t xml:space="preserve">Fishery Data </w:t>
        </w:r>
      </w:ins>
      <w:r>
        <w:t>Comparison</w:t>
      </w:r>
      <w:bookmarkEnd w:id="496"/>
    </w:p>
    <w:p w14:paraId="572FEDF0" w14:textId="77777777" w:rsidR="00507C0A" w:rsidRPr="00507C0A" w:rsidRDefault="00507C0A" w:rsidP="00507C0A">
      <w:pPr>
        <w:pStyle w:val="1Para"/>
        <w:rPr>
          <w:lang w:val="en-US"/>
        </w:rPr>
      </w:pPr>
    </w:p>
    <w:p w14:paraId="5922F955" w14:textId="3C8356A3" w:rsidR="00507C0A" w:rsidRPr="00507C0A" w:rsidRDefault="00507C0A" w:rsidP="00507C0A">
      <w:pPr>
        <w:pStyle w:val="1Para"/>
        <w:rPr>
          <w:lang w:val="en-US"/>
        </w:rPr>
      </w:pPr>
    </w:p>
    <w:p w14:paraId="5305D180" w14:textId="77777777" w:rsidR="00C10319" w:rsidRPr="00C10319" w:rsidRDefault="00C10319" w:rsidP="00C10319">
      <w:pPr>
        <w:pStyle w:val="1Para"/>
      </w:pPr>
    </w:p>
    <w:p w14:paraId="37501A61" w14:textId="77777777" w:rsidR="00364877" w:rsidRPr="00364877" w:rsidRDefault="00364877" w:rsidP="00364877">
      <w:pPr>
        <w:pStyle w:val="1Para"/>
      </w:pPr>
    </w:p>
    <w:p w14:paraId="7D503579" w14:textId="09206676" w:rsidR="00927976" w:rsidRDefault="00927976" w:rsidP="00364877">
      <w:pPr>
        <w:pStyle w:val="1Para"/>
      </w:pPr>
    </w:p>
    <w:p w14:paraId="3B0767F4" w14:textId="3B051C4B" w:rsidR="00927976" w:rsidRDefault="00927976" w:rsidP="00927976">
      <w:pPr>
        <w:pStyle w:val="Heading1"/>
      </w:pPr>
      <w:bookmarkStart w:id="502" w:name="_Toc63193978"/>
      <w:r>
        <w:lastRenderedPageBreak/>
        <w:t>Implementation</w:t>
      </w:r>
      <w:del w:id="503" w:author="Vladymyr Kozyr" w:date="2021-02-02T21:30:00Z">
        <w:r w:rsidDel="00401C22">
          <w:delText xml:space="preserve"> (Tool</w:delText>
        </w:r>
        <w:r w:rsidR="00E22473" w:rsidDel="00401C22">
          <w:delText xml:space="preserve"> Overview)</w:delText>
        </w:r>
      </w:del>
      <w:ins w:id="504" w:author="Vladymyr Kozyr" w:date="2021-02-02T21:30:00Z">
        <w:r w:rsidR="00401C22">
          <w:t xml:space="preserve"> and Evaluation</w:t>
        </w:r>
      </w:ins>
      <w:bookmarkEnd w:id="502"/>
    </w:p>
    <w:p w14:paraId="061253B0" w14:textId="77777777" w:rsidR="00E22473" w:rsidRPr="00E22473" w:rsidRDefault="00E22473" w:rsidP="00E22473">
      <w:pPr>
        <w:pStyle w:val="1Para"/>
        <w:rPr>
          <w:rFonts w:ascii="Times New Roman" w:hAnsi="Times New Roman" w:cs="Times New Roman"/>
          <w:sz w:val="24"/>
          <w:szCs w:val="24"/>
        </w:rPr>
      </w:pPr>
      <w:r w:rsidRPr="00E22473">
        <w:t xml:space="preserve">The </w:t>
      </w:r>
      <w:proofErr w:type="spellStart"/>
      <w:r w:rsidRPr="00E22473">
        <w:t>datasource</w:t>
      </w:r>
      <w:proofErr w:type="spellEnd"/>
      <w:r w:rsidRPr="00E22473">
        <w:t xml:space="preserve"> comes from DFO (Fisheries and Oceans Canada). It is about fishing amount catches and money profit for years from 1990 until 2018.</w:t>
      </w:r>
    </w:p>
    <w:p w14:paraId="08214A87" w14:textId="77777777" w:rsidR="00E22473" w:rsidRPr="00E22473" w:rsidRDefault="00E22473" w:rsidP="00E22473">
      <w:pPr>
        <w:pStyle w:val="1Para"/>
        <w:rPr>
          <w:rFonts w:ascii="Times New Roman" w:hAnsi="Times New Roman" w:cs="Times New Roman"/>
          <w:sz w:val="24"/>
          <w:szCs w:val="24"/>
        </w:rPr>
      </w:pPr>
      <w:commentRangeStart w:id="505"/>
      <w:r w:rsidRPr="00E22473">
        <w:t>I am creating a visualization tool to help people to understand / analyze table data in a more suitable format as chats, comparison diagrams etc.</w:t>
      </w:r>
      <w:commentRangeEnd w:id="505"/>
      <w:r w:rsidR="00753E27">
        <w:rPr>
          <w:rStyle w:val="CommentReference"/>
          <w:lang w:val="en-US"/>
        </w:rPr>
        <w:commentReference w:id="505"/>
      </w:r>
    </w:p>
    <w:p w14:paraId="0034CA61" w14:textId="66DDDB0B" w:rsidR="00E22473" w:rsidRDefault="00E22473" w:rsidP="00E22473">
      <w:pPr>
        <w:pStyle w:val="1Para"/>
        <w:rPr>
          <w:ins w:id="506" w:author="Vladymyr Kozyr" w:date="2021-02-02T20:44:00Z"/>
        </w:rPr>
      </w:pPr>
      <w:r w:rsidRPr="00E22473">
        <w:t xml:space="preserve">The tool itself is </w:t>
      </w:r>
      <w:commentRangeStart w:id="507"/>
      <w:r w:rsidRPr="00E22473">
        <w:t xml:space="preserve">implemented in typescript </w:t>
      </w:r>
      <w:commentRangeEnd w:id="507"/>
      <w:r w:rsidR="00753E27">
        <w:rPr>
          <w:rStyle w:val="CommentReference"/>
          <w:lang w:val="en-US"/>
        </w:rPr>
        <w:commentReference w:id="507"/>
      </w:r>
      <w:r w:rsidRPr="00E22473">
        <w:t>(wrapper for JavaScript) from Microsoft. Frontend framework</w:t>
      </w:r>
      <w:ins w:id="508" w:author="Vladymyr Kozyr" w:date="2021-02-02T20:43:00Z">
        <w:r w:rsidR="00AB7CDF">
          <w:t xml:space="preserve"> is</w:t>
        </w:r>
      </w:ins>
      <w:r w:rsidRPr="00E22473">
        <w:t xml:space="preserve"> angular 10 which is one of the most powerful and highly used web engines in the world. Back end is not needed for now as it is a test project. If the data source is changed there will be minimum code modifications to get / process data.</w:t>
      </w:r>
    </w:p>
    <w:p w14:paraId="3737CF26" w14:textId="4591A152" w:rsidR="00AB7CDF" w:rsidRDefault="00AB7CDF" w:rsidP="00AB7CDF">
      <w:pPr>
        <w:pStyle w:val="1Para"/>
        <w:rPr>
          <w:ins w:id="509" w:author="Vladymyr Kozyr" w:date="2021-02-02T20:46:00Z"/>
        </w:rPr>
      </w:pPr>
      <w:ins w:id="510" w:author="Vladymyr Kozyr" w:date="2021-02-02T20:44:00Z">
        <w:r>
          <w:t>The main reason for choosing a web solution for implementing visualizat</w:t>
        </w:r>
      </w:ins>
      <w:ins w:id="511" w:author="Vladymyr Kozyr" w:date="2021-02-02T20:45:00Z">
        <w:r>
          <w:t>ion is that it will be accessible for users without a</w:t>
        </w:r>
      </w:ins>
      <w:ins w:id="512" w:author="Vladymyr Kozyr" w:date="2021-02-02T20:46:00Z">
        <w:r>
          <w:t xml:space="preserve"> need of installation any additional software.</w:t>
        </w:r>
      </w:ins>
    </w:p>
    <w:p w14:paraId="7EE6ABA4" w14:textId="2599EE1C" w:rsidR="00AB7CDF" w:rsidRDefault="00AB7CDF" w:rsidP="00AB7CDF">
      <w:pPr>
        <w:pStyle w:val="1Para"/>
        <w:rPr>
          <w:ins w:id="513" w:author="Vladymyr Kozyr" w:date="2021-02-02T20:49:00Z"/>
        </w:rPr>
      </w:pPr>
      <w:ins w:id="514" w:author="Vladymyr Kozyr" w:date="2021-02-02T20:46:00Z">
        <w:r>
          <w:t>Having everything in</w:t>
        </w:r>
      </w:ins>
      <w:ins w:id="515" w:author="Vladymyr Kozyr" w:date="2021-02-02T20:47:00Z">
        <w:r>
          <w:t xml:space="preserve"> a web browser is a modern way of viewing and sharing visualizations</w:t>
        </w:r>
      </w:ins>
      <w:ins w:id="516" w:author="Vladymyr Kozyr" w:date="2021-02-02T20:48:00Z">
        <w:r>
          <w:t xml:space="preserve">. User doesn’t have to do any extra manipulations </w:t>
        </w:r>
      </w:ins>
      <w:ins w:id="517" w:author="Vladymyr Kozyr" w:date="2021-02-02T20:49:00Z">
        <w:r>
          <w:t>with computer system in order to access visualizations.</w:t>
        </w:r>
      </w:ins>
    </w:p>
    <w:p w14:paraId="1D5060E5" w14:textId="545ADDF8" w:rsidR="00AB7CDF" w:rsidRDefault="00070B89" w:rsidP="00070B89">
      <w:pPr>
        <w:pStyle w:val="Heading2"/>
        <w:rPr>
          <w:ins w:id="518" w:author="Vladymyr Kozyr" w:date="2021-02-02T20:51:00Z"/>
        </w:rPr>
      </w:pPr>
      <w:bookmarkStart w:id="519" w:name="_Toc63193979"/>
      <w:ins w:id="520" w:author="Vladymyr Kozyr" w:date="2021-02-02T20:51:00Z">
        <w:r>
          <w:t>Overview of the Tool’s User Interface</w:t>
        </w:r>
        <w:bookmarkEnd w:id="519"/>
      </w:ins>
    </w:p>
    <w:p w14:paraId="3D02478A" w14:textId="28D30C76" w:rsidR="00070B89" w:rsidRDefault="00070B89" w:rsidP="00070B89">
      <w:pPr>
        <w:pStyle w:val="1Para"/>
        <w:rPr>
          <w:ins w:id="521" w:author="Vladymyr Kozyr" w:date="2021-02-02T20:53:00Z"/>
        </w:rPr>
      </w:pPr>
      <w:ins w:id="522" w:author="Vladymyr Kozyr" w:date="2021-02-02T20:52:00Z">
        <w:r>
          <w:t>On the top of the page there are controls which are used for interacting with data</w:t>
        </w:r>
      </w:ins>
      <w:ins w:id="523" w:author="Vladymyr Kozyr" w:date="2021-02-02T20:53:00Z">
        <w:r>
          <w:t xml:space="preserve">, which comes from DFO and converted into JSON </w:t>
        </w:r>
        <w:proofErr w:type="spellStart"/>
        <w:r>
          <w:t>fromat</w:t>
        </w:r>
        <w:proofErr w:type="spellEnd"/>
        <w:r>
          <w:t>.</w:t>
        </w:r>
      </w:ins>
    </w:p>
    <w:p w14:paraId="4391D233" w14:textId="37D43176" w:rsidR="00070B89" w:rsidRDefault="00070B89" w:rsidP="00070B89">
      <w:pPr>
        <w:pStyle w:val="1Para"/>
        <w:rPr>
          <w:ins w:id="524" w:author="Vladymyr Kozyr" w:date="2021-02-02T20:55:00Z"/>
        </w:rPr>
      </w:pPr>
      <w:ins w:id="525" w:author="Vladymyr Kozyr" w:date="2021-02-02T20:53:00Z">
        <w:r>
          <w:t>Date range slider allows user to select</w:t>
        </w:r>
      </w:ins>
      <w:ins w:id="526" w:author="Vladymyr Kozyr" w:date="2021-02-02T20:54:00Z">
        <w:r>
          <w:t xml:space="preserve"> particular years of interest which user would like to study and </w:t>
        </w:r>
      </w:ins>
      <w:ins w:id="527" w:author="Vladymyr Kozyr" w:date="2021-02-02T20:55:00Z">
        <w:r w:rsidR="00EB7EF8">
          <w:t>create visualizations for.</w:t>
        </w:r>
      </w:ins>
    </w:p>
    <w:p w14:paraId="627A4F7C" w14:textId="5C792C91" w:rsidR="00EB7EF8" w:rsidRDefault="00EB7EF8" w:rsidP="00070B89">
      <w:pPr>
        <w:pStyle w:val="1Para"/>
        <w:rPr>
          <w:ins w:id="528" w:author="Vladymyr Kozyr" w:date="2021-02-02T20:56:00Z"/>
        </w:rPr>
      </w:pPr>
      <w:ins w:id="529" w:author="Vladymyr Kozyr" w:date="2021-02-02T20:55:00Z">
        <w:r>
          <w:t>There are two multiple selection pickers for p</w:t>
        </w:r>
      </w:ins>
      <w:ins w:id="530" w:author="Vladymyr Kozyr" w:date="2021-02-02T20:56:00Z">
        <w:r>
          <w:t>rovinces and fish types which are also filtering data.</w:t>
        </w:r>
      </w:ins>
    </w:p>
    <w:p w14:paraId="2FAF9709" w14:textId="1C83DBDF" w:rsidR="00EB7EF8" w:rsidRDefault="00EB7EF8" w:rsidP="00070B89">
      <w:pPr>
        <w:pStyle w:val="1Para"/>
        <w:rPr>
          <w:ins w:id="531" w:author="Vladymyr Kozyr" w:date="2021-02-02T20:57:00Z"/>
        </w:rPr>
      </w:pPr>
      <w:ins w:id="532" w:author="Vladymyr Kozyr" w:date="2021-02-02T20:56:00Z">
        <w:r>
          <w:t xml:space="preserve">Based on the </w:t>
        </w:r>
      </w:ins>
      <w:ins w:id="533" w:author="Vladymyr Kozyr" w:date="2021-02-02T20:57:00Z">
        <w:r>
          <w:t>user input there may be 4 different visualizations generated.</w:t>
        </w:r>
      </w:ins>
    </w:p>
    <w:p w14:paraId="0996AF4A" w14:textId="389EC49B" w:rsidR="00EB7EF8" w:rsidRDefault="00EB7EF8" w:rsidP="00EB7EF8">
      <w:pPr>
        <w:pStyle w:val="Heading2"/>
        <w:rPr>
          <w:ins w:id="534" w:author="Vladymyr Kozyr" w:date="2021-02-02T20:58:00Z"/>
        </w:rPr>
      </w:pPr>
      <w:bookmarkStart w:id="535" w:name="_Toc63193980"/>
      <w:ins w:id="536" w:author="Vladymyr Kozyr" w:date="2021-02-02T20:58:00Z">
        <w:r>
          <w:lastRenderedPageBreak/>
          <w:t>Visualizations Overview</w:t>
        </w:r>
        <w:bookmarkEnd w:id="535"/>
      </w:ins>
    </w:p>
    <w:p w14:paraId="3DE943F4" w14:textId="6470AB15" w:rsidR="00EB7EF8" w:rsidRDefault="00EB7EF8" w:rsidP="00EB7EF8">
      <w:pPr>
        <w:pStyle w:val="Heading3"/>
        <w:rPr>
          <w:ins w:id="537" w:author="Vladymyr Kozyr" w:date="2021-02-02T20:59:00Z"/>
        </w:rPr>
      </w:pPr>
      <w:bookmarkStart w:id="538" w:name="_Toc63193981"/>
      <w:ins w:id="539" w:author="Vladymyr Kozyr" w:date="2021-02-02T20:59:00Z">
        <w:r w:rsidRPr="00C10319">
          <w:t>Problem 1</w:t>
        </w:r>
        <w:bookmarkEnd w:id="538"/>
      </w:ins>
    </w:p>
    <w:p w14:paraId="580FED0C" w14:textId="12DE8C6B" w:rsidR="00EB7EF8" w:rsidRPr="00EB7EF8" w:rsidRDefault="00EB7EF8">
      <w:pPr>
        <w:pStyle w:val="1Para"/>
      </w:pPr>
      <w:ins w:id="540" w:author="Vladymyr Kozyr" w:date="2021-02-02T20:59:00Z">
        <w:r>
          <w:t>If the date range selected i</w:t>
        </w:r>
      </w:ins>
      <w:ins w:id="541" w:author="Vladymyr Kozyr" w:date="2021-02-02T21:00:00Z">
        <w:r>
          <w:t>s more than 2 years, there will be visualization generated as on the figure below.</w:t>
        </w:r>
      </w:ins>
    </w:p>
    <w:p w14:paraId="100DA8DA" w14:textId="5D1CA709" w:rsidR="00E22473" w:rsidRDefault="00EB7EF8" w:rsidP="00E22473">
      <w:pPr>
        <w:pStyle w:val="1Para"/>
        <w:ind w:left="720" w:firstLine="0"/>
        <w:rPr>
          <w:ins w:id="542" w:author="Vladymyr Kozyr" w:date="2021-02-02T21:05:00Z"/>
          <w:lang w:val="en-US"/>
        </w:rPr>
      </w:pPr>
      <w:ins w:id="543" w:author="Vladymyr Kozyr" w:date="2021-02-02T21:01:00Z">
        <w:r>
          <w:rPr>
            <w:noProof/>
            <w:lang w:val="en-US"/>
          </w:rPr>
          <w:drawing>
            <wp:inline distT="0" distB="0" distL="0" distR="0" wp14:anchorId="040AF106" wp14:editId="48E3D304">
              <wp:extent cx="5486400" cy="2647012"/>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29"/>
                      <a:srcRect t="2170"/>
                      <a:stretch/>
                    </pic:blipFill>
                    <pic:spPr bwMode="auto">
                      <a:xfrm>
                        <a:off x="0" y="0"/>
                        <a:ext cx="5486400" cy="2647012"/>
                      </a:xfrm>
                      <a:prstGeom prst="rect">
                        <a:avLst/>
                      </a:prstGeom>
                      <a:ln>
                        <a:noFill/>
                      </a:ln>
                      <a:extLst>
                        <a:ext uri="{53640926-AAD7-44D8-BBD7-CCE9431645EC}">
                          <a14:shadowObscured xmlns:a14="http://schemas.microsoft.com/office/drawing/2010/main"/>
                        </a:ext>
                      </a:extLst>
                    </pic:spPr>
                  </pic:pic>
                </a:graphicData>
              </a:graphic>
            </wp:inline>
          </w:drawing>
        </w:r>
      </w:ins>
    </w:p>
    <w:p w14:paraId="2F40ED05" w14:textId="576FF0D9" w:rsidR="00F116CA" w:rsidRDefault="00F116CA">
      <w:pPr>
        <w:pStyle w:val="1Para"/>
        <w:ind w:left="720" w:firstLine="0"/>
        <w:jc w:val="center"/>
        <w:rPr>
          <w:ins w:id="544" w:author="Vladymyr Kozyr" w:date="2021-02-02T21:02:00Z"/>
          <w:lang w:val="en-US"/>
        </w:rPr>
        <w:pPrChange w:id="545" w:author="Vladymyr Kozyr" w:date="2021-02-02T21:05:00Z">
          <w:pPr>
            <w:pStyle w:val="1Para"/>
            <w:ind w:left="720" w:firstLine="0"/>
          </w:pPr>
        </w:pPrChange>
      </w:pPr>
      <w:ins w:id="546" w:author="Vladymyr Kozyr" w:date="2021-02-02T21:05:00Z">
        <w:r>
          <w:rPr>
            <w:lang w:val="en-US"/>
          </w:rPr>
          <w:t>(sample screenshot)</w:t>
        </w:r>
      </w:ins>
    </w:p>
    <w:p w14:paraId="47728F67" w14:textId="6D9ECE6F" w:rsidR="00F116CA" w:rsidRDefault="00F116CA" w:rsidP="00E22473">
      <w:pPr>
        <w:pStyle w:val="1Para"/>
        <w:ind w:left="720" w:firstLine="0"/>
        <w:rPr>
          <w:ins w:id="547" w:author="Vladymyr Kozyr" w:date="2021-02-02T21:04:00Z"/>
          <w:lang w:val="en-US"/>
        </w:rPr>
      </w:pPr>
      <w:ins w:id="548" w:author="Vladymyr Kozyr" w:date="2021-02-02T21:02:00Z">
        <w:r>
          <w:rPr>
            <w:lang w:val="en-US"/>
          </w:rPr>
          <w:t>This visualization will he</w:t>
        </w:r>
      </w:ins>
      <w:ins w:id="549" w:author="Vladymyr Kozyr" w:date="2021-02-02T21:03:00Z">
        <w:r>
          <w:rPr>
            <w:lang w:val="en-US"/>
          </w:rPr>
          <w:t xml:space="preserve">lp user to figure out relationships between fish quantities and </w:t>
        </w:r>
      </w:ins>
      <w:ins w:id="550" w:author="Vladymyr Kozyr" w:date="2021-02-02T21:04:00Z">
        <w:r>
          <w:rPr>
            <w:lang w:val="en-US"/>
          </w:rPr>
          <w:t>prices for the particular provinces and / or fish type.</w:t>
        </w:r>
      </w:ins>
    </w:p>
    <w:p w14:paraId="00626A5F" w14:textId="4135D354" w:rsidR="00F116CA" w:rsidRDefault="00F116CA" w:rsidP="00F116CA">
      <w:pPr>
        <w:pStyle w:val="Heading3"/>
        <w:rPr>
          <w:ins w:id="551" w:author="Vladymyr Kozyr" w:date="2021-02-02T21:06:00Z"/>
        </w:rPr>
      </w:pPr>
      <w:bookmarkStart w:id="552" w:name="_Toc63193982"/>
      <w:ins w:id="553" w:author="Vladymyr Kozyr" w:date="2021-02-02T21:05:00Z">
        <w:r>
          <w:t>Problem 2</w:t>
        </w:r>
      </w:ins>
      <w:bookmarkEnd w:id="552"/>
    </w:p>
    <w:p w14:paraId="48F924B1" w14:textId="7A607C83" w:rsidR="00F116CA" w:rsidRDefault="00F116CA" w:rsidP="00F116CA">
      <w:pPr>
        <w:pStyle w:val="1Para"/>
        <w:rPr>
          <w:ins w:id="554" w:author="Vladymyr Kozyr" w:date="2021-02-02T21:10:00Z"/>
        </w:rPr>
      </w:pPr>
      <w:ins w:id="555" w:author="Vladymyr Kozyr" w:date="2021-02-02T21:07:00Z">
        <w:r>
          <w:t>Second chart is a scatter plo</w:t>
        </w:r>
      </w:ins>
      <w:ins w:id="556" w:author="Vladymyr Kozyr" w:date="2021-02-02T21:08:00Z">
        <w:r>
          <w:t xml:space="preserve">t on which x axes is price and y axes </w:t>
        </w:r>
        <w:proofErr w:type="gramStart"/>
        <w:r>
          <w:t>is</w:t>
        </w:r>
        <w:proofErr w:type="gramEnd"/>
        <w:r>
          <w:t xml:space="preserve"> quantities of particular </w:t>
        </w:r>
      </w:ins>
      <w:ins w:id="557" w:author="Vladymyr Kozyr" w:date="2021-02-02T21:09:00Z">
        <w:r>
          <w:t>fish types and province</w:t>
        </w:r>
      </w:ins>
      <w:ins w:id="558" w:author="Vladymyr Kozyr" w:date="2021-02-02T21:10:00Z">
        <w:r>
          <w:t xml:space="preserve"> (picture is below)</w:t>
        </w:r>
      </w:ins>
      <w:ins w:id="559" w:author="Vladymyr Kozyr" w:date="2021-02-02T21:09:00Z">
        <w:r>
          <w:t>. Bullet points</w:t>
        </w:r>
      </w:ins>
      <w:ins w:id="560" w:author="Vladymyr Kozyr" w:date="2021-02-02T21:10:00Z">
        <w:r>
          <w:t xml:space="preserve"> and labels</w:t>
        </w:r>
      </w:ins>
      <w:ins w:id="561" w:author="Vladymyr Kozyr" w:date="2021-02-02T21:09:00Z">
        <w:r>
          <w:t xml:space="preserve"> represent</w:t>
        </w:r>
      </w:ins>
      <w:ins w:id="562" w:author="Vladymyr Kozyr" w:date="2021-02-02T21:10:00Z">
        <w:r>
          <w:t xml:space="preserve"> years. </w:t>
        </w:r>
      </w:ins>
    </w:p>
    <w:p w14:paraId="16816887" w14:textId="1E086FD3" w:rsidR="00F116CA" w:rsidRPr="00EE0EA4" w:rsidRDefault="00F116CA">
      <w:pPr>
        <w:pStyle w:val="1Para"/>
        <w:rPr>
          <w:ins w:id="563" w:author="Vladymyr Kozyr" w:date="2021-02-02T21:06:00Z"/>
        </w:rPr>
        <w:pPrChange w:id="564" w:author="Vladymyr Kozyr" w:date="2021-02-02T21:06:00Z">
          <w:pPr>
            <w:pStyle w:val="Heading3"/>
          </w:pPr>
        </w:pPrChange>
      </w:pPr>
      <w:ins w:id="565" w:author="Vladymyr Kozyr" w:date="2021-02-02T21:10:00Z">
        <w:r>
          <w:t xml:space="preserve">This visualization helps users to </w:t>
        </w:r>
      </w:ins>
      <w:ins w:id="566" w:author="Vladymyr Kozyr" w:date="2021-02-02T21:11:00Z">
        <w:r>
          <w:t xml:space="preserve">clearly see correlation between </w:t>
        </w:r>
        <w:r w:rsidR="002F44CD">
          <w:t xml:space="preserve">price and quantities </w:t>
        </w:r>
      </w:ins>
      <w:ins w:id="567" w:author="Vladymyr Kozyr" w:date="2021-02-02T21:12:00Z">
        <w:r w:rsidR="002F44CD" w:rsidRPr="002F44CD">
          <w:t>throughout</w:t>
        </w:r>
        <w:r w:rsidR="002F44CD">
          <w:t xml:space="preserve"> the selected years.</w:t>
        </w:r>
      </w:ins>
      <w:ins w:id="568" w:author="Vladymyr Kozyr" w:date="2021-02-02T21:11:00Z">
        <w:r w:rsidR="002F44CD">
          <w:t xml:space="preserve"> </w:t>
        </w:r>
      </w:ins>
    </w:p>
    <w:p w14:paraId="138EF84E" w14:textId="14C4B329" w:rsidR="00F116CA" w:rsidRDefault="00F116CA" w:rsidP="00F116CA">
      <w:pPr>
        <w:pStyle w:val="1Para"/>
        <w:rPr>
          <w:ins w:id="569" w:author="Vladymyr Kozyr" w:date="2021-02-02T21:13:00Z"/>
        </w:rPr>
      </w:pPr>
      <w:ins w:id="570" w:author="Vladymyr Kozyr" w:date="2021-02-02T21:06:00Z">
        <w:r>
          <w:rPr>
            <w:noProof/>
          </w:rPr>
          <w:lastRenderedPageBreak/>
          <w:drawing>
            <wp:inline distT="0" distB="0" distL="0" distR="0" wp14:anchorId="4AA847D6" wp14:editId="7B4FD89C">
              <wp:extent cx="5486400" cy="2631773"/>
              <wp:effectExtent l="0" t="0" r="0" b="0"/>
              <wp:docPr id="18" name="Picture 1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 scatter chart&#10;&#10;Description automatically generated"/>
                      <pic:cNvPicPr/>
                    </pic:nvPicPr>
                    <pic:blipFill rotWithShape="1">
                      <a:blip r:embed="rId30"/>
                      <a:srcRect t="2183" b="-1"/>
                      <a:stretch/>
                    </pic:blipFill>
                    <pic:spPr bwMode="auto">
                      <a:xfrm>
                        <a:off x="0" y="0"/>
                        <a:ext cx="5486400" cy="2631773"/>
                      </a:xfrm>
                      <a:prstGeom prst="rect">
                        <a:avLst/>
                      </a:prstGeom>
                      <a:ln>
                        <a:noFill/>
                      </a:ln>
                      <a:extLst>
                        <a:ext uri="{53640926-AAD7-44D8-BBD7-CCE9431645EC}">
                          <a14:shadowObscured xmlns:a14="http://schemas.microsoft.com/office/drawing/2010/main"/>
                        </a:ext>
                      </a:extLst>
                    </pic:spPr>
                  </pic:pic>
                </a:graphicData>
              </a:graphic>
            </wp:inline>
          </w:drawing>
        </w:r>
      </w:ins>
    </w:p>
    <w:p w14:paraId="547504D3" w14:textId="03002A1D" w:rsidR="002F44CD" w:rsidRDefault="002F44CD" w:rsidP="002F44CD">
      <w:pPr>
        <w:pStyle w:val="Heading3"/>
        <w:rPr>
          <w:ins w:id="571" w:author="Vladymyr Kozyr" w:date="2021-02-02T21:14:00Z"/>
        </w:rPr>
      </w:pPr>
      <w:bookmarkStart w:id="572" w:name="_Toc63193983"/>
      <w:ins w:id="573" w:author="Vladymyr Kozyr" w:date="2021-02-02T21:13:00Z">
        <w:r>
          <w:t>Problem 3</w:t>
        </w:r>
      </w:ins>
      <w:bookmarkEnd w:id="572"/>
    </w:p>
    <w:p w14:paraId="385C4D56" w14:textId="6994ED2F" w:rsidR="002F44CD" w:rsidRPr="00EE0EA4" w:rsidRDefault="002F44CD">
      <w:pPr>
        <w:pStyle w:val="1Para"/>
        <w:rPr>
          <w:ins w:id="574" w:author="Vladymyr Kozyr" w:date="2021-02-02T21:13:00Z"/>
        </w:rPr>
        <w:pPrChange w:id="575" w:author="Vladymyr Kozyr" w:date="2021-02-02T21:14:00Z">
          <w:pPr>
            <w:pStyle w:val="Heading3"/>
          </w:pPr>
        </w:pPrChange>
      </w:pPr>
      <w:ins w:id="576" w:author="Vladymyr Kozyr" w:date="2021-02-02T21:14:00Z">
        <w:r>
          <w:t>If only two years are selected</w:t>
        </w:r>
      </w:ins>
      <w:ins w:id="577" w:author="Vladymyr Kozyr" w:date="2021-02-02T21:15:00Z">
        <w:r>
          <w:t>, bar chart report as in “British Reports” will be create</w:t>
        </w:r>
      </w:ins>
      <w:ins w:id="578" w:author="Vladymyr Kozyr" w:date="2021-02-02T21:16:00Z">
        <w:r>
          <w:t xml:space="preserve">d. This kind of </w:t>
        </w:r>
      </w:ins>
      <w:ins w:id="579" w:author="Vladymyr Kozyr" w:date="2021-02-02T21:17:00Z">
        <w:r>
          <w:t xml:space="preserve">data presentation is particularly useful for </w:t>
        </w:r>
      </w:ins>
      <w:ins w:id="580" w:author="Vladymyr Kozyr" w:date="2021-02-02T21:18:00Z">
        <w:r>
          <w:t>determining trends for the current and previ</w:t>
        </w:r>
      </w:ins>
      <w:ins w:id="581" w:author="Vladymyr Kozyr" w:date="2021-02-02T21:19:00Z">
        <w:r>
          <w:t>o</w:t>
        </w:r>
      </w:ins>
      <w:ins w:id="582" w:author="Vladymyr Kozyr" w:date="2021-02-02T21:18:00Z">
        <w:r>
          <w:t xml:space="preserve">us </w:t>
        </w:r>
      </w:ins>
      <w:ins w:id="583" w:author="Vladymyr Kozyr" w:date="2021-02-02T21:19:00Z">
        <w:r>
          <w:t>year. For fishery management it is important to know if, for</w:t>
        </w:r>
      </w:ins>
      <w:ins w:id="584" w:author="Vladymyr Kozyr" w:date="2021-02-02T21:20:00Z">
        <w:r>
          <w:t xml:space="preserve"> ex. New policies and laws or fishing quotas are working into inten</w:t>
        </w:r>
      </w:ins>
      <w:ins w:id="585" w:author="Vladymyr Kozyr" w:date="2021-02-02T21:21:00Z">
        <w:r>
          <w:t>d</w:t>
        </w:r>
      </w:ins>
      <w:ins w:id="586" w:author="Vladymyr Kozyr" w:date="2021-02-02T21:20:00Z">
        <w:r>
          <w:t>ed directio</w:t>
        </w:r>
      </w:ins>
      <w:ins w:id="587" w:author="Vladymyr Kozyr" w:date="2021-02-02T21:21:00Z">
        <w:r>
          <w:t>n.</w:t>
        </w:r>
      </w:ins>
    </w:p>
    <w:p w14:paraId="4CEF28DD" w14:textId="1BE4847D" w:rsidR="002F44CD" w:rsidRPr="00EE0EA4" w:rsidRDefault="002F44CD">
      <w:pPr>
        <w:pStyle w:val="1Para"/>
        <w:rPr>
          <w:ins w:id="588" w:author="Vladymyr Kozyr" w:date="2021-02-02T21:13:00Z"/>
        </w:rPr>
        <w:pPrChange w:id="589" w:author="Vladymyr Kozyr" w:date="2021-02-02T21:13:00Z">
          <w:pPr>
            <w:pStyle w:val="Heading3"/>
          </w:pPr>
        </w:pPrChange>
      </w:pPr>
      <w:ins w:id="590" w:author="Vladymyr Kozyr" w:date="2021-02-02T21:14:00Z">
        <w:r>
          <w:rPr>
            <w:noProof/>
          </w:rPr>
          <w:drawing>
            <wp:inline distT="0" distB="0" distL="0" distR="0" wp14:anchorId="28BB7266" wp14:editId="302E8063">
              <wp:extent cx="5486400" cy="2616165"/>
              <wp:effectExtent l="0" t="0" r="0" b="635"/>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rotWithShape="1">
                      <a:blip r:embed="rId31"/>
                      <a:srcRect t="1578" b="-1"/>
                      <a:stretch/>
                    </pic:blipFill>
                    <pic:spPr bwMode="auto">
                      <a:xfrm>
                        <a:off x="0" y="0"/>
                        <a:ext cx="5486400" cy="2616165"/>
                      </a:xfrm>
                      <a:prstGeom prst="rect">
                        <a:avLst/>
                      </a:prstGeom>
                      <a:ln>
                        <a:noFill/>
                      </a:ln>
                      <a:extLst>
                        <a:ext uri="{53640926-AAD7-44D8-BBD7-CCE9431645EC}">
                          <a14:shadowObscured xmlns:a14="http://schemas.microsoft.com/office/drawing/2010/main"/>
                        </a:ext>
                      </a:extLst>
                    </pic:spPr>
                  </pic:pic>
                </a:graphicData>
              </a:graphic>
            </wp:inline>
          </w:drawing>
        </w:r>
      </w:ins>
    </w:p>
    <w:p w14:paraId="5919F912" w14:textId="77777777" w:rsidR="002F44CD" w:rsidRDefault="002F44CD" w:rsidP="00F116CA">
      <w:pPr>
        <w:pStyle w:val="1Para"/>
        <w:rPr>
          <w:ins w:id="591" w:author="Vladymyr Kozyr" w:date="2021-02-02T21:13:00Z"/>
        </w:rPr>
      </w:pPr>
    </w:p>
    <w:p w14:paraId="2ECFAA51" w14:textId="77777777" w:rsidR="002F44CD" w:rsidRPr="00F116CA" w:rsidRDefault="002F44CD">
      <w:pPr>
        <w:pStyle w:val="1Para"/>
        <w:pPrChange w:id="592" w:author="Vladymyr Kozyr" w:date="2021-02-02T21:06:00Z">
          <w:pPr>
            <w:pStyle w:val="1Para"/>
            <w:ind w:left="720" w:firstLine="0"/>
          </w:pPr>
        </w:pPrChange>
      </w:pPr>
    </w:p>
    <w:p w14:paraId="168C8D9B" w14:textId="6480BE22" w:rsidR="002F44CD" w:rsidRDefault="002F44CD" w:rsidP="002F44CD">
      <w:pPr>
        <w:pStyle w:val="Heading3"/>
        <w:rPr>
          <w:ins w:id="593" w:author="Vladymyr Kozyr" w:date="2021-02-02T21:21:00Z"/>
        </w:rPr>
      </w:pPr>
      <w:bookmarkStart w:id="594" w:name="_Toc63193984"/>
      <w:ins w:id="595" w:author="Vladymyr Kozyr" w:date="2021-02-02T21:21:00Z">
        <w:r>
          <w:lastRenderedPageBreak/>
          <w:t>Problem 4</w:t>
        </w:r>
        <w:bookmarkEnd w:id="594"/>
      </w:ins>
    </w:p>
    <w:p w14:paraId="3A0AFA24" w14:textId="628C9E47" w:rsidR="002F44CD" w:rsidRDefault="00401C22" w:rsidP="002F44CD">
      <w:pPr>
        <w:pStyle w:val="1Para"/>
        <w:rPr>
          <w:ins w:id="596" w:author="Vladymyr Kozyr" w:date="2021-02-02T21:23:00Z"/>
        </w:rPr>
      </w:pPr>
      <w:ins w:id="597" w:author="Vladymyr Kozyr" w:date="2021-02-02T21:22:00Z">
        <w:r>
          <w:t xml:space="preserve">If the user selection is only one year, then pie charts for fishing quantities and </w:t>
        </w:r>
      </w:ins>
      <w:ins w:id="598" w:author="Vladymyr Kozyr" w:date="2021-02-02T21:23:00Z">
        <w:r>
          <w:t>prices for province will be created.</w:t>
        </w:r>
      </w:ins>
    </w:p>
    <w:p w14:paraId="47A101D4" w14:textId="590EAD76" w:rsidR="00401C22" w:rsidRPr="00EE0EA4" w:rsidRDefault="00401C22">
      <w:pPr>
        <w:pStyle w:val="1Para"/>
        <w:rPr>
          <w:ins w:id="599" w:author="Vladymyr Kozyr" w:date="2021-02-02T21:21:00Z"/>
        </w:rPr>
        <w:pPrChange w:id="600" w:author="Vladymyr Kozyr" w:date="2021-02-02T21:21:00Z">
          <w:pPr>
            <w:pStyle w:val="Heading3"/>
          </w:pPr>
        </w:pPrChange>
      </w:pPr>
      <w:ins w:id="601" w:author="Vladymyr Kozyr" w:date="2021-02-02T21:23:00Z">
        <w:r>
          <w:t xml:space="preserve">The main </w:t>
        </w:r>
      </w:ins>
      <w:ins w:id="602" w:author="Vladymyr Kozyr" w:date="2021-02-02T21:24:00Z">
        <w:r>
          <w:t xml:space="preserve">feature of the chart is that </w:t>
        </w:r>
      </w:ins>
      <w:ins w:id="603" w:author="Vladymyr Kozyr" w:date="2021-02-02T21:25:00Z">
        <w:r>
          <w:t>i</w:t>
        </w:r>
      </w:ins>
      <w:ins w:id="604" w:author="Vladymyr Kozyr" w:date="2021-02-02T21:28:00Z">
        <w:r>
          <w:t>t</w:t>
        </w:r>
      </w:ins>
      <w:ins w:id="605" w:author="Vladymyr Kozyr" w:date="2021-02-02T21:25:00Z">
        <w:r>
          <w:t xml:space="preserve"> catches of some fish types are smaller that particular threshold, it will be grouped into “Other” </w:t>
        </w:r>
      </w:ins>
      <w:ins w:id="606" w:author="Vladymyr Kozyr" w:date="2021-02-02T21:26:00Z">
        <w:r>
          <w:t xml:space="preserve">category. This solves a </w:t>
        </w:r>
      </w:ins>
      <w:proofErr w:type="spellStart"/>
      <w:proofErr w:type="gramStart"/>
      <w:ins w:id="607" w:author="Vladymyr Kozyr" w:date="2021-02-02T21:27:00Z">
        <w:r>
          <w:t>well known</w:t>
        </w:r>
        <w:proofErr w:type="spellEnd"/>
        <w:proofErr w:type="gramEnd"/>
        <w:r>
          <w:t xml:space="preserve"> </w:t>
        </w:r>
      </w:ins>
      <w:ins w:id="608" w:author="Vladymyr Kozyr" w:date="2021-02-02T21:26:00Z">
        <w:r>
          <w:t>problem with having too</w:t>
        </w:r>
      </w:ins>
      <w:ins w:id="609" w:author="Vladymyr Kozyr" w:date="2021-02-02T21:27:00Z">
        <w:r>
          <w:t xml:space="preserve"> many </w:t>
        </w:r>
        <w:proofErr w:type="spellStart"/>
        <w:r>
          <w:t>unnessessary</w:t>
        </w:r>
        <w:proofErr w:type="spellEnd"/>
        <w:r>
          <w:t xml:space="preserve"> labels (legends). But on click </w:t>
        </w:r>
      </w:ins>
      <w:ins w:id="610" w:author="Vladymyr Kozyr" w:date="2021-02-02T21:28:00Z">
        <w:r>
          <w:t xml:space="preserve">on the “Other” category user can drill down to see more details for </w:t>
        </w:r>
      </w:ins>
      <w:ins w:id="611" w:author="Vladymyr Kozyr" w:date="2021-02-02T21:29:00Z">
        <w:r>
          <w:t>the fish types which are the “outliers” in the dataset.</w:t>
        </w:r>
      </w:ins>
    </w:p>
    <w:p w14:paraId="3CC751CE" w14:textId="7C1A7B7F" w:rsidR="002F44CD" w:rsidRPr="00EE0EA4" w:rsidRDefault="002F44CD">
      <w:pPr>
        <w:pStyle w:val="1Para"/>
        <w:rPr>
          <w:ins w:id="612" w:author="Vladymyr Kozyr" w:date="2021-02-02T21:21:00Z"/>
        </w:rPr>
        <w:pPrChange w:id="613" w:author="Vladymyr Kozyr" w:date="2021-02-02T21:21:00Z">
          <w:pPr>
            <w:pStyle w:val="Heading3"/>
          </w:pPr>
        </w:pPrChange>
      </w:pPr>
      <w:ins w:id="614" w:author="Vladymyr Kozyr" w:date="2021-02-02T21:21:00Z">
        <w:r>
          <w:rPr>
            <w:noProof/>
          </w:rPr>
          <w:drawing>
            <wp:inline distT="0" distB="0" distL="0" distR="0" wp14:anchorId="1F00B3AB" wp14:editId="5A0748CD">
              <wp:extent cx="5486400" cy="2581107"/>
              <wp:effectExtent l="0" t="0" r="0" b="0"/>
              <wp:docPr id="20" name="Picture 20"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unburst chart&#10;&#10;Description automatically generated"/>
                      <pic:cNvPicPr/>
                    </pic:nvPicPr>
                    <pic:blipFill rotWithShape="1">
                      <a:blip r:embed="rId32"/>
                      <a:srcRect t="1913"/>
                      <a:stretch/>
                    </pic:blipFill>
                    <pic:spPr bwMode="auto">
                      <a:xfrm>
                        <a:off x="0" y="0"/>
                        <a:ext cx="5486400" cy="2581107"/>
                      </a:xfrm>
                      <a:prstGeom prst="rect">
                        <a:avLst/>
                      </a:prstGeom>
                      <a:ln>
                        <a:noFill/>
                      </a:ln>
                      <a:extLst>
                        <a:ext uri="{53640926-AAD7-44D8-BBD7-CCE9431645EC}">
                          <a14:shadowObscured xmlns:a14="http://schemas.microsoft.com/office/drawing/2010/main"/>
                        </a:ext>
                      </a:extLst>
                    </pic:spPr>
                  </pic:pic>
                </a:graphicData>
              </a:graphic>
            </wp:inline>
          </w:drawing>
        </w:r>
      </w:ins>
    </w:p>
    <w:p w14:paraId="6081FF98" w14:textId="76374BEC" w:rsidR="00E22473" w:rsidRDefault="00E22473" w:rsidP="00E22473">
      <w:pPr>
        <w:pStyle w:val="1Para"/>
        <w:ind w:left="720" w:firstLine="0"/>
        <w:rPr>
          <w:lang w:val="en-US"/>
        </w:rPr>
      </w:pPr>
    </w:p>
    <w:p w14:paraId="4268978B" w14:textId="7773A793" w:rsidR="00E22473" w:rsidRDefault="00E22473" w:rsidP="00E22473">
      <w:pPr>
        <w:pStyle w:val="1Para"/>
        <w:ind w:left="720" w:firstLine="0"/>
        <w:rPr>
          <w:lang w:val="en-US"/>
        </w:rPr>
      </w:pPr>
    </w:p>
    <w:p w14:paraId="2AF0BC59" w14:textId="4D31F4E1" w:rsidR="00E22473" w:rsidRDefault="00E22473" w:rsidP="00E22473">
      <w:pPr>
        <w:pStyle w:val="1Para"/>
        <w:ind w:left="720" w:firstLine="0"/>
        <w:rPr>
          <w:lang w:val="en-US"/>
        </w:rPr>
      </w:pPr>
    </w:p>
    <w:p w14:paraId="108C2A6B" w14:textId="60573947" w:rsidR="00E22473" w:rsidRDefault="00E22473" w:rsidP="00E22473">
      <w:pPr>
        <w:pStyle w:val="1Para"/>
        <w:ind w:left="720" w:firstLine="0"/>
        <w:rPr>
          <w:lang w:val="en-US"/>
        </w:rPr>
      </w:pPr>
    </w:p>
    <w:p w14:paraId="0D3D3E8D" w14:textId="47D99901" w:rsidR="00E22473" w:rsidRDefault="00E22473" w:rsidP="00E22473">
      <w:pPr>
        <w:pStyle w:val="1Para"/>
        <w:ind w:left="720" w:firstLine="0"/>
        <w:rPr>
          <w:lang w:val="en-US"/>
        </w:rPr>
      </w:pPr>
    </w:p>
    <w:p w14:paraId="01CFA218" w14:textId="2CEDBF7F" w:rsidR="00E22473" w:rsidRDefault="00E22473" w:rsidP="00E22473">
      <w:pPr>
        <w:pStyle w:val="1Para"/>
        <w:ind w:left="720" w:firstLine="0"/>
        <w:rPr>
          <w:lang w:val="en-US"/>
        </w:rPr>
      </w:pPr>
    </w:p>
    <w:p w14:paraId="37D835FE" w14:textId="61B93C01" w:rsidR="00E22473" w:rsidRDefault="00E22473" w:rsidP="00E22473">
      <w:pPr>
        <w:pStyle w:val="1Para"/>
        <w:ind w:left="720" w:firstLine="0"/>
        <w:rPr>
          <w:lang w:val="en-US"/>
        </w:rPr>
      </w:pPr>
    </w:p>
    <w:p w14:paraId="1A3FD2E0" w14:textId="1558BAAA" w:rsidR="00E22473" w:rsidDel="00BC069E" w:rsidRDefault="00E22473" w:rsidP="00E22473">
      <w:pPr>
        <w:pStyle w:val="1Para"/>
        <w:ind w:left="720" w:firstLine="0"/>
        <w:rPr>
          <w:del w:id="615" w:author="Vladymyr Kozyr" w:date="2021-02-07T21:17:00Z"/>
          <w:lang w:val="en-US"/>
        </w:rPr>
      </w:pPr>
    </w:p>
    <w:p w14:paraId="07FDD0FF" w14:textId="37A317D4" w:rsidR="00E22473" w:rsidDel="00BC069E" w:rsidRDefault="00E22473" w:rsidP="00E22473">
      <w:pPr>
        <w:pStyle w:val="1Para"/>
        <w:ind w:left="720" w:firstLine="0"/>
        <w:rPr>
          <w:del w:id="616" w:author="Vladymyr Kozyr" w:date="2021-02-07T21:17:00Z"/>
          <w:lang w:val="en-US"/>
        </w:rPr>
      </w:pPr>
    </w:p>
    <w:p w14:paraId="06D5F523" w14:textId="0747781B" w:rsidR="00E22473" w:rsidDel="00BC069E" w:rsidRDefault="00E22473" w:rsidP="00E22473">
      <w:pPr>
        <w:pStyle w:val="1Para"/>
        <w:ind w:left="720" w:firstLine="0"/>
        <w:rPr>
          <w:del w:id="617" w:author="Vladymyr Kozyr" w:date="2021-02-07T21:17:00Z"/>
          <w:lang w:val="en-US"/>
        </w:rPr>
      </w:pPr>
    </w:p>
    <w:p w14:paraId="5BD7673E" w14:textId="793CB35D" w:rsidR="00E22473" w:rsidRDefault="00E22473" w:rsidP="00BC069E">
      <w:pPr>
        <w:pStyle w:val="1Para"/>
        <w:ind w:firstLine="0"/>
        <w:rPr>
          <w:lang w:val="en-US"/>
        </w:rPr>
        <w:pPrChange w:id="618" w:author="Vladymyr Kozyr" w:date="2021-02-07T21:17:00Z">
          <w:pPr>
            <w:pStyle w:val="1Para"/>
            <w:ind w:left="720" w:firstLine="0"/>
          </w:pPr>
        </w:pPrChange>
      </w:pPr>
    </w:p>
    <w:p w14:paraId="28B9E1A2" w14:textId="508C250D" w:rsidR="00E22473" w:rsidRDefault="00E22473" w:rsidP="00E22473">
      <w:pPr>
        <w:pStyle w:val="Heading1"/>
      </w:pPr>
      <w:bookmarkStart w:id="619" w:name="_Toc63193985"/>
      <w:r>
        <w:lastRenderedPageBreak/>
        <w:t>Conclusions and Future Work</w:t>
      </w:r>
      <w:bookmarkEnd w:id="619"/>
    </w:p>
    <w:p w14:paraId="6D0928D7" w14:textId="33627764" w:rsidR="00A711E1" w:rsidDel="00BE0E55" w:rsidRDefault="00A711E1" w:rsidP="00BE0E55">
      <w:pPr>
        <w:pStyle w:val="1Para"/>
        <w:rPr>
          <w:del w:id="620" w:author="Vladymyr Kozyr" w:date="2021-02-07T21:13:00Z"/>
        </w:rPr>
      </w:pPr>
      <w:r>
        <w:t xml:space="preserve">Bringing different </w:t>
      </w:r>
      <w:proofErr w:type="spellStart"/>
      <w:r>
        <w:t>datasources</w:t>
      </w:r>
      <w:proofErr w:type="spellEnd"/>
    </w:p>
    <w:p w14:paraId="638B1583" w14:textId="77777777" w:rsidR="00BE0E55" w:rsidRPr="00A711E1" w:rsidRDefault="00BE0E55" w:rsidP="00BE0E55">
      <w:pPr>
        <w:pStyle w:val="1Para"/>
        <w:rPr>
          <w:ins w:id="621" w:author="Vladymyr Kozyr" w:date="2021-02-07T21:13:00Z"/>
        </w:rPr>
        <w:pPrChange w:id="622" w:author="Vladymyr Kozyr" w:date="2021-02-07T21:13:00Z">
          <w:pPr>
            <w:pStyle w:val="1Para"/>
          </w:pPr>
        </w:pPrChange>
      </w:pPr>
    </w:p>
    <w:p w14:paraId="08986EB9" w14:textId="55FDDE3D" w:rsidR="00754955" w:rsidDel="00BE0E55" w:rsidRDefault="00754955" w:rsidP="00BE0E55">
      <w:pPr>
        <w:pStyle w:val="1Para"/>
        <w:rPr>
          <w:del w:id="623" w:author="Vladymyr Kozyr" w:date="2021-02-07T21:13:00Z"/>
          <w:rFonts w:eastAsiaTheme="majorEastAsia" w:cstheme="majorBidi"/>
          <w:b/>
          <w:color w:val="000000" w:themeColor="text1"/>
          <w:sz w:val="34"/>
          <w:szCs w:val="32"/>
        </w:rPr>
        <w:pPrChange w:id="624" w:author="Vladymyr Kozyr" w:date="2021-02-07T21:13:00Z">
          <w:pPr>
            <w:spacing w:after="160" w:line="259" w:lineRule="auto"/>
          </w:pPr>
        </w:pPrChange>
      </w:pPr>
      <w:del w:id="625" w:author="Vladymyr Kozyr" w:date="2021-02-07T21:13:00Z">
        <w:r w:rsidDel="00BE0E55">
          <w:br w:type="page"/>
        </w:r>
      </w:del>
    </w:p>
    <w:customXmlDelRangeStart w:id="626" w:author="Vladymyr Kozyr" w:date="2021-02-07T21:13:00Z"/>
    <w:bookmarkStart w:id="627" w:name="_Toc63193986" w:displacedByCustomXml="next"/>
    <w:sdt>
      <w:sdtPr>
        <w:rPr>
          <w:b/>
          <w:lang w:val="en-US"/>
        </w:rPr>
        <w:id w:val="-164860752"/>
        <w:docPartObj>
          <w:docPartGallery w:val="Bibliographies"/>
          <w:docPartUnique/>
        </w:docPartObj>
      </w:sdtPr>
      <w:sdtEndPr>
        <w:rPr>
          <w:b w:val="0"/>
        </w:rPr>
      </w:sdtEndPr>
      <w:sdtContent>
        <w:customXmlDelRangeEnd w:id="626"/>
        <w:p w14:paraId="4BD9892A" w14:textId="49A3DDE9" w:rsidR="00BB720B" w:rsidDel="00BE0E55" w:rsidRDefault="00BB720B" w:rsidP="00BE0E55">
          <w:pPr>
            <w:pStyle w:val="1Para"/>
            <w:rPr>
              <w:del w:id="628" w:author="Vladymyr Kozyr" w:date="2021-02-07T21:12:00Z"/>
            </w:rPr>
            <w:pPrChange w:id="629" w:author="Vladymyr Kozyr" w:date="2021-02-07T21:13:00Z">
              <w:pPr>
                <w:pStyle w:val="Heading1"/>
              </w:pPr>
            </w:pPrChange>
          </w:pPr>
          <w:del w:id="630" w:author="Vladymyr Kozyr" w:date="2021-02-07T21:12:00Z">
            <w:r w:rsidDel="00BE0E55">
              <w:delText>References</w:delText>
            </w:r>
            <w:bookmarkEnd w:id="627"/>
          </w:del>
        </w:p>
        <w:customXmlDelRangeStart w:id="631" w:author="Vladymyr Kozyr" w:date="2021-02-07T21:13:00Z"/>
        <w:sdt>
          <w:sdtPr>
            <w:id w:val="-573587230"/>
            <w:bibliography/>
          </w:sdtPr>
          <w:sdtEndPr>
            <w:rPr>
              <w:rFonts w:eastAsiaTheme="minorHAnsi" w:cstheme="minorBidi"/>
              <w:b w:val="0"/>
              <w:color w:val="auto"/>
              <w:sz w:val="22"/>
              <w:szCs w:val="22"/>
              <w:lang w:val="en-US"/>
            </w:rPr>
          </w:sdtEndPr>
          <w:sdtContent>
            <w:customXmlDelRangeEnd w:id="631"/>
            <w:customXmlInsRangeStart w:id="632" w:author="Vladymyr Kozyr" w:date="2021-02-07T20:10:00Z"/>
            <w:sdt>
              <w:sdtPr>
                <w:id w:val="1410190430"/>
                <w:docPartObj>
                  <w:docPartGallery w:val="Bibliographies"/>
                  <w:docPartUnique/>
                </w:docPartObj>
              </w:sdtPr>
              <w:sdtEndPr>
                <w:rPr>
                  <w:rFonts w:eastAsiaTheme="minorHAnsi" w:cstheme="minorBidi"/>
                  <w:b w:val="0"/>
                  <w:color w:val="auto"/>
                  <w:sz w:val="22"/>
                  <w:szCs w:val="22"/>
                  <w:lang w:val="en-US"/>
                </w:rPr>
              </w:sdtEndPr>
              <w:sdtContent>
                <w:customXmlInsRangeEnd w:id="632"/>
                <w:p w14:paraId="5C38F196" w14:textId="16870EAD" w:rsidR="00B4555E" w:rsidRDefault="00BE0E55" w:rsidP="00BE0E55">
                  <w:pPr>
                    <w:pStyle w:val="Heading1Preliminary"/>
                    <w:rPr>
                      <w:ins w:id="633" w:author="Vladymyr Kozyr" w:date="2021-02-07T20:10:00Z"/>
                    </w:rPr>
                    <w:pPrChange w:id="634" w:author="Vladymyr Kozyr" w:date="2021-02-07T21:14:00Z">
                      <w:pPr>
                        <w:pStyle w:val="Heading1"/>
                      </w:pPr>
                    </w:pPrChange>
                  </w:pPr>
                  <w:ins w:id="635" w:author="Vladymyr Kozyr" w:date="2021-02-07T21:14:00Z">
                    <w:r>
                      <w:t>Chapter 6.</w:t>
                    </w:r>
                    <w:r>
                      <w:tab/>
                    </w:r>
                  </w:ins>
                  <w:ins w:id="636" w:author="Vladymyr Kozyr" w:date="2021-02-07T20:10:00Z">
                    <w:r w:rsidR="00B4555E">
                      <w:t>Bibliography</w:t>
                    </w:r>
                  </w:ins>
                </w:p>
                <w:customXmlInsRangeStart w:id="637" w:author="Vladymyr Kozyr" w:date="2021-02-07T20:10:00Z"/>
                <w:sdt>
                  <w:sdtPr>
                    <w:id w:val="111145805"/>
                    <w:bibliography/>
                  </w:sdtPr>
                  <w:sdtContent>
                    <w:customXmlInsRangeEnd w:id="637"/>
                    <w:p w14:paraId="67FAEEAF" w14:textId="77777777" w:rsidR="00BC069E" w:rsidRDefault="00B4555E">
                      <w:pPr>
                        <w:rPr>
                          <w:rFonts w:asciiTheme="minorHAnsi" w:hAnsiTheme="minorHAnsi"/>
                          <w:noProof/>
                        </w:rPr>
                      </w:pPr>
                      <w:ins w:id="638" w:author="Vladymyr Kozyr" w:date="2021-02-07T20:10:00Z">
                        <w:r>
                          <w:fldChar w:fldCharType="begin"/>
                        </w:r>
                        <w:r>
                          <w:instrText xml:space="preserve"> BIBLIOGRAPHY </w:instrText>
                        </w:r>
                        <w:r>
                          <w:fldChar w:fldCharType="separate"/>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BC069E" w14:paraId="030AF09C" w14:textId="77777777">
                        <w:trPr>
                          <w:divId w:val="1082069439"/>
                          <w:tblCellSpacing w:w="15" w:type="dxa"/>
                          <w:ins w:id="639" w:author="Vladymyr Kozyr" w:date="2021-02-07T21:17:00Z"/>
                        </w:trPr>
                        <w:tc>
                          <w:tcPr>
                            <w:tcW w:w="50" w:type="pct"/>
                            <w:hideMark/>
                          </w:tcPr>
                          <w:p w14:paraId="50070729" w14:textId="3D9DC0D1" w:rsidR="00BC069E" w:rsidRDefault="00BC069E">
                            <w:pPr>
                              <w:pStyle w:val="Bibliography"/>
                              <w:rPr>
                                <w:ins w:id="640" w:author="Vladymyr Kozyr" w:date="2021-02-07T21:17:00Z"/>
                                <w:noProof/>
                                <w:sz w:val="24"/>
                                <w:szCs w:val="24"/>
                              </w:rPr>
                            </w:pPr>
                            <w:ins w:id="641" w:author="Vladymyr Kozyr" w:date="2021-02-07T21:17:00Z">
                              <w:r>
                                <w:rPr>
                                  <w:noProof/>
                                </w:rPr>
                                <w:t xml:space="preserve">[1] </w:t>
                              </w:r>
                            </w:ins>
                          </w:p>
                        </w:tc>
                        <w:tc>
                          <w:tcPr>
                            <w:tcW w:w="0" w:type="auto"/>
                            <w:hideMark/>
                          </w:tcPr>
                          <w:p w14:paraId="38AA9460" w14:textId="77777777" w:rsidR="00BC069E" w:rsidRDefault="00BC069E">
                            <w:pPr>
                              <w:pStyle w:val="Bibliography"/>
                              <w:rPr>
                                <w:ins w:id="642" w:author="Vladymyr Kozyr" w:date="2021-02-07T21:17:00Z"/>
                                <w:noProof/>
                              </w:rPr>
                            </w:pPr>
                            <w:ins w:id="643" w:author="Vladymyr Kozyr" w:date="2021-02-07T21:17:00Z">
                              <w:r>
                                <w:rPr>
                                  <w:noProof/>
                                </w:rPr>
                                <w:t xml:space="preserve">Z. Kemp and G. Meaden, "Visualization for Fisheries Management from a Spatiotemporal Perspective," 2002. </w:t>
                              </w:r>
                            </w:ins>
                          </w:p>
                        </w:tc>
                      </w:tr>
                      <w:tr w:rsidR="00BC069E" w14:paraId="63B0F295" w14:textId="77777777">
                        <w:trPr>
                          <w:divId w:val="1082069439"/>
                          <w:tblCellSpacing w:w="15" w:type="dxa"/>
                          <w:ins w:id="644" w:author="Vladymyr Kozyr" w:date="2021-02-07T21:17:00Z"/>
                        </w:trPr>
                        <w:tc>
                          <w:tcPr>
                            <w:tcW w:w="50" w:type="pct"/>
                            <w:hideMark/>
                          </w:tcPr>
                          <w:p w14:paraId="55BD39F5" w14:textId="77777777" w:rsidR="00BC069E" w:rsidRDefault="00BC069E">
                            <w:pPr>
                              <w:pStyle w:val="Bibliography"/>
                              <w:rPr>
                                <w:ins w:id="645" w:author="Vladymyr Kozyr" w:date="2021-02-07T21:17:00Z"/>
                                <w:noProof/>
                              </w:rPr>
                            </w:pPr>
                            <w:ins w:id="646" w:author="Vladymyr Kozyr" w:date="2021-02-07T21:17:00Z">
                              <w:r>
                                <w:rPr>
                                  <w:noProof/>
                                </w:rPr>
                                <w:t xml:space="preserve">[2] </w:t>
                              </w:r>
                            </w:ins>
                          </w:p>
                        </w:tc>
                        <w:tc>
                          <w:tcPr>
                            <w:tcW w:w="0" w:type="auto"/>
                            <w:hideMark/>
                          </w:tcPr>
                          <w:p w14:paraId="57654911" w14:textId="77777777" w:rsidR="00BC069E" w:rsidRDefault="00BC069E">
                            <w:pPr>
                              <w:pStyle w:val="Bibliography"/>
                              <w:rPr>
                                <w:ins w:id="647" w:author="Vladymyr Kozyr" w:date="2021-02-07T21:17:00Z"/>
                                <w:noProof/>
                              </w:rPr>
                            </w:pPr>
                            <w:ins w:id="648" w:author="Vladymyr Kozyr" w:date="2021-02-07T21:17:00Z">
                              <w:r>
                                <w:rPr>
                                  <w:noProof/>
                                </w:rPr>
                                <w:t xml:space="preserve">Sharon Benjamin, Min-Yang Lee, Geret DePiper, "Visualizing Fishing Data as Rasters," 2018. </w:t>
                              </w:r>
                            </w:ins>
                          </w:p>
                        </w:tc>
                      </w:tr>
                      <w:tr w:rsidR="00BC069E" w14:paraId="31A49729" w14:textId="77777777">
                        <w:trPr>
                          <w:divId w:val="1082069439"/>
                          <w:tblCellSpacing w:w="15" w:type="dxa"/>
                          <w:ins w:id="649" w:author="Vladymyr Kozyr" w:date="2021-02-07T21:17:00Z"/>
                        </w:trPr>
                        <w:tc>
                          <w:tcPr>
                            <w:tcW w:w="50" w:type="pct"/>
                            <w:hideMark/>
                          </w:tcPr>
                          <w:p w14:paraId="16571D11" w14:textId="77777777" w:rsidR="00BC069E" w:rsidRDefault="00BC069E">
                            <w:pPr>
                              <w:pStyle w:val="Bibliography"/>
                              <w:rPr>
                                <w:ins w:id="650" w:author="Vladymyr Kozyr" w:date="2021-02-07T21:17:00Z"/>
                                <w:noProof/>
                              </w:rPr>
                            </w:pPr>
                            <w:ins w:id="651" w:author="Vladymyr Kozyr" w:date="2021-02-07T21:17:00Z">
                              <w:r>
                                <w:rPr>
                                  <w:noProof/>
                                </w:rPr>
                                <w:t xml:space="preserve">[3] </w:t>
                              </w:r>
                            </w:ins>
                          </w:p>
                        </w:tc>
                        <w:tc>
                          <w:tcPr>
                            <w:tcW w:w="0" w:type="auto"/>
                            <w:hideMark/>
                          </w:tcPr>
                          <w:p w14:paraId="2702CDF9" w14:textId="77777777" w:rsidR="00BC069E" w:rsidRDefault="00BC069E">
                            <w:pPr>
                              <w:pStyle w:val="Bibliography"/>
                              <w:rPr>
                                <w:ins w:id="652" w:author="Vladymyr Kozyr" w:date="2021-02-07T21:17:00Z"/>
                                <w:noProof/>
                              </w:rPr>
                            </w:pPr>
                            <w:ins w:id="653" w:author="Vladymyr Kozyr" w:date="2021-02-07T21:17:00Z">
                              <w:r>
                                <w:rPr>
                                  <w:noProof/>
                                </w:rPr>
                                <w:t xml:space="preserve">Patricia Pinto da Silva, Charles Fulcher, "Using GIS to Visualize Land/Sea Connections: Case Study - NE Herring Fishery," 2007. </w:t>
                              </w:r>
                            </w:ins>
                          </w:p>
                        </w:tc>
                      </w:tr>
                      <w:tr w:rsidR="00BC069E" w14:paraId="7F510B3C" w14:textId="77777777">
                        <w:trPr>
                          <w:divId w:val="1082069439"/>
                          <w:tblCellSpacing w:w="15" w:type="dxa"/>
                          <w:ins w:id="654" w:author="Vladymyr Kozyr" w:date="2021-02-07T21:17:00Z"/>
                        </w:trPr>
                        <w:tc>
                          <w:tcPr>
                            <w:tcW w:w="50" w:type="pct"/>
                            <w:hideMark/>
                          </w:tcPr>
                          <w:p w14:paraId="1247C13C" w14:textId="77777777" w:rsidR="00BC069E" w:rsidRDefault="00BC069E">
                            <w:pPr>
                              <w:pStyle w:val="Bibliography"/>
                              <w:rPr>
                                <w:ins w:id="655" w:author="Vladymyr Kozyr" w:date="2021-02-07T21:17:00Z"/>
                                <w:noProof/>
                              </w:rPr>
                            </w:pPr>
                            <w:ins w:id="656" w:author="Vladymyr Kozyr" w:date="2021-02-07T21:17:00Z">
                              <w:r>
                                <w:rPr>
                                  <w:noProof/>
                                </w:rPr>
                                <w:t xml:space="preserve">[4] </w:t>
                              </w:r>
                            </w:ins>
                          </w:p>
                        </w:tc>
                        <w:tc>
                          <w:tcPr>
                            <w:tcW w:w="0" w:type="auto"/>
                            <w:hideMark/>
                          </w:tcPr>
                          <w:p w14:paraId="65CCDD42" w14:textId="77777777" w:rsidR="00BC069E" w:rsidRDefault="00BC069E">
                            <w:pPr>
                              <w:pStyle w:val="Bibliography"/>
                              <w:rPr>
                                <w:ins w:id="657" w:author="Vladymyr Kozyr" w:date="2021-02-07T21:17:00Z"/>
                                <w:noProof/>
                              </w:rPr>
                            </w:pPr>
                            <w:ins w:id="658" w:author="Vladymyr Kozyr" w:date="2021-02-07T21:17:00Z">
                              <w:r>
                                <w:rPr>
                                  <w:noProof/>
                                </w:rPr>
                                <w:t xml:space="preserve">M. Barrus, "The State of the Salmon," 2017. </w:t>
                              </w:r>
                            </w:ins>
                          </w:p>
                        </w:tc>
                      </w:tr>
                      <w:tr w:rsidR="00BC069E" w14:paraId="4CF20184" w14:textId="77777777">
                        <w:trPr>
                          <w:divId w:val="1082069439"/>
                          <w:tblCellSpacing w:w="15" w:type="dxa"/>
                          <w:ins w:id="659" w:author="Vladymyr Kozyr" w:date="2021-02-07T21:17:00Z"/>
                        </w:trPr>
                        <w:tc>
                          <w:tcPr>
                            <w:tcW w:w="50" w:type="pct"/>
                            <w:hideMark/>
                          </w:tcPr>
                          <w:p w14:paraId="6328E9F7" w14:textId="77777777" w:rsidR="00BC069E" w:rsidRDefault="00BC069E">
                            <w:pPr>
                              <w:pStyle w:val="Bibliography"/>
                              <w:rPr>
                                <w:ins w:id="660" w:author="Vladymyr Kozyr" w:date="2021-02-07T21:17:00Z"/>
                                <w:noProof/>
                              </w:rPr>
                            </w:pPr>
                            <w:ins w:id="661" w:author="Vladymyr Kozyr" w:date="2021-02-07T21:17:00Z">
                              <w:r>
                                <w:rPr>
                                  <w:noProof/>
                                </w:rPr>
                                <w:t xml:space="preserve">[5] </w:t>
                              </w:r>
                            </w:ins>
                          </w:p>
                        </w:tc>
                        <w:tc>
                          <w:tcPr>
                            <w:tcW w:w="0" w:type="auto"/>
                            <w:hideMark/>
                          </w:tcPr>
                          <w:p w14:paraId="33A49B99" w14:textId="77777777" w:rsidR="00BC069E" w:rsidRDefault="00BC069E">
                            <w:pPr>
                              <w:pStyle w:val="Bibliography"/>
                              <w:rPr>
                                <w:ins w:id="662" w:author="Vladymyr Kozyr" w:date="2021-02-07T21:17:00Z"/>
                                <w:noProof/>
                              </w:rPr>
                            </w:pPr>
                            <w:ins w:id="663" w:author="Vladymyr Kozyr" w:date="2021-02-07T21:17:00Z">
                              <w:r>
                                <w:rPr>
                                  <w:noProof/>
                                </w:rPr>
                                <w:t xml:space="preserve">Aaron Elliot, Cheng Hua Hsu, "Time Series Prediction: Predicting Stock Price," 2017. </w:t>
                              </w:r>
                            </w:ins>
                          </w:p>
                        </w:tc>
                      </w:tr>
                      <w:tr w:rsidR="00BC069E" w14:paraId="6B44A349" w14:textId="77777777">
                        <w:trPr>
                          <w:divId w:val="1082069439"/>
                          <w:tblCellSpacing w:w="15" w:type="dxa"/>
                          <w:ins w:id="664" w:author="Vladymyr Kozyr" w:date="2021-02-07T21:17:00Z"/>
                        </w:trPr>
                        <w:tc>
                          <w:tcPr>
                            <w:tcW w:w="50" w:type="pct"/>
                            <w:hideMark/>
                          </w:tcPr>
                          <w:p w14:paraId="7B3102FC" w14:textId="77777777" w:rsidR="00BC069E" w:rsidRDefault="00BC069E">
                            <w:pPr>
                              <w:pStyle w:val="Bibliography"/>
                              <w:rPr>
                                <w:ins w:id="665" w:author="Vladymyr Kozyr" w:date="2021-02-07T21:17:00Z"/>
                                <w:noProof/>
                              </w:rPr>
                            </w:pPr>
                            <w:ins w:id="666" w:author="Vladymyr Kozyr" w:date="2021-02-07T21:17:00Z">
                              <w:r>
                                <w:rPr>
                                  <w:noProof/>
                                </w:rPr>
                                <w:t xml:space="preserve">[6] </w:t>
                              </w:r>
                            </w:ins>
                          </w:p>
                        </w:tc>
                        <w:tc>
                          <w:tcPr>
                            <w:tcW w:w="0" w:type="auto"/>
                            <w:hideMark/>
                          </w:tcPr>
                          <w:p w14:paraId="224C7C2E" w14:textId="77777777" w:rsidR="00BC069E" w:rsidRDefault="00BC069E">
                            <w:pPr>
                              <w:pStyle w:val="Bibliography"/>
                              <w:rPr>
                                <w:ins w:id="667" w:author="Vladymyr Kozyr" w:date="2021-02-07T21:17:00Z"/>
                                <w:noProof/>
                              </w:rPr>
                            </w:pPr>
                            <w:ins w:id="668" w:author="Vladymyr Kozyr" w:date="2021-02-07T21:17:00Z">
                              <w:r>
                                <w:rPr>
                                  <w:noProof/>
                                </w:rPr>
                                <w:t xml:space="preserve">Yixuan Zhang, Kartik Chanana, Cody Dunne, "IDMVis: Temporal Event Sequence Visualization for Type 1 Diabetes Treatment Decision Support," 2018. </w:t>
                              </w:r>
                            </w:ins>
                          </w:p>
                        </w:tc>
                      </w:tr>
                      <w:tr w:rsidR="00BC069E" w14:paraId="7ACBEDD8" w14:textId="77777777">
                        <w:trPr>
                          <w:divId w:val="1082069439"/>
                          <w:tblCellSpacing w:w="15" w:type="dxa"/>
                          <w:ins w:id="669" w:author="Vladymyr Kozyr" w:date="2021-02-07T21:17:00Z"/>
                        </w:trPr>
                        <w:tc>
                          <w:tcPr>
                            <w:tcW w:w="50" w:type="pct"/>
                            <w:hideMark/>
                          </w:tcPr>
                          <w:p w14:paraId="433918A9" w14:textId="77777777" w:rsidR="00BC069E" w:rsidRDefault="00BC069E">
                            <w:pPr>
                              <w:pStyle w:val="Bibliography"/>
                              <w:rPr>
                                <w:ins w:id="670" w:author="Vladymyr Kozyr" w:date="2021-02-07T21:17:00Z"/>
                                <w:noProof/>
                              </w:rPr>
                            </w:pPr>
                            <w:ins w:id="671" w:author="Vladymyr Kozyr" w:date="2021-02-07T21:17:00Z">
                              <w:r>
                                <w:rPr>
                                  <w:noProof/>
                                </w:rPr>
                                <w:t xml:space="preserve">[7] </w:t>
                              </w:r>
                            </w:ins>
                          </w:p>
                        </w:tc>
                        <w:tc>
                          <w:tcPr>
                            <w:tcW w:w="0" w:type="auto"/>
                            <w:hideMark/>
                          </w:tcPr>
                          <w:p w14:paraId="0073F007" w14:textId="77777777" w:rsidR="00BC069E" w:rsidRDefault="00BC069E">
                            <w:pPr>
                              <w:pStyle w:val="Bibliography"/>
                              <w:rPr>
                                <w:ins w:id="672" w:author="Vladymyr Kozyr" w:date="2021-02-07T21:17:00Z"/>
                                <w:noProof/>
                              </w:rPr>
                            </w:pPr>
                            <w:ins w:id="673" w:author="Vladymyr Kozyr" w:date="2021-02-07T21:17:00Z">
                              <w:r>
                                <w:rPr>
                                  <w:noProof/>
                                </w:rPr>
                                <w:t xml:space="preserve">S. Semikina, "Stress Data Visualization," 2014. </w:t>
                              </w:r>
                            </w:ins>
                          </w:p>
                        </w:tc>
                      </w:tr>
                      <w:tr w:rsidR="00BC069E" w14:paraId="41E449D9" w14:textId="77777777">
                        <w:trPr>
                          <w:divId w:val="1082069439"/>
                          <w:tblCellSpacing w:w="15" w:type="dxa"/>
                          <w:ins w:id="674" w:author="Vladymyr Kozyr" w:date="2021-02-07T21:17:00Z"/>
                        </w:trPr>
                        <w:tc>
                          <w:tcPr>
                            <w:tcW w:w="50" w:type="pct"/>
                            <w:hideMark/>
                          </w:tcPr>
                          <w:p w14:paraId="7C70653D" w14:textId="77777777" w:rsidR="00BC069E" w:rsidRDefault="00BC069E">
                            <w:pPr>
                              <w:pStyle w:val="Bibliography"/>
                              <w:rPr>
                                <w:ins w:id="675" w:author="Vladymyr Kozyr" w:date="2021-02-07T21:17:00Z"/>
                                <w:noProof/>
                              </w:rPr>
                            </w:pPr>
                            <w:ins w:id="676" w:author="Vladymyr Kozyr" w:date="2021-02-07T21:17:00Z">
                              <w:r>
                                <w:rPr>
                                  <w:noProof/>
                                </w:rPr>
                                <w:t xml:space="preserve">[8] </w:t>
                              </w:r>
                            </w:ins>
                          </w:p>
                        </w:tc>
                        <w:tc>
                          <w:tcPr>
                            <w:tcW w:w="0" w:type="auto"/>
                            <w:hideMark/>
                          </w:tcPr>
                          <w:p w14:paraId="7EE8BE95" w14:textId="77777777" w:rsidR="00BC069E" w:rsidRDefault="00BC069E">
                            <w:pPr>
                              <w:pStyle w:val="Bibliography"/>
                              <w:rPr>
                                <w:ins w:id="677" w:author="Vladymyr Kozyr" w:date="2021-02-07T21:17:00Z"/>
                                <w:noProof/>
                              </w:rPr>
                            </w:pPr>
                            <w:ins w:id="678" w:author="Vladymyr Kozyr" w:date="2021-02-07T21:17:00Z">
                              <w:r>
                                <w:rPr>
                                  <w:noProof/>
                                </w:rPr>
                                <w:t>Ministry of Natural Resources, "Methods for Monitoring Fish Populations," 2014. [Online]. Available: https://www.ontario.ca/page/methods-monitoring-fish-populations.</w:t>
                              </w:r>
                            </w:ins>
                          </w:p>
                        </w:tc>
                      </w:tr>
                      <w:tr w:rsidR="00BC069E" w14:paraId="0EF5E4B2" w14:textId="77777777">
                        <w:trPr>
                          <w:divId w:val="1082069439"/>
                          <w:tblCellSpacing w:w="15" w:type="dxa"/>
                          <w:ins w:id="679" w:author="Vladymyr Kozyr" w:date="2021-02-07T21:17:00Z"/>
                        </w:trPr>
                        <w:tc>
                          <w:tcPr>
                            <w:tcW w:w="50" w:type="pct"/>
                            <w:hideMark/>
                          </w:tcPr>
                          <w:p w14:paraId="6DF1DD13" w14:textId="77777777" w:rsidR="00BC069E" w:rsidRDefault="00BC069E">
                            <w:pPr>
                              <w:pStyle w:val="Bibliography"/>
                              <w:rPr>
                                <w:ins w:id="680" w:author="Vladymyr Kozyr" w:date="2021-02-07T21:17:00Z"/>
                                <w:noProof/>
                              </w:rPr>
                            </w:pPr>
                            <w:ins w:id="681" w:author="Vladymyr Kozyr" w:date="2021-02-07T21:17:00Z">
                              <w:r>
                                <w:rPr>
                                  <w:noProof/>
                                </w:rPr>
                                <w:t xml:space="preserve">[9] </w:t>
                              </w:r>
                            </w:ins>
                          </w:p>
                        </w:tc>
                        <w:tc>
                          <w:tcPr>
                            <w:tcW w:w="0" w:type="auto"/>
                            <w:hideMark/>
                          </w:tcPr>
                          <w:p w14:paraId="72BB1A89" w14:textId="77777777" w:rsidR="00BC069E" w:rsidRDefault="00BC069E">
                            <w:pPr>
                              <w:pStyle w:val="Bibliography"/>
                              <w:rPr>
                                <w:ins w:id="682" w:author="Vladymyr Kozyr" w:date="2021-02-07T21:17:00Z"/>
                                <w:noProof/>
                              </w:rPr>
                            </w:pPr>
                            <w:ins w:id="683" w:author="Vladymyr Kozyr" w:date="2021-02-07T21:17:00Z">
                              <w:r>
                                <w:rPr>
                                  <w:noProof/>
                                </w:rPr>
                                <w:t>Fisheries and Oceans Canada, "Report on the Status of Groundfish Stocks in the Canadian Northwest Atlantic," 1993.</w:t>
                              </w:r>
                            </w:ins>
                          </w:p>
                        </w:tc>
                      </w:tr>
                      <w:tr w:rsidR="00BC069E" w14:paraId="461E15C5" w14:textId="77777777">
                        <w:trPr>
                          <w:divId w:val="1082069439"/>
                          <w:tblCellSpacing w:w="15" w:type="dxa"/>
                          <w:ins w:id="684" w:author="Vladymyr Kozyr" w:date="2021-02-07T21:17:00Z"/>
                        </w:trPr>
                        <w:tc>
                          <w:tcPr>
                            <w:tcW w:w="50" w:type="pct"/>
                            <w:hideMark/>
                          </w:tcPr>
                          <w:p w14:paraId="0A533BF0" w14:textId="77777777" w:rsidR="00BC069E" w:rsidRDefault="00BC069E">
                            <w:pPr>
                              <w:pStyle w:val="Bibliography"/>
                              <w:rPr>
                                <w:ins w:id="685" w:author="Vladymyr Kozyr" w:date="2021-02-07T21:17:00Z"/>
                                <w:noProof/>
                              </w:rPr>
                            </w:pPr>
                            <w:ins w:id="686" w:author="Vladymyr Kozyr" w:date="2021-02-07T21:17:00Z">
                              <w:r>
                                <w:rPr>
                                  <w:noProof/>
                                </w:rPr>
                                <w:t xml:space="preserve">[10] </w:t>
                              </w:r>
                            </w:ins>
                          </w:p>
                        </w:tc>
                        <w:tc>
                          <w:tcPr>
                            <w:tcW w:w="0" w:type="auto"/>
                            <w:hideMark/>
                          </w:tcPr>
                          <w:p w14:paraId="362F0D4D" w14:textId="77777777" w:rsidR="00BC069E" w:rsidRDefault="00BC069E">
                            <w:pPr>
                              <w:pStyle w:val="Bibliography"/>
                              <w:rPr>
                                <w:ins w:id="687" w:author="Vladymyr Kozyr" w:date="2021-02-07T21:17:00Z"/>
                                <w:noProof/>
                              </w:rPr>
                            </w:pPr>
                            <w:ins w:id="688" w:author="Vladymyr Kozyr" w:date="2021-02-07T21:17:00Z">
                              <w:r>
                                <w:rPr>
                                  <w:noProof/>
                                </w:rPr>
                                <w:t>Fisheries and Oceans Canada , "Northern Abalone," 2004.</w:t>
                              </w:r>
                            </w:ins>
                          </w:p>
                        </w:tc>
                      </w:tr>
                      <w:tr w:rsidR="00BC069E" w14:paraId="04B0D89B" w14:textId="77777777">
                        <w:trPr>
                          <w:divId w:val="1082069439"/>
                          <w:tblCellSpacing w:w="15" w:type="dxa"/>
                          <w:ins w:id="689" w:author="Vladymyr Kozyr" w:date="2021-02-07T21:17:00Z"/>
                        </w:trPr>
                        <w:tc>
                          <w:tcPr>
                            <w:tcW w:w="50" w:type="pct"/>
                            <w:hideMark/>
                          </w:tcPr>
                          <w:p w14:paraId="0B35F565" w14:textId="77777777" w:rsidR="00BC069E" w:rsidRDefault="00BC069E">
                            <w:pPr>
                              <w:pStyle w:val="Bibliography"/>
                              <w:rPr>
                                <w:ins w:id="690" w:author="Vladymyr Kozyr" w:date="2021-02-07T21:17:00Z"/>
                                <w:noProof/>
                              </w:rPr>
                            </w:pPr>
                            <w:ins w:id="691" w:author="Vladymyr Kozyr" w:date="2021-02-07T21:17:00Z">
                              <w:r>
                                <w:rPr>
                                  <w:noProof/>
                                </w:rPr>
                                <w:t xml:space="preserve">[11] </w:t>
                              </w:r>
                            </w:ins>
                          </w:p>
                        </w:tc>
                        <w:tc>
                          <w:tcPr>
                            <w:tcW w:w="0" w:type="auto"/>
                            <w:hideMark/>
                          </w:tcPr>
                          <w:p w14:paraId="3013DA77" w14:textId="77777777" w:rsidR="00BC069E" w:rsidRDefault="00BC069E">
                            <w:pPr>
                              <w:pStyle w:val="Bibliography"/>
                              <w:rPr>
                                <w:ins w:id="692" w:author="Vladymyr Kozyr" w:date="2021-02-07T21:17:00Z"/>
                                <w:noProof/>
                              </w:rPr>
                            </w:pPr>
                            <w:ins w:id="693" w:author="Vladymyr Kozyr" w:date="2021-02-07T21:17:00Z">
                              <w:r>
                                <w:rPr>
                                  <w:noProof/>
                                </w:rPr>
                                <w:t>Scottish Government Riaghaltas na h-Alba, "Scottish Sea Fisheries Statistics," 2019.</w:t>
                              </w:r>
                            </w:ins>
                          </w:p>
                        </w:tc>
                      </w:tr>
                      <w:tr w:rsidR="00BC069E" w14:paraId="029E4A0B" w14:textId="77777777">
                        <w:trPr>
                          <w:divId w:val="1082069439"/>
                          <w:tblCellSpacing w:w="15" w:type="dxa"/>
                          <w:ins w:id="694" w:author="Vladymyr Kozyr" w:date="2021-02-07T21:17:00Z"/>
                        </w:trPr>
                        <w:tc>
                          <w:tcPr>
                            <w:tcW w:w="50" w:type="pct"/>
                            <w:hideMark/>
                          </w:tcPr>
                          <w:p w14:paraId="0F726FD4" w14:textId="77777777" w:rsidR="00BC069E" w:rsidRDefault="00BC069E">
                            <w:pPr>
                              <w:pStyle w:val="Bibliography"/>
                              <w:rPr>
                                <w:ins w:id="695" w:author="Vladymyr Kozyr" w:date="2021-02-07T21:17:00Z"/>
                                <w:noProof/>
                              </w:rPr>
                            </w:pPr>
                            <w:ins w:id="696" w:author="Vladymyr Kozyr" w:date="2021-02-07T21:17:00Z">
                              <w:r>
                                <w:rPr>
                                  <w:noProof/>
                                </w:rPr>
                                <w:t xml:space="preserve">[12] </w:t>
                              </w:r>
                            </w:ins>
                          </w:p>
                        </w:tc>
                        <w:tc>
                          <w:tcPr>
                            <w:tcW w:w="0" w:type="auto"/>
                            <w:hideMark/>
                          </w:tcPr>
                          <w:p w14:paraId="3438D05D" w14:textId="77777777" w:rsidR="00BC069E" w:rsidRDefault="00BC069E">
                            <w:pPr>
                              <w:pStyle w:val="Bibliography"/>
                              <w:rPr>
                                <w:ins w:id="697" w:author="Vladymyr Kozyr" w:date="2021-02-07T21:17:00Z"/>
                                <w:noProof/>
                              </w:rPr>
                            </w:pPr>
                            <w:ins w:id="698" w:author="Vladymyr Kozyr" w:date="2021-02-07T21:17:00Z">
                              <w:r>
                                <w:rPr>
                                  <w:noProof/>
                                </w:rPr>
                                <w:t>Bedford Institute of Oceanography, "Fishery Report," 2008.</w:t>
                              </w:r>
                            </w:ins>
                          </w:p>
                        </w:tc>
                      </w:tr>
                      <w:tr w:rsidR="00BC069E" w14:paraId="4A28E88D" w14:textId="77777777">
                        <w:trPr>
                          <w:divId w:val="1082069439"/>
                          <w:tblCellSpacing w:w="15" w:type="dxa"/>
                          <w:ins w:id="699" w:author="Vladymyr Kozyr" w:date="2021-02-07T21:17:00Z"/>
                        </w:trPr>
                        <w:tc>
                          <w:tcPr>
                            <w:tcW w:w="50" w:type="pct"/>
                            <w:hideMark/>
                          </w:tcPr>
                          <w:p w14:paraId="0D8B3BB3" w14:textId="77777777" w:rsidR="00BC069E" w:rsidRDefault="00BC069E">
                            <w:pPr>
                              <w:pStyle w:val="Bibliography"/>
                              <w:rPr>
                                <w:ins w:id="700" w:author="Vladymyr Kozyr" w:date="2021-02-07T21:17:00Z"/>
                                <w:noProof/>
                              </w:rPr>
                            </w:pPr>
                            <w:ins w:id="701" w:author="Vladymyr Kozyr" w:date="2021-02-07T21:17:00Z">
                              <w:r>
                                <w:rPr>
                                  <w:noProof/>
                                </w:rPr>
                                <w:lastRenderedPageBreak/>
                                <w:t xml:space="preserve">[13] </w:t>
                              </w:r>
                            </w:ins>
                          </w:p>
                        </w:tc>
                        <w:tc>
                          <w:tcPr>
                            <w:tcW w:w="0" w:type="auto"/>
                            <w:hideMark/>
                          </w:tcPr>
                          <w:p w14:paraId="317E023F" w14:textId="77777777" w:rsidR="00BC069E" w:rsidRDefault="00BC069E">
                            <w:pPr>
                              <w:pStyle w:val="Bibliography"/>
                              <w:rPr>
                                <w:ins w:id="702" w:author="Vladymyr Kozyr" w:date="2021-02-07T21:17:00Z"/>
                                <w:noProof/>
                              </w:rPr>
                            </w:pPr>
                            <w:ins w:id="703" w:author="Vladymyr Kozyr" w:date="2021-02-07T21:17:00Z">
                              <w:r>
                                <w:rPr>
                                  <w:noProof/>
                                </w:rPr>
                                <w:t>Federal Register, "List of Fisheries," 2018. [Online]. Available: https://www.federalregister.gov/documents/2018/02/07/2018-02442/list-of-fisheries-for-2018.</w:t>
                              </w:r>
                            </w:ins>
                          </w:p>
                        </w:tc>
                      </w:tr>
                      <w:tr w:rsidR="00BC069E" w14:paraId="19E3D6FF" w14:textId="77777777">
                        <w:trPr>
                          <w:divId w:val="1082069439"/>
                          <w:tblCellSpacing w:w="15" w:type="dxa"/>
                          <w:ins w:id="704" w:author="Vladymyr Kozyr" w:date="2021-02-07T21:17:00Z"/>
                        </w:trPr>
                        <w:tc>
                          <w:tcPr>
                            <w:tcW w:w="50" w:type="pct"/>
                            <w:hideMark/>
                          </w:tcPr>
                          <w:p w14:paraId="1E6E55DF" w14:textId="77777777" w:rsidR="00BC069E" w:rsidRDefault="00BC069E">
                            <w:pPr>
                              <w:pStyle w:val="Bibliography"/>
                              <w:rPr>
                                <w:ins w:id="705" w:author="Vladymyr Kozyr" w:date="2021-02-07T21:17:00Z"/>
                                <w:noProof/>
                              </w:rPr>
                            </w:pPr>
                            <w:ins w:id="706" w:author="Vladymyr Kozyr" w:date="2021-02-07T21:17:00Z">
                              <w:r>
                                <w:rPr>
                                  <w:noProof/>
                                </w:rPr>
                                <w:t xml:space="preserve">[14] </w:t>
                              </w:r>
                            </w:ins>
                          </w:p>
                        </w:tc>
                        <w:tc>
                          <w:tcPr>
                            <w:tcW w:w="0" w:type="auto"/>
                            <w:hideMark/>
                          </w:tcPr>
                          <w:p w14:paraId="09E10E07" w14:textId="77777777" w:rsidR="00BC069E" w:rsidRDefault="00BC069E">
                            <w:pPr>
                              <w:pStyle w:val="Bibliography"/>
                              <w:rPr>
                                <w:ins w:id="707" w:author="Vladymyr Kozyr" w:date="2021-02-07T21:17:00Z"/>
                                <w:noProof/>
                              </w:rPr>
                            </w:pPr>
                            <w:ins w:id="708" w:author="Vladymyr Kozyr" w:date="2021-02-07T21:17:00Z">
                              <w:r>
                                <w:rPr>
                                  <w:noProof/>
                                </w:rPr>
                                <w:t xml:space="preserve">Hiroshi Ashida, "Spatial and Temporal Differences in the Reproductive Traits of Skipjack Tuna," 2020. </w:t>
                              </w:r>
                            </w:ins>
                          </w:p>
                        </w:tc>
                      </w:tr>
                      <w:tr w:rsidR="00BC069E" w14:paraId="23D36456" w14:textId="77777777">
                        <w:trPr>
                          <w:divId w:val="1082069439"/>
                          <w:tblCellSpacing w:w="15" w:type="dxa"/>
                          <w:ins w:id="709" w:author="Vladymyr Kozyr" w:date="2021-02-07T21:17:00Z"/>
                        </w:trPr>
                        <w:tc>
                          <w:tcPr>
                            <w:tcW w:w="50" w:type="pct"/>
                            <w:hideMark/>
                          </w:tcPr>
                          <w:p w14:paraId="54BBADCE" w14:textId="77777777" w:rsidR="00BC069E" w:rsidRDefault="00BC069E">
                            <w:pPr>
                              <w:pStyle w:val="Bibliography"/>
                              <w:rPr>
                                <w:ins w:id="710" w:author="Vladymyr Kozyr" w:date="2021-02-07T21:17:00Z"/>
                                <w:noProof/>
                              </w:rPr>
                            </w:pPr>
                            <w:ins w:id="711" w:author="Vladymyr Kozyr" w:date="2021-02-07T21:17:00Z">
                              <w:r>
                                <w:rPr>
                                  <w:noProof/>
                                </w:rPr>
                                <w:t xml:space="preserve">[15] </w:t>
                              </w:r>
                            </w:ins>
                          </w:p>
                        </w:tc>
                        <w:tc>
                          <w:tcPr>
                            <w:tcW w:w="0" w:type="auto"/>
                            <w:hideMark/>
                          </w:tcPr>
                          <w:p w14:paraId="3F07A861" w14:textId="77777777" w:rsidR="00BC069E" w:rsidRDefault="00BC069E">
                            <w:pPr>
                              <w:pStyle w:val="Bibliography"/>
                              <w:rPr>
                                <w:ins w:id="712" w:author="Vladymyr Kozyr" w:date="2021-02-07T21:17:00Z"/>
                                <w:noProof/>
                              </w:rPr>
                            </w:pPr>
                            <w:ins w:id="713" w:author="Vladymyr Kozyr" w:date="2021-02-07T21:17:00Z">
                              <w:r>
                                <w:rPr>
                                  <w:noProof/>
                                </w:rPr>
                                <w:t xml:space="preserve">Marlene A. Bellman, Scott A. Heppell, Chris Goldfinger, "Evaluation of a US West Coast Groundfish Habitat Conservation Regulation via Analysis of Spatial and Temporal Patterns of Trawl Fishing Effort," 2005. </w:t>
                              </w:r>
                            </w:ins>
                          </w:p>
                        </w:tc>
                      </w:tr>
                    </w:tbl>
                    <w:p w14:paraId="7FBCFB93" w14:textId="77777777" w:rsidR="00BC069E" w:rsidRDefault="00BC069E">
                      <w:pPr>
                        <w:divId w:val="1082069439"/>
                        <w:rPr>
                          <w:ins w:id="714" w:author="Vladymyr Kozyr" w:date="2021-02-07T21:17:00Z"/>
                          <w:rFonts w:eastAsia="Times New Roman"/>
                          <w:noProof/>
                        </w:rPr>
                      </w:pPr>
                    </w:p>
                    <w:p w14:paraId="48B89BE0" w14:textId="100C296C" w:rsidR="00692B08" w:rsidDel="00BC069E" w:rsidRDefault="00692B08">
                      <w:pPr>
                        <w:rPr>
                          <w:del w:id="715" w:author="Vladymyr Kozyr" w:date="2021-02-07T21:17:00Z"/>
                          <w:rFonts w:asciiTheme="minorHAnsi" w:hAnsiTheme="minorHAnsi"/>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692B08" w:rsidDel="00BC069E" w14:paraId="48CC52DA" w14:textId="77777777">
                        <w:trPr>
                          <w:divId w:val="1522817859"/>
                          <w:tblCellSpacing w:w="15" w:type="dxa"/>
                          <w:del w:id="716" w:author="Vladymyr Kozyr" w:date="2021-02-07T21:17:00Z"/>
                        </w:trPr>
                        <w:tc>
                          <w:tcPr>
                            <w:tcW w:w="50" w:type="pct"/>
                            <w:hideMark/>
                          </w:tcPr>
                          <w:p w14:paraId="2CCA33C6" w14:textId="60F8ED68" w:rsidR="00692B08" w:rsidDel="00BC069E" w:rsidRDefault="00692B08">
                            <w:pPr>
                              <w:pStyle w:val="Bibliography"/>
                              <w:rPr>
                                <w:del w:id="717" w:author="Vladymyr Kozyr" w:date="2021-02-07T21:17:00Z"/>
                                <w:noProof/>
                                <w:sz w:val="24"/>
                                <w:szCs w:val="24"/>
                              </w:rPr>
                            </w:pPr>
                            <w:del w:id="718" w:author="Vladymyr Kozyr" w:date="2021-02-07T21:17:00Z">
                              <w:r w:rsidDel="00BC069E">
                                <w:rPr>
                                  <w:noProof/>
                                </w:rPr>
                                <w:delText xml:space="preserve">[1] </w:delText>
                              </w:r>
                            </w:del>
                          </w:p>
                        </w:tc>
                        <w:tc>
                          <w:tcPr>
                            <w:tcW w:w="0" w:type="auto"/>
                            <w:hideMark/>
                          </w:tcPr>
                          <w:p w14:paraId="64310CFE" w14:textId="77777777" w:rsidR="00692B08" w:rsidDel="00BC069E" w:rsidRDefault="00692B08">
                            <w:pPr>
                              <w:pStyle w:val="Bibliography"/>
                              <w:rPr>
                                <w:del w:id="719" w:author="Vladymyr Kozyr" w:date="2021-02-07T21:17:00Z"/>
                                <w:noProof/>
                              </w:rPr>
                            </w:pPr>
                            <w:del w:id="720" w:author="Vladymyr Kozyr" w:date="2021-02-07T21:17:00Z">
                              <w:r w:rsidDel="00BC069E">
                                <w:rPr>
                                  <w:noProof/>
                                </w:rPr>
                                <w:delText xml:space="preserve">Z. Kemp and G. Meaden, "Visualization for Fisheries Management from a Spatiotemporal Perspective," 2002. </w:delText>
                              </w:r>
                            </w:del>
                          </w:p>
                        </w:tc>
                      </w:tr>
                      <w:tr w:rsidR="00692B08" w:rsidDel="00BC069E" w14:paraId="2F8584A3" w14:textId="77777777">
                        <w:trPr>
                          <w:divId w:val="1522817859"/>
                          <w:tblCellSpacing w:w="15" w:type="dxa"/>
                          <w:del w:id="721" w:author="Vladymyr Kozyr" w:date="2021-02-07T21:17:00Z"/>
                        </w:trPr>
                        <w:tc>
                          <w:tcPr>
                            <w:tcW w:w="50" w:type="pct"/>
                            <w:hideMark/>
                          </w:tcPr>
                          <w:p w14:paraId="61934238" w14:textId="77777777" w:rsidR="00692B08" w:rsidDel="00BC069E" w:rsidRDefault="00692B08">
                            <w:pPr>
                              <w:pStyle w:val="Bibliography"/>
                              <w:rPr>
                                <w:del w:id="722" w:author="Vladymyr Kozyr" w:date="2021-02-07T21:17:00Z"/>
                                <w:noProof/>
                              </w:rPr>
                            </w:pPr>
                            <w:del w:id="723" w:author="Vladymyr Kozyr" w:date="2021-02-07T21:17:00Z">
                              <w:r w:rsidDel="00BC069E">
                                <w:rPr>
                                  <w:noProof/>
                                </w:rPr>
                                <w:delText xml:space="preserve">[2] </w:delText>
                              </w:r>
                            </w:del>
                          </w:p>
                        </w:tc>
                        <w:tc>
                          <w:tcPr>
                            <w:tcW w:w="0" w:type="auto"/>
                            <w:hideMark/>
                          </w:tcPr>
                          <w:p w14:paraId="6960540E" w14:textId="77777777" w:rsidR="00692B08" w:rsidDel="00BC069E" w:rsidRDefault="00692B08">
                            <w:pPr>
                              <w:pStyle w:val="Bibliography"/>
                              <w:rPr>
                                <w:del w:id="724" w:author="Vladymyr Kozyr" w:date="2021-02-07T21:17:00Z"/>
                                <w:noProof/>
                              </w:rPr>
                            </w:pPr>
                            <w:del w:id="725" w:author="Vladymyr Kozyr" w:date="2021-02-07T21:17:00Z">
                              <w:r w:rsidDel="00BC069E">
                                <w:rPr>
                                  <w:noProof/>
                                </w:rPr>
                                <w:delText xml:space="preserve">Sharon Benjamin, Min-Yang Lee, Geret DePiper, "Visualizing Fishing Data as Rasters," 2018. </w:delText>
                              </w:r>
                            </w:del>
                          </w:p>
                        </w:tc>
                      </w:tr>
                      <w:tr w:rsidR="00692B08" w:rsidDel="00BC069E" w14:paraId="05960B57" w14:textId="77777777">
                        <w:trPr>
                          <w:divId w:val="1522817859"/>
                          <w:tblCellSpacing w:w="15" w:type="dxa"/>
                          <w:del w:id="726" w:author="Vladymyr Kozyr" w:date="2021-02-07T21:17:00Z"/>
                        </w:trPr>
                        <w:tc>
                          <w:tcPr>
                            <w:tcW w:w="50" w:type="pct"/>
                            <w:hideMark/>
                          </w:tcPr>
                          <w:p w14:paraId="303E3C1B" w14:textId="77777777" w:rsidR="00692B08" w:rsidDel="00BC069E" w:rsidRDefault="00692B08">
                            <w:pPr>
                              <w:pStyle w:val="Bibliography"/>
                              <w:rPr>
                                <w:del w:id="727" w:author="Vladymyr Kozyr" w:date="2021-02-07T21:17:00Z"/>
                                <w:noProof/>
                              </w:rPr>
                            </w:pPr>
                            <w:del w:id="728" w:author="Vladymyr Kozyr" w:date="2021-02-07T21:17:00Z">
                              <w:r w:rsidDel="00BC069E">
                                <w:rPr>
                                  <w:noProof/>
                                </w:rPr>
                                <w:delText xml:space="preserve">[3] </w:delText>
                              </w:r>
                            </w:del>
                          </w:p>
                        </w:tc>
                        <w:tc>
                          <w:tcPr>
                            <w:tcW w:w="0" w:type="auto"/>
                            <w:hideMark/>
                          </w:tcPr>
                          <w:p w14:paraId="5E9497F2" w14:textId="77777777" w:rsidR="00692B08" w:rsidDel="00BC069E" w:rsidRDefault="00692B08">
                            <w:pPr>
                              <w:pStyle w:val="Bibliography"/>
                              <w:rPr>
                                <w:del w:id="729" w:author="Vladymyr Kozyr" w:date="2021-02-07T21:17:00Z"/>
                                <w:noProof/>
                              </w:rPr>
                            </w:pPr>
                            <w:del w:id="730" w:author="Vladymyr Kozyr" w:date="2021-02-07T21:17:00Z">
                              <w:r w:rsidDel="00BC069E">
                                <w:rPr>
                                  <w:noProof/>
                                </w:rPr>
                                <w:delText>Ministry of Natural Resources, "Methods for Monitoring Fish Populations," 2014. [Online]. Available: https://www.ontario.ca/page/methods-monitoring-fish-populations.</w:delText>
                              </w:r>
                            </w:del>
                          </w:p>
                        </w:tc>
                      </w:tr>
                      <w:tr w:rsidR="00692B08" w:rsidDel="00BC069E" w14:paraId="617291A7" w14:textId="77777777">
                        <w:trPr>
                          <w:divId w:val="1522817859"/>
                          <w:tblCellSpacing w:w="15" w:type="dxa"/>
                          <w:del w:id="731" w:author="Vladymyr Kozyr" w:date="2021-02-07T21:17:00Z"/>
                        </w:trPr>
                        <w:tc>
                          <w:tcPr>
                            <w:tcW w:w="50" w:type="pct"/>
                            <w:hideMark/>
                          </w:tcPr>
                          <w:p w14:paraId="683DB5B6" w14:textId="77777777" w:rsidR="00692B08" w:rsidDel="00BC069E" w:rsidRDefault="00692B08">
                            <w:pPr>
                              <w:pStyle w:val="Bibliography"/>
                              <w:rPr>
                                <w:del w:id="732" w:author="Vladymyr Kozyr" w:date="2021-02-07T21:17:00Z"/>
                                <w:noProof/>
                              </w:rPr>
                            </w:pPr>
                            <w:del w:id="733" w:author="Vladymyr Kozyr" w:date="2021-02-07T21:17:00Z">
                              <w:r w:rsidDel="00BC069E">
                                <w:rPr>
                                  <w:noProof/>
                                </w:rPr>
                                <w:delText xml:space="preserve">[4] </w:delText>
                              </w:r>
                            </w:del>
                          </w:p>
                        </w:tc>
                        <w:tc>
                          <w:tcPr>
                            <w:tcW w:w="0" w:type="auto"/>
                            <w:hideMark/>
                          </w:tcPr>
                          <w:p w14:paraId="2270EE4C" w14:textId="77777777" w:rsidR="00692B08" w:rsidDel="00BC069E" w:rsidRDefault="00692B08">
                            <w:pPr>
                              <w:pStyle w:val="Bibliography"/>
                              <w:rPr>
                                <w:del w:id="734" w:author="Vladymyr Kozyr" w:date="2021-02-07T21:17:00Z"/>
                                <w:noProof/>
                              </w:rPr>
                            </w:pPr>
                            <w:del w:id="735" w:author="Vladymyr Kozyr" w:date="2021-02-07T21:17:00Z">
                              <w:r w:rsidDel="00BC069E">
                                <w:rPr>
                                  <w:noProof/>
                                </w:rPr>
                                <w:delText>Fisheries and Oceans Canada, "Report on the Status of Groundfish Stocks in the Canadian Northwest Atlantic," 1993.</w:delText>
                              </w:r>
                            </w:del>
                          </w:p>
                        </w:tc>
                      </w:tr>
                      <w:tr w:rsidR="00692B08" w:rsidDel="00BC069E" w14:paraId="55F44966" w14:textId="77777777">
                        <w:trPr>
                          <w:divId w:val="1522817859"/>
                          <w:tblCellSpacing w:w="15" w:type="dxa"/>
                          <w:del w:id="736" w:author="Vladymyr Kozyr" w:date="2021-02-07T21:17:00Z"/>
                        </w:trPr>
                        <w:tc>
                          <w:tcPr>
                            <w:tcW w:w="50" w:type="pct"/>
                            <w:hideMark/>
                          </w:tcPr>
                          <w:p w14:paraId="034AAEC7" w14:textId="77777777" w:rsidR="00692B08" w:rsidDel="00BC069E" w:rsidRDefault="00692B08">
                            <w:pPr>
                              <w:pStyle w:val="Bibliography"/>
                              <w:rPr>
                                <w:del w:id="737" w:author="Vladymyr Kozyr" w:date="2021-02-07T21:17:00Z"/>
                                <w:noProof/>
                              </w:rPr>
                            </w:pPr>
                            <w:del w:id="738" w:author="Vladymyr Kozyr" w:date="2021-02-07T21:17:00Z">
                              <w:r w:rsidDel="00BC069E">
                                <w:rPr>
                                  <w:noProof/>
                                </w:rPr>
                                <w:delText xml:space="preserve">[5] </w:delText>
                              </w:r>
                            </w:del>
                          </w:p>
                        </w:tc>
                        <w:tc>
                          <w:tcPr>
                            <w:tcW w:w="0" w:type="auto"/>
                            <w:hideMark/>
                          </w:tcPr>
                          <w:p w14:paraId="631FCC7A" w14:textId="77777777" w:rsidR="00692B08" w:rsidDel="00BC069E" w:rsidRDefault="00692B08">
                            <w:pPr>
                              <w:pStyle w:val="Bibliography"/>
                              <w:rPr>
                                <w:del w:id="739" w:author="Vladymyr Kozyr" w:date="2021-02-07T21:17:00Z"/>
                                <w:noProof/>
                              </w:rPr>
                            </w:pPr>
                            <w:del w:id="740" w:author="Vladymyr Kozyr" w:date="2021-02-07T21:17:00Z">
                              <w:r w:rsidDel="00BC069E">
                                <w:rPr>
                                  <w:noProof/>
                                </w:rPr>
                                <w:delText>Fisheries and Oceans Canada , "Northern Abalone," 2004.</w:delText>
                              </w:r>
                            </w:del>
                          </w:p>
                        </w:tc>
                      </w:tr>
                      <w:tr w:rsidR="00692B08" w:rsidDel="00BC069E" w14:paraId="29757540" w14:textId="77777777">
                        <w:trPr>
                          <w:divId w:val="1522817859"/>
                          <w:tblCellSpacing w:w="15" w:type="dxa"/>
                          <w:del w:id="741" w:author="Vladymyr Kozyr" w:date="2021-02-07T21:17:00Z"/>
                        </w:trPr>
                        <w:tc>
                          <w:tcPr>
                            <w:tcW w:w="50" w:type="pct"/>
                            <w:hideMark/>
                          </w:tcPr>
                          <w:p w14:paraId="17B0C02C" w14:textId="77777777" w:rsidR="00692B08" w:rsidDel="00BC069E" w:rsidRDefault="00692B08">
                            <w:pPr>
                              <w:pStyle w:val="Bibliography"/>
                              <w:rPr>
                                <w:del w:id="742" w:author="Vladymyr Kozyr" w:date="2021-02-07T21:17:00Z"/>
                                <w:noProof/>
                              </w:rPr>
                            </w:pPr>
                            <w:del w:id="743" w:author="Vladymyr Kozyr" w:date="2021-02-07T21:17:00Z">
                              <w:r w:rsidDel="00BC069E">
                                <w:rPr>
                                  <w:noProof/>
                                </w:rPr>
                                <w:delText xml:space="preserve">[6] </w:delText>
                              </w:r>
                            </w:del>
                          </w:p>
                        </w:tc>
                        <w:tc>
                          <w:tcPr>
                            <w:tcW w:w="0" w:type="auto"/>
                            <w:hideMark/>
                          </w:tcPr>
                          <w:p w14:paraId="72C923F5" w14:textId="77777777" w:rsidR="00692B08" w:rsidDel="00BC069E" w:rsidRDefault="00692B08">
                            <w:pPr>
                              <w:pStyle w:val="Bibliography"/>
                              <w:rPr>
                                <w:del w:id="744" w:author="Vladymyr Kozyr" w:date="2021-02-07T21:17:00Z"/>
                                <w:noProof/>
                              </w:rPr>
                            </w:pPr>
                            <w:del w:id="745" w:author="Vladymyr Kozyr" w:date="2021-02-07T21:17:00Z">
                              <w:r w:rsidDel="00BC069E">
                                <w:rPr>
                                  <w:noProof/>
                                </w:rPr>
                                <w:delText>Scottish Government Riaghaltas na h-Alba, "Scottish Sea Fisheries Statistics," 2019.</w:delText>
                              </w:r>
                            </w:del>
                          </w:p>
                        </w:tc>
                      </w:tr>
                      <w:tr w:rsidR="00692B08" w:rsidDel="00BC069E" w14:paraId="598CA796" w14:textId="77777777">
                        <w:trPr>
                          <w:divId w:val="1522817859"/>
                          <w:tblCellSpacing w:w="15" w:type="dxa"/>
                          <w:del w:id="746" w:author="Vladymyr Kozyr" w:date="2021-02-07T21:17:00Z"/>
                        </w:trPr>
                        <w:tc>
                          <w:tcPr>
                            <w:tcW w:w="50" w:type="pct"/>
                            <w:hideMark/>
                          </w:tcPr>
                          <w:p w14:paraId="1A1FECD9" w14:textId="77777777" w:rsidR="00692B08" w:rsidDel="00BC069E" w:rsidRDefault="00692B08">
                            <w:pPr>
                              <w:pStyle w:val="Bibliography"/>
                              <w:rPr>
                                <w:del w:id="747" w:author="Vladymyr Kozyr" w:date="2021-02-07T21:17:00Z"/>
                                <w:noProof/>
                              </w:rPr>
                            </w:pPr>
                            <w:del w:id="748" w:author="Vladymyr Kozyr" w:date="2021-02-07T21:17:00Z">
                              <w:r w:rsidDel="00BC069E">
                                <w:rPr>
                                  <w:noProof/>
                                </w:rPr>
                                <w:delText xml:space="preserve">[7] </w:delText>
                              </w:r>
                            </w:del>
                          </w:p>
                        </w:tc>
                        <w:tc>
                          <w:tcPr>
                            <w:tcW w:w="0" w:type="auto"/>
                            <w:hideMark/>
                          </w:tcPr>
                          <w:p w14:paraId="55CDF714" w14:textId="77777777" w:rsidR="00692B08" w:rsidDel="00BC069E" w:rsidRDefault="00692B08">
                            <w:pPr>
                              <w:pStyle w:val="Bibliography"/>
                              <w:rPr>
                                <w:del w:id="749" w:author="Vladymyr Kozyr" w:date="2021-02-07T21:17:00Z"/>
                                <w:noProof/>
                              </w:rPr>
                            </w:pPr>
                            <w:del w:id="750" w:author="Vladymyr Kozyr" w:date="2021-02-07T21:17:00Z">
                              <w:r w:rsidDel="00BC069E">
                                <w:rPr>
                                  <w:noProof/>
                                </w:rPr>
                                <w:delText>Bedford Institute of Oceanography, "Fishery Report," 2008.</w:delText>
                              </w:r>
                            </w:del>
                          </w:p>
                        </w:tc>
                      </w:tr>
                      <w:tr w:rsidR="00692B08" w:rsidDel="00BC069E" w14:paraId="1963ACD9" w14:textId="77777777">
                        <w:trPr>
                          <w:divId w:val="1522817859"/>
                          <w:tblCellSpacing w:w="15" w:type="dxa"/>
                          <w:del w:id="751" w:author="Vladymyr Kozyr" w:date="2021-02-07T21:17:00Z"/>
                        </w:trPr>
                        <w:tc>
                          <w:tcPr>
                            <w:tcW w:w="50" w:type="pct"/>
                            <w:hideMark/>
                          </w:tcPr>
                          <w:p w14:paraId="0405FFDC" w14:textId="77777777" w:rsidR="00692B08" w:rsidDel="00BC069E" w:rsidRDefault="00692B08">
                            <w:pPr>
                              <w:pStyle w:val="Bibliography"/>
                              <w:rPr>
                                <w:del w:id="752" w:author="Vladymyr Kozyr" w:date="2021-02-07T21:17:00Z"/>
                                <w:noProof/>
                              </w:rPr>
                            </w:pPr>
                            <w:del w:id="753" w:author="Vladymyr Kozyr" w:date="2021-02-07T21:17:00Z">
                              <w:r w:rsidDel="00BC069E">
                                <w:rPr>
                                  <w:noProof/>
                                </w:rPr>
                                <w:delText xml:space="preserve">[8] </w:delText>
                              </w:r>
                            </w:del>
                          </w:p>
                        </w:tc>
                        <w:tc>
                          <w:tcPr>
                            <w:tcW w:w="0" w:type="auto"/>
                            <w:hideMark/>
                          </w:tcPr>
                          <w:p w14:paraId="753550A4" w14:textId="77777777" w:rsidR="00692B08" w:rsidDel="00BC069E" w:rsidRDefault="00692B08">
                            <w:pPr>
                              <w:pStyle w:val="Bibliography"/>
                              <w:rPr>
                                <w:del w:id="754" w:author="Vladymyr Kozyr" w:date="2021-02-07T21:17:00Z"/>
                                <w:noProof/>
                              </w:rPr>
                            </w:pPr>
                            <w:del w:id="755" w:author="Vladymyr Kozyr" w:date="2021-02-07T21:17:00Z">
                              <w:r w:rsidDel="00BC069E">
                                <w:rPr>
                                  <w:noProof/>
                                </w:rPr>
                                <w:delText>Federal Register, "List of Fisheries," 2018. [Online]. Available: https://www.federalregister.gov/documents/2018/02/07/2018-02442/list-of-fisheries-for-2018.</w:delText>
                              </w:r>
                            </w:del>
                          </w:p>
                        </w:tc>
                      </w:tr>
                      <w:tr w:rsidR="00692B08" w:rsidDel="00BC069E" w14:paraId="19FD970B" w14:textId="77777777">
                        <w:trPr>
                          <w:divId w:val="1522817859"/>
                          <w:tblCellSpacing w:w="15" w:type="dxa"/>
                          <w:del w:id="756" w:author="Vladymyr Kozyr" w:date="2021-02-07T21:17:00Z"/>
                        </w:trPr>
                        <w:tc>
                          <w:tcPr>
                            <w:tcW w:w="50" w:type="pct"/>
                            <w:hideMark/>
                          </w:tcPr>
                          <w:p w14:paraId="1FEAD1AF" w14:textId="77777777" w:rsidR="00692B08" w:rsidDel="00BC069E" w:rsidRDefault="00692B08">
                            <w:pPr>
                              <w:pStyle w:val="Bibliography"/>
                              <w:rPr>
                                <w:del w:id="757" w:author="Vladymyr Kozyr" w:date="2021-02-07T21:17:00Z"/>
                                <w:noProof/>
                              </w:rPr>
                            </w:pPr>
                            <w:del w:id="758" w:author="Vladymyr Kozyr" w:date="2021-02-07T21:17:00Z">
                              <w:r w:rsidDel="00BC069E">
                                <w:rPr>
                                  <w:noProof/>
                                </w:rPr>
                                <w:delText xml:space="preserve">[9] </w:delText>
                              </w:r>
                            </w:del>
                          </w:p>
                        </w:tc>
                        <w:tc>
                          <w:tcPr>
                            <w:tcW w:w="0" w:type="auto"/>
                            <w:hideMark/>
                          </w:tcPr>
                          <w:p w14:paraId="0E7AD9AE" w14:textId="77777777" w:rsidR="00692B08" w:rsidDel="00BC069E" w:rsidRDefault="00692B08">
                            <w:pPr>
                              <w:pStyle w:val="Bibliography"/>
                              <w:rPr>
                                <w:del w:id="759" w:author="Vladymyr Kozyr" w:date="2021-02-07T21:17:00Z"/>
                                <w:noProof/>
                              </w:rPr>
                            </w:pPr>
                            <w:del w:id="760" w:author="Vladymyr Kozyr" w:date="2021-02-07T21:17:00Z">
                              <w:r w:rsidDel="00BC069E">
                                <w:rPr>
                                  <w:noProof/>
                                </w:rPr>
                                <w:delText xml:space="preserve">Hiroshi Ashida, "Spatial and Temporal Differences in the Reproductive Traits of Skipjack Tuna," 2020. </w:delText>
                              </w:r>
                            </w:del>
                          </w:p>
                        </w:tc>
                      </w:tr>
                      <w:tr w:rsidR="00692B08" w:rsidDel="00BC069E" w14:paraId="3F575977" w14:textId="77777777">
                        <w:trPr>
                          <w:divId w:val="1522817859"/>
                          <w:tblCellSpacing w:w="15" w:type="dxa"/>
                          <w:del w:id="761" w:author="Vladymyr Kozyr" w:date="2021-02-07T21:17:00Z"/>
                        </w:trPr>
                        <w:tc>
                          <w:tcPr>
                            <w:tcW w:w="50" w:type="pct"/>
                            <w:hideMark/>
                          </w:tcPr>
                          <w:p w14:paraId="309848A1" w14:textId="77777777" w:rsidR="00692B08" w:rsidDel="00BC069E" w:rsidRDefault="00692B08">
                            <w:pPr>
                              <w:pStyle w:val="Bibliography"/>
                              <w:rPr>
                                <w:del w:id="762" w:author="Vladymyr Kozyr" w:date="2021-02-07T21:17:00Z"/>
                                <w:noProof/>
                              </w:rPr>
                            </w:pPr>
                            <w:del w:id="763" w:author="Vladymyr Kozyr" w:date="2021-02-07T21:17:00Z">
                              <w:r w:rsidDel="00BC069E">
                                <w:rPr>
                                  <w:noProof/>
                                </w:rPr>
                                <w:delText xml:space="preserve">[10] </w:delText>
                              </w:r>
                            </w:del>
                          </w:p>
                        </w:tc>
                        <w:tc>
                          <w:tcPr>
                            <w:tcW w:w="0" w:type="auto"/>
                            <w:hideMark/>
                          </w:tcPr>
                          <w:p w14:paraId="5D2714D7" w14:textId="77777777" w:rsidR="00692B08" w:rsidDel="00BC069E" w:rsidRDefault="00692B08">
                            <w:pPr>
                              <w:pStyle w:val="Bibliography"/>
                              <w:rPr>
                                <w:del w:id="764" w:author="Vladymyr Kozyr" w:date="2021-02-07T21:17:00Z"/>
                                <w:noProof/>
                              </w:rPr>
                            </w:pPr>
                            <w:del w:id="765" w:author="Vladymyr Kozyr" w:date="2021-02-07T21:17:00Z">
                              <w:r w:rsidDel="00BC069E">
                                <w:rPr>
                                  <w:noProof/>
                                </w:rPr>
                                <w:delText xml:space="preserve">Marlene A. Bellman, Scott A. Heppell, Chris Goldfinger, "Evaluation of a US West Coast Groundfish Habitat Conservation Regulation via Analysis of Spatial and Temporal Patterns of Trawl Fishing Effort," 2005. </w:delText>
                              </w:r>
                            </w:del>
                          </w:p>
                        </w:tc>
                      </w:tr>
                      <w:tr w:rsidR="00692B08" w:rsidDel="00BC069E" w14:paraId="177FB2DC" w14:textId="77777777">
                        <w:trPr>
                          <w:divId w:val="1522817859"/>
                          <w:tblCellSpacing w:w="15" w:type="dxa"/>
                          <w:del w:id="766" w:author="Vladymyr Kozyr" w:date="2021-02-07T21:17:00Z"/>
                        </w:trPr>
                        <w:tc>
                          <w:tcPr>
                            <w:tcW w:w="50" w:type="pct"/>
                            <w:hideMark/>
                          </w:tcPr>
                          <w:p w14:paraId="15101083" w14:textId="77777777" w:rsidR="00692B08" w:rsidDel="00BC069E" w:rsidRDefault="00692B08">
                            <w:pPr>
                              <w:pStyle w:val="Bibliography"/>
                              <w:rPr>
                                <w:del w:id="767" w:author="Vladymyr Kozyr" w:date="2021-02-07T21:17:00Z"/>
                                <w:noProof/>
                              </w:rPr>
                            </w:pPr>
                            <w:del w:id="768" w:author="Vladymyr Kozyr" w:date="2021-02-07T21:17:00Z">
                              <w:r w:rsidDel="00BC069E">
                                <w:rPr>
                                  <w:noProof/>
                                </w:rPr>
                                <w:delText xml:space="preserve">[11] </w:delText>
                              </w:r>
                            </w:del>
                          </w:p>
                        </w:tc>
                        <w:tc>
                          <w:tcPr>
                            <w:tcW w:w="0" w:type="auto"/>
                            <w:hideMark/>
                          </w:tcPr>
                          <w:p w14:paraId="245622BF" w14:textId="77777777" w:rsidR="00692B08" w:rsidDel="00BC069E" w:rsidRDefault="00692B08">
                            <w:pPr>
                              <w:pStyle w:val="Bibliography"/>
                              <w:rPr>
                                <w:del w:id="769" w:author="Vladymyr Kozyr" w:date="2021-02-07T21:17:00Z"/>
                                <w:noProof/>
                              </w:rPr>
                            </w:pPr>
                            <w:del w:id="770" w:author="Vladymyr Kozyr" w:date="2021-02-07T21:17:00Z">
                              <w:r w:rsidDel="00BC069E">
                                <w:rPr>
                                  <w:noProof/>
                                </w:rPr>
                                <w:delText xml:space="preserve">Aaron Elliot, Cheng Hua Hsu, "Time Series Prediction: Predicting Stock Price," 2017. </w:delText>
                              </w:r>
                            </w:del>
                          </w:p>
                        </w:tc>
                      </w:tr>
                      <w:tr w:rsidR="00692B08" w:rsidDel="00BC069E" w14:paraId="68B85423" w14:textId="77777777">
                        <w:trPr>
                          <w:divId w:val="1522817859"/>
                          <w:tblCellSpacing w:w="15" w:type="dxa"/>
                          <w:del w:id="771" w:author="Vladymyr Kozyr" w:date="2021-02-07T21:17:00Z"/>
                        </w:trPr>
                        <w:tc>
                          <w:tcPr>
                            <w:tcW w:w="50" w:type="pct"/>
                            <w:hideMark/>
                          </w:tcPr>
                          <w:p w14:paraId="18FD619D" w14:textId="77777777" w:rsidR="00692B08" w:rsidDel="00BC069E" w:rsidRDefault="00692B08">
                            <w:pPr>
                              <w:pStyle w:val="Bibliography"/>
                              <w:rPr>
                                <w:del w:id="772" w:author="Vladymyr Kozyr" w:date="2021-02-07T21:17:00Z"/>
                                <w:noProof/>
                              </w:rPr>
                            </w:pPr>
                            <w:del w:id="773" w:author="Vladymyr Kozyr" w:date="2021-02-07T21:17:00Z">
                              <w:r w:rsidDel="00BC069E">
                                <w:rPr>
                                  <w:noProof/>
                                </w:rPr>
                                <w:delText xml:space="preserve">[12] </w:delText>
                              </w:r>
                            </w:del>
                          </w:p>
                        </w:tc>
                        <w:tc>
                          <w:tcPr>
                            <w:tcW w:w="0" w:type="auto"/>
                            <w:hideMark/>
                          </w:tcPr>
                          <w:p w14:paraId="4B9686A5" w14:textId="77777777" w:rsidR="00692B08" w:rsidDel="00BC069E" w:rsidRDefault="00692B08">
                            <w:pPr>
                              <w:pStyle w:val="Bibliography"/>
                              <w:rPr>
                                <w:del w:id="774" w:author="Vladymyr Kozyr" w:date="2021-02-07T21:17:00Z"/>
                                <w:noProof/>
                              </w:rPr>
                            </w:pPr>
                            <w:del w:id="775" w:author="Vladymyr Kozyr" w:date="2021-02-07T21:17:00Z">
                              <w:r w:rsidDel="00BC069E">
                                <w:rPr>
                                  <w:noProof/>
                                </w:rPr>
                                <w:delText xml:space="preserve">Patricia Pinto da Silva, Charles Fulcher, "Using GIS to Visualize Land/Sea Connections: Case Study - NE Herring Fishery," 2007. </w:delText>
                              </w:r>
                            </w:del>
                          </w:p>
                        </w:tc>
                      </w:tr>
                      <w:tr w:rsidR="00692B08" w:rsidDel="00BC069E" w14:paraId="150B8630" w14:textId="77777777">
                        <w:trPr>
                          <w:divId w:val="1522817859"/>
                          <w:tblCellSpacing w:w="15" w:type="dxa"/>
                          <w:del w:id="776" w:author="Vladymyr Kozyr" w:date="2021-02-07T21:17:00Z"/>
                        </w:trPr>
                        <w:tc>
                          <w:tcPr>
                            <w:tcW w:w="50" w:type="pct"/>
                            <w:hideMark/>
                          </w:tcPr>
                          <w:p w14:paraId="0280A7A6" w14:textId="77777777" w:rsidR="00692B08" w:rsidDel="00BC069E" w:rsidRDefault="00692B08">
                            <w:pPr>
                              <w:pStyle w:val="Bibliography"/>
                              <w:rPr>
                                <w:del w:id="777" w:author="Vladymyr Kozyr" w:date="2021-02-07T21:17:00Z"/>
                                <w:noProof/>
                              </w:rPr>
                            </w:pPr>
                            <w:del w:id="778" w:author="Vladymyr Kozyr" w:date="2021-02-07T21:17:00Z">
                              <w:r w:rsidDel="00BC069E">
                                <w:rPr>
                                  <w:noProof/>
                                </w:rPr>
                                <w:delText xml:space="preserve">[13] </w:delText>
                              </w:r>
                            </w:del>
                          </w:p>
                        </w:tc>
                        <w:tc>
                          <w:tcPr>
                            <w:tcW w:w="0" w:type="auto"/>
                            <w:hideMark/>
                          </w:tcPr>
                          <w:p w14:paraId="1CAC321F" w14:textId="77777777" w:rsidR="00692B08" w:rsidDel="00BC069E" w:rsidRDefault="00692B08">
                            <w:pPr>
                              <w:pStyle w:val="Bibliography"/>
                              <w:rPr>
                                <w:del w:id="779" w:author="Vladymyr Kozyr" w:date="2021-02-07T21:17:00Z"/>
                                <w:noProof/>
                              </w:rPr>
                            </w:pPr>
                            <w:del w:id="780" w:author="Vladymyr Kozyr" w:date="2021-02-07T21:17:00Z">
                              <w:r w:rsidDel="00BC069E">
                                <w:rPr>
                                  <w:noProof/>
                                </w:rPr>
                                <w:delText xml:space="preserve">M. Barrus, "The State of the Salmon," 2017. </w:delText>
                              </w:r>
                            </w:del>
                          </w:p>
                        </w:tc>
                      </w:tr>
                      <w:tr w:rsidR="00692B08" w:rsidDel="00BC069E" w14:paraId="3178D734" w14:textId="77777777">
                        <w:trPr>
                          <w:divId w:val="1522817859"/>
                          <w:tblCellSpacing w:w="15" w:type="dxa"/>
                          <w:del w:id="781" w:author="Vladymyr Kozyr" w:date="2021-02-07T21:17:00Z"/>
                        </w:trPr>
                        <w:tc>
                          <w:tcPr>
                            <w:tcW w:w="50" w:type="pct"/>
                            <w:hideMark/>
                          </w:tcPr>
                          <w:p w14:paraId="7627AF62" w14:textId="77777777" w:rsidR="00692B08" w:rsidDel="00BC069E" w:rsidRDefault="00692B08">
                            <w:pPr>
                              <w:pStyle w:val="Bibliography"/>
                              <w:rPr>
                                <w:del w:id="782" w:author="Vladymyr Kozyr" w:date="2021-02-07T21:17:00Z"/>
                                <w:noProof/>
                              </w:rPr>
                            </w:pPr>
                            <w:del w:id="783" w:author="Vladymyr Kozyr" w:date="2021-02-07T21:17:00Z">
                              <w:r w:rsidDel="00BC069E">
                                <w:rPr>
                                  <w:noProof/>
                                </w:rPr>
                                <w:delText xml:space="preserve">[14] </w:delText>
                              </w:r>
                            </w:del>
                          </w:p>
                        </w:tc>
                        <w:tc>
                          <w:tcPr>
                            <w:tcW w:w="0" w:type="auto"/>
                            <w:hideMark/>
                          </w:tcPr>
                          <w:p w14:paraId="6B803B89" w14:textId="77777777" w:rsidR="00692B08" w:rsidDel="00BC069E" w:rsidRDefault="00692B08">
                            <w:pPr>
                              <w:pStyle w:val="Bibliography"/>
                              <w:rPr>
                                <w:del w:id="784" w:author="Vladymyr Kozyr" w:date="2021-02-07T21:17:00Z"/>
                                <w:noProof/>
                              </w:rPr>
                            </w:pPr>
                            <w:del w:id="785" w:author="Vladymyr Kozyr" w:date="2021-02-07T21:17:00Z">
                              <w:r w:rsidDel="00BC069E">
                                <w:rPr>
                                  <w:noProof/>
                                </w:rPr>
                                <w:delText xml:space="preserve">Yixuan Zhang, Kartik Chanana, Cody Dunne, "IDMVis: Temporal Event Sequence Visualization for Type 1 Diabetes Treatment Decision Support," 2018. </w:delText>
                              </w:r>
                            </w:del>
                          </w:p>
                        </w:tc>
                      </w:tr>
                      <w:tr w:rsidR="00692B08" w:rsidDel="00BC069E" w14:paraId="01992A63" w14:textId="77777777">
                        <w:trPr>
                          <w:divId w:val="1522817859"/>
                          <w:tblCellSpacing w:w="15" w:type="dxa"/>
                          <w:del w:id="786" w:author="Vladymyr Kozyr" w:date="2021-02-07T21:17:00Z"/>
                        </w:trPr>
                        <w:tc>
                          <w:tcPr>
                            <w:tcW w:w="50" w:type="pct"/>
                            <w:hideMark/>
                          </w:tcPr>
                          <w:p w14:paraId="03E4B70B" w14:textId="77777777" w:rsidR="00692B08" w:rsidDel="00BC069E" w:rsidRDefault="00692B08">
                            <w:pPr>
                              <w:pStyle w:val="Bibliography"/>
                              <w:rPr>
                                <w:del w:id="787" w:author="Vladymyr Kozyr" w:date="2021-02-07T21:17:00Z"/>
                                <w:noProof/>
                              </w:rPr>
                            </w:pPr>
                            <w:del w:id="788" w:author="Vladymyr Kozyr" w:date="2021-02-07T21:17:00Z">
                              <w:r w:rsidDel="00BC069E">
                                <w:rPr>
                                  <w:noProof/>
                                </w:rPr>
                                <w:delText xml:space="preserve">[15] </w:delText>
                              </w:r>
                            </w:del>
                          </w:p>
                        </w:tc>
                        <w:tc>
                          <w:tcPr>
                            <w:tcW w:w="0" w:type="auto"/>
                            <w:hideMark/>
                          </w:tcPr>
                          <w:p w14:paraId="784EC99B" w14:textId="77777777" w:rsidR="00692B08" w:rsidDel="00BC069E" w:rsidRDefault="00692B08">
                            <w:pPr>
                              <w:pStyle w:val="Bibliography"/>
                              <w:rPr>
                                <w:del w:id="789" w:author="Vladymyr Kozyr" w:date="2021-02-07T21:17:00Z"/>
                                <w:noProof/>
                              </w:rPr>
                            </w:pPr>
                            <w:del w:id="790" w:author="Vladymyr Kozyr" w:date="2021-02-07T21:17:00Z">
                              <w:r w:rsidDel="00BC069E">
                                <w:rPr>
                                  <w:noProof/>
                                </w:rPr>
                                <w:delText xml:space="preserve">S. Semikina, "Stress Data Visualization," 2014. </w:delText>
                              </w:r>
                            </w:del>
                          </w:p>
                        </w:tc>
                      </w:tr>
                    </w:tbl>
                    <w:p w14:paraId="6BFBBACE" w14:textId="77777777" w:rsidR="00692B08" w:rsidDel="00BC069E" w:rsidRDefault="00692B08">
                      <w:pPr>
                        <w:divId w:val="1522817859"/>
                        <w:rPr>
                          <w:del w:id="791" w:author="Vladymyr Kozyr" w:date="2021-02-07T21:17:00Z"/>
                          <w:rFonts w:eastAsia="Times New Roman"/>
                          <w:noProof/>
                        </w:rPr>
                      </w:pPr>
                    </w:p>
                    <w:p w14:paraId="0F98F604" w14:textId="03954004" w:rsidR="00B4555E" w:rsidRDefault="00B4555E">
                      <w:pPr>
                        <w:rPr>
                          <w:ins w:id="792" w:author="Vladymyr Kozyr" w:date="2021-02-07T20:10:00Z"/>
                        </w:rPr>
                      </w:pPr>
                      <w:ins w:id="793" w:author="Vladymyr Kozyr" w:date="2021-02-07T20:10:00Z">
                        <w:r>
                          <w:rPr>
                            <w:b/>
                            <w:bCs/>
                            <w:noProof/>
                          </w:rPr>
                          <w:fldChar w:fldCharType="end"/>
                        </w:r>
                      </w:ins>
                    </w:p>
                    <w:customXmlInsRangeStart w:id="794" w:author="Vladymyr Kozyr" w:date="2021-02-07T20:10:00Z"/>
                  </w:sdtContent>
                </w:sdt>
                <w:customXmlInsRangeEnd w:id="794"/>
                <w:customXmlInsRangeStart w:id="795" w:author="Vladymyr Kozyr" w:date="2021-02-07T20:10:00Z"/>
              </w:sdtContent>
            </w:sdt>
            <w:customXmlInsRangeEnd w:id="795"/>
            <w:p w14:paraId="7B3C6676" w14:textId="3DFEFEA0" w:rsidR="00EE0EA4" w:rsidRDefault="00EE0EA4" w:rsidP="00EE0EA4">
              <w:pPr>
                <w:rPr>
                  <w:ins w:id="796" w:author="Vladymyr Kozyr" w:date="2021-02-07T20:10:00Z"/>
                </w:rPr>
                <w:pPrChange w:id="797" w:author="Vladymyr Kozyr" w:date="2021-02-07T20:10:00Z">
                  <w:pPr/>
                </w:pPrChange>
              </w:pPr>
            </w:p>
            <w:p w14:paraId="471F07F7" w14:textId="00DDEE5A" w:rsidR="00EE0EA4" w:rsidDel="00EE0EA4" w:rsidRDefault="00BB720B" w:rsidP="00EE0EA4">
              <w:pPr>
                <w:rPr>
                  <w:del w:id="798" w:author="Vladymyr Kozyr" w:date="2021-02-07T20:10:00Z"/>
                  <w:rFonts w:asciiTheme="minorHAnsi" w:hAnsiTheme="minorHAnsi"/>
                  <w:noProof/>
                </w:rPr>
                <w:pPrChange w:id="799" w:author="Vladymyr Kozyr" w:date="2021-02-07T20:10:00Z">
                  <w:pPr/>
                </w:pPrChange>
              </w:pPr>
              <w:del w:id="800" w:author="Vladymyr Kozyr" w:date="2021-02-07T20:10:00Z">
                <w:r w:rsidDel="00EE0EA4">
                  <w:fldChar w:fldCharType="begin"/>
                </w:r>
                <w:r w:rsidDel="00EE0EA4">
                  <w:delInstrText xml:space="preserve"> BIBLIOGRAPHY </w:delInstrText>
                </w:r>
                <w:r w:rsidDel="00EE0EA4">
                  <w:fldChar w:fldCharType="separate"/>
                </w:r>
              </w:del>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320"/>
              </w:tblGrid>
              <w:tr w:rsidR="00EE0EA4" w:rsidDel="00EE0EA4" w14:paraId="578FAC71" w14:textId="71D9A135">
                <w:trPr>
                  <w:divId w:val="790515683"/>
                  <w:tblCellSpacing w:w="15" w:type="dxa"/>
                  <w:del w:id="801" w:author="Vladymyr Kozyr" w:date="2021-02-07T20:10:00Z"/>
                </w:trPr>
                <w:tc>
                  <w:tcPr>
                    <w:tcW w:w="50" w:type="pct"/>
                    <w:hideMark/>
                  </w:tcPr>
                  <w:p w14:paraId="4DB626E6" w14:textId="6202D2E7" w:rsidR="00EE0EA4" w:rsidDel="00EE0EA4" w:rsidRDefault="00EE0EA4" w:rsidP="00EE0EA4">
                    <w:pPr>
                      <w:rPr>
                        <w:del w:id="802" w:author="Vladymyr Kozyr" w:date="2021-02-07T20:10:00Z"/>
                        <w:noProof/>
                        <w:sz w:val="24"/>
                        <w:szCs w:val="24"/>
                      </w:rPr>
                      <w:pPrChange w:id="803" w:author="Vladymyr Kozyr" w:date="2021-02-07T20:10:00Z">
                        <w:pPr>
                          <w:pStyle w:val="Bibliography"/>
                        </w:pPr>
                      </w:pPrChange>
                    </w:pPr>
                    <w:del w:id="804" w:author="Vladymyr Kozyr" w:date="2021-02-07T20:10:00Z">
                      <w:r w:rsidDel="00EE0EA4">
                        <w:rPr>
                          <w:noProof/>
                        </w:rPr>
                        <w:delText xml:space="preserve">[1] </w:delText>
                      </w:r>
                    </w:del>
                  </w:p>
                </w:tc>
                <w:tc>
                  <w:tcPr>
                    <w:tcW w:w="0" w:type="auto"/>
                    <w:hideMark/>
                  </w:tcPr>
                  <w:p w14:paraId="5FFF132E" w14:textId="3E6CDFFC" w:rsidR="00EE0EA4" w:rsidDel="00EE0EA4" w:rsidRDefault="00EE0EA4" w:rsidP="00EE0EA4">
                    <w:pPr>
                      <w:rPr>
                        <w:del w:id="805" w:author="Vladymyr Kozyr" w:date="2021-02-07T20:10:00Z"/>
                        <w:noProof/>
                      </w:rPr>
                      <w:pPrChange w:id="806" w:author="Vladymyr Kozyr" w:date="2021-02-07T20:10:00Z">
                        <w:pPr>
                          <w:pStyle w:val="Bibliography"/>
                        </w:pPr>
                      </w:pPrChange>
                    </w:pPr>
                    <w:del w:id="807" w:author="Vladymyr Kozyr" w:date="2021-02-07T20:10:00Z">
                      <w:r w:rsidDel="00EE0EA4">
                        <w:rPr>
                          <w:noProof/>
                        </w:rPr>
                        <w:delText xml:space="preserve">Z. Kemp and G. Meaden, "Visualization for Fisheries Management from a Spatiotemporal Perspective," 2002. </w:delText>
                      </w:r>
                    </w:del>
                  </w:p>
                </w:tc>
              </w:tr>
              <w:tr w:rsidR="00EE0EA4" w:rsidDel="00EE0EA4" w14:paraId="03F57203" w14:textId="5B9954D4">
                <w:trPr>
                  <w:divId w:val="790515683"/>
                  <w:tblCellSpacing w:w="15" w:type="dxa"/>
                  <w:del w:id="808" w:author="Vladymyr Kozyr" w:date="2021-02-07T20:10:00Z"/>
                </w:trPr>
                <w:tc>
                  <w:tcPr>
                    <w:tcW w:w="50" w:type="pct"/>
                    <w:hideMark/>
                  </w:tcPr>
                  <w:p w14:paraId="3DD757FF" w14:textId="3B001E7A" w:rsidR="00EE0EA4" w:rsidDel="00EE0EA4" w:rsidRDefault="00EE0EA4" w:rsidP="00EE0EA4">
                    <w:pPr>
                      <w:rPr>
                        <w:del w:id="809" w:author="Vladymyr Kozyr" w:date="2021-02-07T20:10:00Z"/>
                        <w:noProof/>
                      </w:rPr>
                      <w:pPrChange w:id="810" w:author="Vladymyr Kozyr" w:date="2021-02-07T20:10:00Z">
                        <w:pPr>
                          <w:pStyle w:val="Bibliography"/>
                        </w:pPr>
                      </w:pPrChange>
                    </w:pPr>
                    <w:del w:id="811" w:author="Vladymyr Kozyr" w:date="2021-02-07T20:10:00Z">
                      <w:r w:rsidDel="00EE0EA4">
                        <w:rPr>
                          <w:noProof/>
                        </w:rPr>
                        <w:delText xml:space="preserve">[2] </w:delText>
                      </w:r>
                    </w:del>
                  </w:p>
                </w:tc>
                <w:tc>
                  <w:tcPr>
                    <w:tcW w:w="0" w:type="auto"/>
                    <w:hideMark/>
                  </w:tcPr>
                  <w:p w14:paraId="0957AF87" w14:textId="5F97BF78" w:rsidR="00EE0EA4" w:rsidDel="00EE0EA4" w:rsidRDefault="00EE0EA4" w:rsidP="00EE0EA4">
                    <w:pPr>
                      <w:rPr>
                        <w:del w:id="812" w:author="Vladymyr Kozyr" w:date="2021-02-07T20:10:00Z"/>
                        <w:noProof/>
                      </w:rPr>
                      <w:pPrChange w:id="813" w:author="Vladymyr Kozyr" w:date="2021-02-07T20:10:00Z">
                        <w:pPr>
                          <w:pStyle w:val="Bibliography"/>
                        </w:pPr>
                      </w:pPrChange>
                    </w:pPr>
                    <w:del w:id="814" w:author="Vladymyr Kozyr" w:date="2021-02-07T20:10:00Z">
                      <w:r w:rsidDel="00EE0EA4">
                        <w:rPr>
                          <w:noProof/>
                        </w:rPr>
                        <w:delText xml:space="preserve">Sharon Benjamin, Min-Yang Lee, Geret DePiper, "Visualizing Fishing Data as Rasters," 2018. </w:delText>
                      </w:r>
                    </w:del>
                  </w:p>
                </w:tc>
              </w:tr>
              <w:tr w:rsidR="00EE0EA4" w:rsidDel="00EE0EA4" w14:paraId="0912D161" w14:textId="697DC574">
                <w:trPr>
                  <w:divId w:val="790515683"/>
                  <w:tblCellSpacing w:w="15" w:type="dxa"/>
                  <w:del w:id="815" w:author="Vladymyr Kozyr" w:date="2021-02-07T20:10:00Z"/>
                </w:trPr>
                <w:tc>
                  <w:tcPr>
                    <w:tcW w:w="50" w:type="pct"/>
                    <w:hideMark/>
                  </w:tcPr>
                  <w:p w14:paraId="7A2397C1" w14:textId="67DB9396" w:rsidR="00EE0EA4" w:rsidDel="00EE0EA4" w:rsidRDefault="00EE0EA4" w:rsidP="00EE0EA4">
                    <w:pPr>
                      <w:rPr>
                        <w:del w:id="816" w:author="Vladymyr Kozyr" w:date="2021-02-07T20:10:00Z"/>
                        <w:noProof/>
                      </w:rPr>
                      <w:pPrChange w:id="817" w:author="Vladymyr Kozyr" w:date="2021-02-07T20:10:00Z">
                        <w:pPr>
                          <w:pStyle w:val="Bibliography"/>
                        </w:pPr>
                      </w:pPrChange>
                    </w:pPr>
                    <w:del w:id="818" w:author="Vladymyr Kozyr" w:date="2021-02-07T20:10:00Z">
                      <w:r w:rsidDel="00EE0EA4">
                        <w:rPr>
                          <w:noProof/>
                        </w:rPr>
                        <w:delText xml:space="preserve">[3] </w:delText>
                      </w:r>
                    </w:del>
                  </w:p>
                </w:tc>
                <w:tc>
                  <w:tcPr>
                    <w:tcW w:w="0" w:type="auto"/>
                    <w:hideMark/>
                  </w:tcPr>
                  <w:p w14:paraId="4281CFEF" w14:textId="0B9EE32C" w:rsidR="00EE0EA4" w:rsidDel="00EE0EA4" w:rsidRDefault="00EE0EA4" w:rsidP="00EE0EA4">
                    <w:pPr>
                      <w:rPr>
                        <w:del w:id="819" w:author="Vladymyr Kozyr" w:date="2021-02-07T20:10:00Z"/>
                        <w:noProof/>
                      </w:rPr>
                      <w:pPrChange w:id="820" w:author="Vladymyr Kozyr" w:date="2021-02-07T20:10:00Z">
                        <w:pPr>
                          <w:pStyle w:val="Bibliography"/>
                        </w:pPr>
                      </w:pPrChange>
                    </w:pPr>
                    <w:del w:id="821" w:author="Vladymyr Kozyr" w:date="2021-02-07T20:10:00Z">
                      <w:r w:rsidDel="00EE0EA4">
                        <w:rPr>
                          <w:noProof/>
                        </w:rPr>
                        <w:delText xml:space="preserve">Hiroshi Ashida, "Spatial and Temporal Differences in the Reproductive Traits of Skipjack Tuna," 2020. </w:delText>
                      </w:r>
                    </w:del>
                  </w:p>
                </w:tc>
              </w:tr>
              <w:tr w:rsidR="00EE0EA4" w:rsidDel="00EE0EA4" w14:paraId="4EF2FEAB" w14:textId="71A9CBE4">
                <w:trPr>
                  <w:divId w:val="790515683"/>
                  <w:tblCellSpacing w:w="15" w:type="dxa"/>
                  <w:del w:id="822" w:author="Vladymyr Kozyr" w:date="2021-02-07T20:10:00Z"/>
                </w:trPr>
                <w:tc>
                  <w:tcPr>
                    <w:tcW w:w="50" w:type="pct"/>
                    <w:hideMark/>
                  </w:tcPr>
                  <w:p w14:paraId="31F729A4" w14:textId="212DE527" w:rsidR="00EE0EA4" w:rsidDel="00EE0EA4" w:rsidRDefault="00EE0EA4" w:rsidP="00EE0EA4">
                    <w:pPr>
                      <w:rPr>
                        <w:del w:id="823" w:author="Vladymyr Kozyr" w:date="2021-02-07T20:10:00Z"/>
                        <w:noProof/>
                      </w:rPr>
                      <w:pPrChange w:id="824" w:author="Vladymyr Kozyr" w:date="2021-02-07T20:10:00Z">
                        <w:pPr>
                          <w:pStyle w:val="Bibliography"/>
                        </w:pPr>
                      </w:pPrChange>
                    </w:pPr>
                    <w:del w:id="825" w:author="Vladymyr Kozyr" w:date="2021-02-07T20:10:00Z">
                      <w:r w:rsidDel="00EE0EA4">
                        <w:rPr>
                          <w:noProof/>
                        </w:rPr>
                        <w:delText xml:space="preserve">[4] </w:delText>
                      </w:r>
                    </w:del>
                  </w:p>
                </w:tc>
                <w:tc>
                  <w:tcPr>
                    <w:tcW w:w="0" w:type="auto"/>
                    <w:hideMark/>
                  </w:tcPr>
                  <w:p w14:paraId="72054347" w14:textId="53C61894" w:rsidR="00EE0EA4" w:rsidDel="00EE0EA4" w:rsidRDefault="00EE0EA4" w:rsidP="00EE0EA4">
                    <w:pPr>
                      <w:rPr>
                        <w:del w:id="826" w:author="Vladymyr Kozyr" w:date="2021-02-07T20:10:00Z"/>
                        <w:noProof/>
                      </w:rPr>
                      <w:pPrChange w:id="827" w:author="Vladymyr Kozyr" w:date="2021-02-07T20:10:00Z">
                        <w:pPr>
                          <w:pStyle w:val="Bibliography"/>
                        </w:pPr>
                      </w:pPrChange>
                    </w:pPr>
                    <w:del w:id="828" w:author="Vladymyr Kozyr" w:date="2021-02-07T20:10:00Z">
                      <w:r w:rsidDel="00EE0EA4">
                        <w:rPr>
                          <w:noProof/>
                        </w:rPr>
                        <w:delText xml:space="preserve">Marlene A. Bellman, Scott A. Heppell, Chris Goldfinger, "Evaluation of a US West Coast Groundfish Habitat Conservation Regulation via Analysis of Spatial and Temporal Patterns of Trawl Fishing Effort," 2005. </w:delText>
                      </w:r>
                    </w:del>
                  </w:p>
                </w:tc>
              </w:tr>
              <w:tr w:rsidR="00EE0EA4" w:rsidDel="00EE0EA4" w14:paraId="2ACBB485" w14:textId="3EADA8A3">
                <w:trPr>
                  <w:divId w:val="790515683"/>
                  <w:tblCellSpacing w:w="15" w:type="dxa"/>
                  <w:del w:id="829" w:author="Vladymyr Kozyr" w:date="2021-02-07T20:10:00Z"/>
                </w:trPr>
                <w:tc>
                  <w:tcPr>
                    <w:tcW w:w="50" w:type="pct"/>
                    <w:hideMark/>
                  </w:tcPr>
                  <w:p w14:paraId="5B20B3F8" w14:textId="075242CC" w:rsidR="00EE0EA4" w:rsidDel="00EE0EA4" w:rsidRDefault="00EE0EA4" w:rsidP="00EE0EA4">
                    <w:pPr>
                      <w:rPr>
                        <w:del w:id="830" w:author="Vladymyr Kozyr" w:date="2021-02-07T20:10:00Z"/>
                        <w:noProof/>
                      </w:rPr>
                      <w:pPrChange w:id="831" w:author="Vladymyr Kozyr" w:date="2021-02-07T20:10:00Z">
                        <w:pPr>
                          <w:pStyle w:val="Bibliography"/>
                        </w:pPr>
                      </w:pPrChange>
                    </w:pPr>
                    <w:del w:id="832" w:author="Vladymyr Kozyr" w:date="2021-02-07T20:10:00Z">
                      <w:r w:rsidDel="00EE0EA4">
                        <w:rPr>
                          <w:noProof/>
                        </w:rPr>
                        <w:delText xml:space="preserve">[5] </w:delText>
                      </w:r>
                    </w:del>
                  </w:p>
                </w:tc>
                <w:tc>
                  <w:tcPr>
                    <w:tcW w:w="0" w:type="auto"/>
                    <w:hideMark/>
                  </w:tcPr>
                  <w:p w14:paraId="10A526BC" w14:textId="1C77E58A" w:rsidR="00EE0EA4" w:rsidDel="00EE0EA4" w:rsidRDefault="00EE0EA4" w:rsidP="00EE0EA4">
                    <w:pPr>
                      <w:rPr>
                        <w:del w:id="833" w:author="Vladymyr Kozyr" w:date="2021-02-07T20:10:00Z"/>
                        <w:noProof/>
                      </w:rPr>
                      <w:pPrChange w:id="834" w:author="Vladymyr Kozyr" w:date="2021-02-07T20:10:00Z">
                        <w:pPr>
                          <w:pStyle w:val="Bibliography"/>
                        </w:pPr>
                      </w:pPrChange>
                    </w:pPr>
                    <w:del w:id="835" w:author="Vladymyr Kozyr" w:date="2021-02-07T20:10:00Z">
                      <w:r w:rsidDel="00EE0EA4">
                        <w:rPr>
                          <w:noProof/>
                        </w:rPr>
                        <w:delText xml:space="preserve">Aaron Elliot, Cheng Hua Hsu, "Time Series Prediction: Predicting Stock Price," 2017. </w:delText>
                      </w:r>
                    </w:del>
                  </w:p>
                </w:tc>
              </w:tr>
              <w:tr w:rsidR="00EE0EA4" w:rsidDel="00EE0EA4" w14:paraId="76F082B7" w14:textId="26C5C6E5">
                <w:trPr>
                  <w:divId w:val="790515683"/>
                  <w:tblCellSpacing w:w="15" w:type="dxa"/>
                  <w:del w:id="836" w:author="Vladymyr Kozyr" w:date="2021-02-07T20:10:00Z"/>
                </w:trPr>
                <w:tc>
                  <w:tcPr>
                    <w:tcW w:w="50" w:type="pct"/>
                    <w:hideMark/>
                  </w:tcPr>
                  <w:p w14:paraId="63D90AF6" w14:textId="1A531443" w:rsidR="00EE0EA4" w:rsidDel="00EE0EA4" w:rsidRDefault="00EE0EA4" w:rsidP="00EE0EA4">
                    <w:pPr>
                      <w:rPr>
                        <w:del w:id="837" w:author="Vladymyr Kozyr" w:date="2021-02-07T20:10:00Z"/>
                        <w:noProof/>
                      </w:rPr>
                      <w:pPrChange w:id="838" w:author="Vladymyr Kozyr" w:date="2021-02-07T20:10:00Z">
                        <w:pPr>
                          <w:pStyle w:val="Bibliography"/>
                        </w:pPr>
                      </w:pPrChange>
                    </w:pPr>
                    <w:del w:id="839" w:author="Vladymyr Kozyr" w:date="2021-02-07T20:10:00Z">
                      <w:r w:rsidDel="00EE0EA4">
                        <w:rPr>
                          <w:noProof/>
                        </w:rPr>
                        <w:delText xml:space="preserve">[6] </w:delText>
                      </w:r>
                    </w:del>
                  </w:p>
                </w:tc>
                <w:tc>
                  <w:tcPr>
                    <w:tcW w:w="0" w:type="auto"/>
                    <w:hideMark/>
                  </w:tcPr>
                  <w:p w14:paraId="1886657F" w14:textId="433015EC" w:rsidR="00EE0EA4" w:rsidDel="00EE0EA4" w:rsidRDefault="00EE0EA4" w:rsidP="00EE0EA4">
                    <w:pPr>
                      <w:rPr>
                        <w:del w:id="840" w:author="Vladymyr Kozyr" w:date="2021-02-07T20:10:00Z"/>
                        <w:noProof/>
                      </w:rPr>
                      <w:pPrChange w:id="841" w:author="Vladymyr Kozyr" w:date="2021-02-07T20:10:00Z">
                        <w:pPr>
                          <w:pStyle w:val="Bibliography"/>
                        </w:pPr>
                      </w:pPrChange>
                    </w:pPr>
                    <w:del w:id="842" w:author="Vladymyr Kozyr" w:date="2021-02-07T20:10:00Z">
                      <w:r w:rsidDel="00EE0EA4">
                        <w:rPr>
                          <w:noProof/>
                        </w:rPr>
                        <w:delText xml:space="preserve">Patricia Pinto da Silva, Charles Fulcher, "Using GIS to Visualize Land/Sea Connections: Case Study - NE Herring Fishery," 2007. </w:delText>
                      </w:r>
                    </w:del>
                  </w:p>
                </w:tc>
              </w:tr>
              <w:tr w:rsidR="00EE0EA4" w:rsidDel="00EE0EA4" w14:paraId="2C144E5B" w14:textId="4ED74205">
                <w:trPr>
                  <w:divId w:val="790515683"/>
                  <w:tblCellSpacing w:w="15" w:type="dxa"/>
                  <w:del w:id="843" w:author="Vladymyr Kozyr" w:date="2021-02-07T20:10:00Z"/>
                </w:trPr>
                <w:tc>
                  <w:tcPr>
                    <w:tcW w:w="50" w:type="pct"/>
                    <w:hideMark/>
                  </w:tcPr>
                  <w:p w14:paraId="03D38E8F" w14:textId="25FB6844" w:rsidR="00EE0EA4" w:rsidDel="00EE0EA4" w:rsidRDefault="00EE0EA4" w:rsidP="00EE0EA4">
                    <w:pPr>
                      <w:rPr>
                        <w:del w:id="844" w:author="Vladymyr Kozyr" w:date="2021-02-07T20:10:00Z"/>
                        <w:noProof/>
                      </w:rPr>
                      <w:pPrChange w:id="845" w:author="Vladymyr Kozyr" w:date="2021-02-07T20:10:00Z">
                        <w:pPr>
                          <w:pStyle w:val="Bibliography"/>
                        </w:pPr>
                      </w:pPrChange>
                    </w:pPr>
                    <w:del w:id="846" w:author="Vladymyr Kozyr" w:date="2021-02-07T20:10:00Z">
                      <w:r w:rsidDel="00EE0EA4">
                        <w:rPr>
                          <w:noProof/>
                        </w:rPr>
                        <w:delText xml:space="preserve">[7] </w:delText>
                      </w:r>
                    </w:del>
                  </w:p>
                </w:tc>
                <w:tc>
                  <w:tcPr>
                    <w:tcW w:w="0" w:type="auto"/>
                    <w:hideMark/>
                  </w:tcPr>
                  <w:p w14:paraId="6610C2F6" w14:textId="62D2DF8E" w:rsidR="00EE0EA4" w:rsidDel="00EE0EA4" w:rsidRDefault="00EE0EA4" w:rsidP="00EE0EA4">
                    <w:pPr>
                      <w:rPr>
                        <w:del w:id="847" w:author="Vladymyr Kozyr" w:date="2021-02-07T20:10:00Z"/>
                        <w:noProof/>
                      </w:rPr>
                      <w:pPrChange w:id="848" w:author="Vladymyr Kozyr" w:date="2021-02-07T20:10:00Z">
                        <w:pPr>
                          <w:pStyle w:val="Bibliography"/>
                        </w:pPr>
                      </w:pPrChange>
                    </w:pPr>
                    <w:del w:id="849" w:author="Vladymyr Kozyr" w:date="2021-02-07T20:10:00Z">
                      <w:r w:rsidDel="00EE0EA4">
                        <w:rPr>
                          <w:noProof/>
                        </w:rPr>
                        <w:delText xml:space="preserve">M. Barrus, "The State of the Salmon," 2017. </w:delText>
                      </w:r>
                    </w:del>
                  </w:p>
                </w:tc>
              </w:tr>
              <w:tr w:rsidR="00EE0EA4" w:rsidDel="00EE0EA4" w14:paraId="06A87884" w14:textId="7E27F5F5">
                <w:trPr>
                  <w:divId w:val="790515683"/>
                  <w:tblCellSpacing w:w="15" w:type="dxa"/>
                  <w:del w:id="850" w:author="Vladymyr Kozyr" w:date="2021-02-07T20:10:00Z"/>
                </w:trPr>
                <w:tc>
                  <w:tcPr>
                    <w:tcW w:w="50" w:type="pct"/>
                    <w:hideMark/>
                  </w:tcPr>
                  <w:p w14:paraId="220EBD9F" w14:textId="079D0246" w:rsidR="00EE0EA4" w:rsidDel="00EE0EA4" w:rsidRDefault="00EE0EA4" w:rsidP="00EE0EA4">
                    <w:pPr>
                      <w:rPr>
                        <w:del w:id="851" w:author="Vladymyr Kozyr" w:date="2021-02-07T20:10:00Z"/>
                        <w:noProof/>
                      </w:rPr>
                      <w:pPrChange w:id="852" w:author="Vladymyr Kozyr" w:date="2021-02-07T20:10:00Z">
                        <w:pPr>
                          <w:pStyle w:val="Bibliography"/>
                        </w:pPr>
                      </w:pPrChange>
                    </w:pPr>
                    <w:del w:id="853" w:author="Vladymyr Kozyr" w:date="2021-02-07T20:10:00Z">
                      <w:r w:rsidDel="00EE0EA4">
                        <w:rPr>
                          <w:noProof/>
                        </w:rPr>
                        <w:delText xml:space="preserve">[8] </w:delText>
                      </w:r>
                    </w:del>
                  </w:p>
                </w:tc>
                <w:tc>
                  <w:tcPr>
                    <w:tcW w:w="0" w:type="auto"/>
                    <w:hideMark/>
                  </w:tcPr>
                  <w:p w14:paraId="2A8D37F5" w14:textId="43ED3571" w:rsidR="00EE0EA4" w:rsidDel="00EE0EA4" w:rsidRDefault="00EE0EA4" w:rsidP="00EE0EA4">
                    <w:pPr>
                      <w:rPr>
                        <w:del w:id="854" w:author="Vladymyr Kozyr" w:date="2021-02-07T20:10:00Z"/>
                        <w:noProof/>
                      </w:rPr>
                      <w:pPrChange w:id="855" w:author="Vladymyr Kozyr" w:date="2021-02-07T20:10:00Z">
                        <w:pPr>
                          <w:pStyle w:val="Bibliography"/>
                        </w:pPr>
                      </w:pPrChange>
                    </w:pPr>
                    <w:del w:id="856" w:author="Vladymyr Kozyr" w:date="2021-02-07T20:10:00Z">
                      <w:r w:rsidDel="00EE0EA4">
                        <w:rPr>
                          <w:noProof/>
                        </w:rPr>
                        <w:delText xml:space="preserve">Yixuan Zhang, Kartik Chanana, Cody Dunne, "IDMVis: Temporal Event Sequence Visualization for Type 1 Diabetes Treatment Decision Support," 2018. </w:delText>
                      </w:r>
                    </w:del>
                  </w:p>
                </w:tc>
              </w:tr>
              <w:tr w:rsidR="00EE0EA4" w:rsidDel="00EE0EA4" w14:paraId="34D7E282" w14:textId="7327D662">
                <w:trPr>
                  <w:divId w:val="790515683"/>
                  <w:tblCellSpacing w:w="15" w:type="dxa"/>
                  <w:del w:id="857" w:author="Vladymyr Kozyr" w:date="2021-02-07T20:10:00Z"/>
                </w:trPr>
                <w:tc>
                  <w:tcPr>
                    <w:tcW w:w="50" w:type="pct"/>
                    <w:hideMark/>
                  </w:tcPr>
                  <w:p w14:paraId="08241083" w14:textId="32839DF9" w:rsidR="00EE0EA4" w:rsidDel="00EE0EA4" w:rsidRDefault="00EE0EA4" w:rsidP="00EE0EA4">
                    <w:pPr>
                      <w:rPr>
                        <w:del w:id="858" w:author="Vladymyr Kozyr" w:date="2021-02-07T20:10:00Z"/>
                        <w:noProof/>
                      </w:rPr>
                      <w:pPrChange w:id="859" w:author="Vladymyr Kozyr" w:date="2021-02-07T20:10:00Z">
                        <w:pPr>
                          <w:pStyle w:val="Bibliography"/>
                        </w:pPr>
                      </w:pPrChange>
                    </w:pPr>
                    <w:del w:id="860" w:author="Vladymyr Kozyr" w:date="2021-02-07T20:10:00Z">
                      <w:r w:rsidDel="00EE0EA4">
                        <w:rPr>
                          <w:noProof/>
                        </w:rPr>
                        <w:delText xml:space="preserve">[9] </w:delText>
                      </w:r>
                    </w:del>
                  </w:p>
                </w:tc>
                <w:tc>
                  <w:tcPr>
                    <w:tcW w:w="0" w:type="auto"/>
                    <w:hideMark/>
                  </w:tcPr>
                  <w:p w14:paraId="6A9A19AD" w14:textId="6D97C9DB" w:rsidR="00EE0EA4" w:rsidRPr="00EE0EA4" w:rsidDel="00EE0EA4" w:rsidRDefault="00EE0EA4" w:rsidP="00EE0EA4">
                    <w:pPr>
                      <w:rPr>
                        <w:del w:id="861" w:author="Vladymyr Kozyr" w:date="2021-02-07T20:10:00Z"/>
                        <w:rPrChange w:id="862" w:author="Vladymyr Kozyr" w:date="2021-02-07T20:02:00Z">
                          <w:rPr>
                            <w:del w:id="863" w:author="Vladymyr Kozyr" w:date="2021-02-07T20:10:00Z"/>
                            <w:noProof/>
                          </w:rPr>
                        </w:rPrChange>
                      </w:rPr>
                      <w:pPrChange w:id="864" w:author="Vladymyr Kozyr" w:date="2021-02-07T20:10:00Z">
                        <w:pPr>
                          <w:pStyle w:val="Bibliography"/>
                        </w:pPr>
                      </w:pPrChange>
                    </w:pPr>
                    <w:del w:id="865" w:author="Vladymyr Kozyr" w:date="2021-02-07T20:10:00Z">
                      <w:r w:rsidDel="00EE0EA4">
                        <w:rPr>
                          <w:noProof/>
                        </w:rPr>
                        <w:delText xml:space="preserve">S. Semikina, "Stress Data Visualization," 2014. </w:delText>
                      </w:r>
                    </w:del>
                  </w:p>
                </w:tc>
              </w:tr>
            </w:tbl>
            <w:p w14:paraId="591954D7" w14:textId="5D0DABF0" w:rsidR="00EE0EA4" w:rsidDel="00EE0EA4" w:rsidRDefault="00EE0EA4" w:rsidP="00EE0EA4">
              <w:pPr>
                <w:divId w:val="790515683"/>
                <w:rPr>
                  <w:del w:id="866" w:author="Vladymyr Kozyr" w:date="2021-02-07T20:10:00Z"/>
                  <w:rFonts w:eastAsia="Times New Roman"/>
                  <w:noProof/>
                </w:rPr>
                <w:pPrChange w:id="867" w:author="Vladymyr Kozyr" w:date="2021-02-07T20:10:00Z">
                  <w:pPr>
                    <w:divId w:val="790515683"/>
                  </w:pPr>
                </w:pPrChange>
              </w:pPr>
            </w:p>
            <w:p w14:paraId="736FEC31" w14:textId="2E852251" w:rsidR="00BB720B" w:rsidRDefault="00BB720B" w:rsidP="00EE0EA4">
              <w:pPr>
                <w:pPrChange w:id="868" w:author="Vladymyr Kozyr" w:date="2021-02-07T20:10:00Z">
                  <w:pPr/>
                </w:pPrChange>
              </w:pPr>
              <w:del w:id="869" w:author="Vladymyr Kozyr" w:date="2021-02-07T20:10:00Z">
                <w:r w:rsidDel="00EE0EA4">
                  <w:rPr>
                    <w:b/>
                    <w:bCs/>
                    <w:noProof/>
                  </w:rPr>
                  <w:fldChar w:fldCharType="end"/>
                </w:r>
              </w:del>
            </w:p>
            <w:customXmlDelRangeStart w:id="870" w:author="Vladymyr Kozyr" w:date="2021-02-07T21:13:00Z"/>
          </w:sdtContent>
        </w:sdt>
        <w:customXmlDelRangeEnd w:id="870"/>
        <w:customXmlDelRangeStart w:id="871" w:author="Vladymyr Kozyr" w:date="2021-02-07T21:13:00Z"/>
      </w:sdtContent>
    </w:sdt>
    <w:customXmlDelRangeEnd w:id="871"/>
    <w:p w14:paraId="73645CAE" w14:textId="32693AE2" w:rsidR="008D70D8" w:rsidRDefault="000B0BD9" w:rsidP="008D70D8">
      <w:pPr>
        <w:pStyle w:val="Heading1NoNumber"/>
      </w:pPr>
      <w:bookmarkStart w:id="872" w:name="_Toc63193987"/>
      <w:r>
        <w:lastRenderedPageBreak/>
        <w:t>New References</w:t>
      </w:r>
      <w:bookmarkEnd w:id="872"/>
      <w:ins w:id="873" w:author="Vladymyr Kozyr" w:date="2021-02-07T20:51:00Z">
        <w:r w:rsidR="00DD775E">
          <w:t xml:space="preserve"> (not used yet)</w:t>
        </w:r>
      </w:ins>
    </w:p>
    <w:p w14:paraId="5DA27BB1" w14:textId="77777777" w:rsidR="000B0BD9" w:rsidRPr="00CB5D99" w:rsidRDefault="000B0BD9" w:rsidP="000B0BD9">
      <w:commentRangeStart w:id="874"/>
      <w:r w:rsidRPr="00CB5D99">
        <w:t>Aquatic Species at Risk found in Canadian waters</w:t>
      </w:r>
    </w:p>
    <w:p w14:paraId="3D702EC3" w14:textId="77777777" w:rsidR="000B0BD9" w:rsidRPr="00D3626A" w:rsidRDefault="000B0BD9" w:rsidP="000B0BD9">
      <w:r w:rsidRPr="00D3626A">
        <w:t xml:space="preserve">- </w:t>
      </w:r>
      <w:hyperlink r:id="rId33" w:history="1">
        <w:r w:rsidRPr="00D3626A">
          <w:rPr>
            <w:rStyle w:val="Hyperlink"/>
          </w:rPr>
          <w:t>https://www.dfo-mpo.gc.ca/species-especes/sara-lep/identify-eng.html</w:t>
        </w:r>
      </w:hyperlink>
    </w:p>
    <w:p w14:paraId="13BEB32D" w14:textId="77777777" w:rsidR="000B0BD9" w:rsidRPr="00CB5D99" w:rsidRDefault="000B0BD9" w:rsidP="000B0BD9">
      <w:r w:rsidRPr="00CB5D99">
        <w:t>Aquatic species at risk map</w:t>
      </w:r>
    </w:p>
    <w:p w14:paraId="15EC9201" w14:textId="77777777" w:rsidR="000B0BD9" w:rsidRPr="00CB5D99" w:rsidRDefault="000B0BD9" w:rsidP="000B0BD9">
      <w:r w:rsidRPr="00CB5D99">
        <w:t xml:space="preserve">- </w:t>
      </w:r>
      <w:hyperlink r:id="rId34" w:history="1">
        <w:r w:rsidRPr="00CB5D99">
          <w:rPr>
            <w:rStyle w:val="Hyperlink"/>
          </w:rPr>
          <w:t>https://www.dfo-mpo.gc.ca/species-especes/sara-lep/map-carte/index-eng.html</w:t>
        </w:r>
      </w:hyperlink>
    </w:p>
    <w:p w14:paraId="2FA9DCDF" w14:textId="77777777" w:rsidR="000B0BD9" w:rsidRDefault="000B0BD9" w:rsidP="000B0BD9">
      <w:r>
        <w:t xml:space="preserve">Annual (2008) report about influence on ocean, ecosystems; data collection methods and technologies; species at </w:t>
      </w:r>
      <w:proofErr w:type="gramStart"/>
      <w:r>
        <w:t>risk;</w:t>
      </w:r>
      <w:proofErr w:type="gramEnd"/>
      <w:r>
        <w:t xml:space="preserve"> </w:t>
      </w:r>
    </w:p>
    <w:p w14:paraId="228B2CCF" w14:textId="77777777" w:rsidR="000B0BD9" w:rsidRDefault="000B0BD9" w:rsidP="000B0BD9">
      <w:r>
        <w:t xml:space="preserve">RECOVERY OBJECTIVES FOR NORTH ATLANTIC RIGHT WHALES (page 44, maybe 37 – 40…) </w:t>
      </w:r>
    </w:p>
    <w:p w14:paraId="5042B3DA" w14:textId="77777777" w:rsidR="000B0BD9" w:rsidRDefault="00EE0EA4" w:rsidP="000B0BD9">
      <w:hyperlink r:id="rId35" w:history="1">
        <w:r w:rsidR="000B0BD9" w:rsidRPr="00222567">
          <w:rPr>
            <w:rStyle w:val="Hyperlink"/>
          </w:rPr>
          <w:t>https://waves-vagues.dfo-mpo.gc.ca/Library/353989.pdf</w:t>
        </w:r>
      </w:hyperlink>
    </w:p>
    <w:p w14:paraId="29FA83F2" w14:textId="2F6ED16A" w:rsidR="000B0BD9" w:rsidRDefault="000B0BD9" w:rsidP="000B0BD9">
      <w:del w:id="875" w:author="Vladymyr Kozyr" w:date="2021-02-07T20:52:00Z">
        <w:r w:rsidDel="00DD775E">
          <w:rPr>
            <w:lang w:val="ru-RU"/>
          </w:rPr>
          <w:delText>выглядит</w:delText>
        </w:r>
        <w:r w:rsidRPr="00CB5D99" w:rsidDel="00DD775E">
          <w:delText xml:space="preserve"> </w:delText>
        </w:r>
        <w:r w:rsidDel="00DD775E">
          <w:rPr>
            <w:lang w:val="ru-RU"/>
          </w:rPr>
          <w:delText>как</w:delText>
        </w:r>
        <w:r w:rsidRPr="00CB5D99" w:rsidDel="00DD775E">
          <w:delText xml:space="preserve"> </w:delText>
        </w:r>
        <w:r w:rsidDel="00DD775E">
          <w:rPr>
            <w:lang w:val="ru-RU"/>
          </w:rPr>
          <w:delText>полезные</w:delText>
        </w:r>
        <w:r w:rsidRPr="00CB5D99" w:rsidDel="00DD775E">
          <w:delText xml:space="preserve"> </w:delText>
        </w:r>
        <w:r w:rsidDel="00DD775E">
          <w:rPr>
            <w:lang w:val="ru-RU"/>
          </w:rPr>
          <w:delText>данные</w:delText>
        </w:r>
        <w:r w:rsidRPr="00CB5D99" w:rsidDel="00DD775E">
          <w:delText xml:space="preserve"> </w:delText>
        </w:r>
        <w:r w:rsidRPr="00CB5D99" w:rsidDel="00DD775E">
          <w:br/>
        </w:r>
      </w:del>
      <w:r>
        <w:t>Report</w:t>
      </w:r>
      <w:r w:rsidRPr="00CB5D99">
        <w:t xml:space="preserve"> </w:t>
      </w:r>
      <w:r>
        <w:t>on</w:t>
      </w:r>
      <w:r w:rsidRPr="00CB5D99">
        <w:t xml:space="preserve"> </w:t>
      </w:r>
      <w:r>
        <w:t>the</w:t>
      </w:r>
      <w:r w:rsidRPr="00CB5D99">
        <w:t xml:space="preserve"> </w:t>
      </w:r>
      <w:r>
        <w:t>status</w:t>
      </w:r>
      <w:r w:rsidRPr="00CB5D99">
        <w:t xml:space="preserve"> </w:t>
      </w:r>
      <w:r>
        <w:t>of groundfish stocks in the Canadian northwest Atlantic</w:t>
      </w:r>
    </w:p>
    <w:p w14:paraId="0AA494EA" w14:textId="77777777" w:rsidR="000B0BD9" w:rsidRDefault="000B0BD9" w:rsidP="000B0BD9">
      <w:r>
        <w:t>pages 17 – 48 =&gt; total amount of catches is comparing with other values/indexes</w:t>
      </w:r>
    </w:p>
    <w:p w14:paraId="66F178BF" w14:textId="77777777" w:rsidR="000B0BD9" w:rsidRDefault="000B0BD9" w:rsidP="000B0BD9">
      <w:r>
        <w:t>has abundance and mortality rates legends</w:t>
      </w:r>
    </w:p>
    <w:p w14:paraId="58B229E0" w14:textId="77777777" w:rsidR="000B0BD9" w:rsidRPr="00CB5D99" w:rsidRDefault="000B0BD9" w:rsidP="000B0BD9">
      <w:r>
        <w:t xml:space="preserve">Page </w:t>
      </w:r>
      <w:proofErr w:type="gramStart"/>
      <w:r>
        <w:t>59 :</w:t>
      </w:r>
      <w:proofErr w:type="gramEnd"/>
      <w:r>
        <w:t xml:space="preserve"> price/catches legend</w:t>
      </w:r>
    </w:p>
    <w:p w14:paraId="45FD6532" w14:textId="77777777" w:rsidR="000B0BD9" w:rsidRPr="00E25F05" w:rsidRDefault="00EE0EA4" w:rsidP="000B0BD9">
      <w:hyperlink r:id="rId36" w:history="1">
        <w:r w:rsidR="000B0BD9" w:rsidRPr="00D105D9">
          <w:rPr>
            <w:rStyle w:val="Hyperlink"/>
          </w:rPr>
          <w:t>https://waves-vagues.dfo-mpo.gc.ca/Library/40622745.pdf</w:t>
        </w:r>
      </w:hyperlink>
    </w:p>
    <w:p w14:paraId="251FFB71" w14:textId="77777777" w:rsidR="000B0BD9" w:rsidRPr="008E6577" w:rsidRDefault="000B0BD9" w:rsidP="000B0BD9">
      <w:pPr>
        <w:rPr>
          <w:lang w:val="fr-CA"/>
        </w:rPr>
      </w:pPr>
      <w:r w:rsidRPr="008E6577">
        <w:rPr>
          <w:lang w:val="fr-CA"/>
        </w:rPr>
        <w:t xml:space="preserve">Habitat </w:t>
      </w:r>
      <w:proofErr w:type="spellStart"/>
      <w:r w:rsidRPr="008E6577">
        <w:rPr>
          <w:lang w:val="fr-CA"/>
        </w:rPr>
        <w:t>Status</w:t>
      </w:r>
      <w:proofErr w:type="spellEnd"/>
      <w:r w:rsidRPr="008E6577">
        <w:rPr>
          <w:lang w:val="fr-CA"/>
        </w:rPr>
        <w:t xml:space="preserve"> Reports (2003-2004)</w:t>
      </w:r>
      <w:r w:rsidRPr="008E6577">
        <w:rPr>
          <w:lang w:val="fr-CA"/>
        </w:rPr>
        <w:br/>
      </w:r>
      <w:hyperlink r:id="rId37" w:history="1">
        <w:r w:rsidRPr="008E6577">
          <w:rPr>
            <w:rStyle w:val="Hyperlink"/>
            <w:lang w:val="fr-CA"/>
          </w:rPr>
          <w:t>https://waves-vagues.dfo-mpo.gc.ca/Library/281840.pdf</w:t>
        </w:r>
      </w:hyperlink>
    </w:p>
    <w:p w14:paraId="56FDF471" w14:textId="77777777" w:rsidR="000B0BD9" w:rsidRDefault="000B0BD9" w:rsidP="000B0BD9">
      <w:r w:rsidRPr="008E6577">
        <w:rPr>
          <w:lang w:val="en-CA"/>
        </w:rPr>
        <w:br/>
      </w:r>
      <w:r>
        <w:t>Competition between Marine Mammals and Fisheries: Food for Thought</w:t>
      </w:r>
    </w:p>
    <w:p w14:paraId="67977D72" w14:textId="77777777" w:rsidR="000B0BD9" w:rsidRDefault="000B0BD9" w:rsidP="000B0BD9">
      <w:commentRangeStart w:id="876"/>
      <w:r>
        <w:t xml:space="preserve">Marine mammal </w:t>
      </w:r>
      <w:commentRangeEnd w:id="876"/>
      <w:r w:rsidR="00753E27">
        <w:rPr>
          <w:rStyle w:val="CommentReference"/>
        </w:rPr>
        <w:commentReference w:id="876"/>
      </w:r>
      <w:r>
        <w:t>bycatch in gillnet and other entangling net fisheries, 1990 to 2011</w:t>
      </w:r>
    </w:p>
    <w:p w14:paraId="39B47BEB" w14:textId="77777777" w:rsidR="000B0BD9" w:rsidRDefault="00EE0EA4" w:rsidP="000B0BD9">
      <w:pPr>
        <w:rPr>
          <w:rStyle w:val="Hyperlink"/>
        </w:rPr>
      </w:pPr>
      <w:hyperlink r:id="rId38" w:history="1">
        <w:r w:rsidR="000B0BD9" w:rsidRPr="00D105D9">
          <w:rPr>
            <w:rStyle w:val="Hyperlink"/>
          </w:rPr>
          <w:t>https://www.bmis-bycatch.org/system/files/zotero_attachments/library_1/DL6ER5VA%20-</w:t>
        </w:r>
        <w:r w:rsidR="000B0BD9" w:rsidRPr="00D105D9">
          <w:rPr>
            <w:rStyle w:val="Hyperlink"/>
          </w:rPr>
          <w:lastRenderedPageBreak/>
          <w:t>%20Reeves%20et%20al.%20-%202013%20-%20Marine%20mammal%20bycatch%20in%20gillnet%20and%20other%20entangl.pdf</w:t>
        </w:r>
      </w:hyperlink>
    </w:p>
    <w:p w14:paraId="5C02C9BA" w14:textId="77777777" w:rsidR="000B0BD9" w:rsidRDefault="000B0BD9" w:rsidP="000B0BD9">
      <w:pPr>
        <w:rPr>
          <w:color w:val="000000" w:themeColor="text1"/>
        </w:rPr>
      </w:pPr>
      <w:r>
        <w:rPr>
          <w:rStyle w:val="Hyperlink"/>
          <w:color w:val="000000" w:themeColor="text1"/>
        </w:rPr>
        <w:t>US Government site: list of fisheries and incidentally killed mammals:</w:t>
      </w:r>
      <w:r>
        <w:rPr>
          <w:rStyle w:val="Hyperlink"/>
          <w:color w:val="000000" w:themeColor="text1"/>
        </w:rPr>
        <w:br/>
      </w:r>
      <w:bookmarkStart w:id="877" w:name="_Hlk60586990"/>
      <w:r>
        <w:fldChar w:fldCharType="begin"/>
      </w:r>
      <w:r>
        <w:instrText xml:space="preserve"> HYPERLINK "https://www.federalregister.gov/documents/2018/02/07/2018-02442/list-of-fisheries-for-2018" </w:instrText>
      </w:r>
      <w:r>
        <w:fldChar w:fldCharType="separate"/>
      </w:r>
      <w:r w:rsidRPr="005E3260">
        <w:rPr>
          <w:rStyle w:val="Hyperlink"/>
        </w:rPr>
        <w:t>https://www.federalregister.gov/documents/2018/02/07/2018-02442/list-of-fisheries-for-2018</w:t>
      </w:r>
      <w:r>
        <w:rPr>
          <w:rStyle w:val="Hyperlink"/>
        </w:rPr>
        <w:fldChar w:fldCharType="end"/>
      </w:r>
      <w:bookmarkEnd w:id="877"/>
    </w:p>
    <w:p w14:paraId="7201B8DD" w14:textId="77777777" w:rsidR="000B0BD9" w:rsidRDefault="000B0BD9" w:rsidP="000B0BD9">
      <w:pPr>
        <w:rPr>
          <w:color w:val="000000" w:themeColor="text1"/>
        </w:rPr>
      </w:pPr>
      <w:r w:rsidRPr="00BC498C">
        <w:rPr>
          <w:color w:val="000000" w:themeColor="text1"/>
          <w:lang w:val="en-CA"/>
        </w:rPr>
        <w:t>BEDFORD INSTITUTE of OCEANOGRAPHY</w:t>
      </w:r>
      <w:r>
        <w:rPr>
          <w:color w:val="000000" w:themeColor="text1"/>
          <w:lang w:val="en-CA"/>
        </w:rPr>
        <w:t xml:space="preserve"> (2000 report) Mortality: page 31</w:t>
      </w:r>
      <w:r>
        <w:rPr>
          <w:color w:val="000000" w:themeColor="text1"/>
        </w:rPr>
        <w:br/>
      </w:r>
      <w:hyperlink r:id="rId39" w:history="1">
        <w:r w:rsidRPr="005E3260">
          <w:rPr>
            <w:rStyle w:val="Hyperlink"/>
          </w:rPr>
          <w:t>https://waves-vagues.dfo-mpo.gc.ca/Library/254420-00.pdf</w:t>
        </w:r>
      </w:hyperlink>
    </w:p>
    <w:p w14:paraId="471DDD63" w14:textId="77777777" w:rsidR="000B0BD9" w:rsidRDefault="000B0BD9" w:rsidP="000B0BD9">
      <w:pPr>
        <w:rPr>
          <w:color w:val="000000" w:themeColor="text1"/>
        </w:rPr>
      </w:pPr>
      <w:r w:rsidRPr="00BC498C">
        <w:rPr>
          <w:color w:val="000000" w:themeColor="text1"/>
        </w:rPr>
        <w:t>Factors Affecting the Responses of</w:t>
      </w:r>
      <w:r>
        <w:rPr>
          <w:color w:val="000000" w:themeColor="text1"/>
        </w:rPr>
        <w:t xml:space="preserve"> </w:t>
      </w:r>
      <w:r w:rsidRPr="00BC498C">
        <w:rPr>
          <w:color w:val="000000" w:themeColor="text1"/>
        </w:rPr>
        <w:t>Marine Mammals to Acoustic Disturbance</w:t>
      </w:r>
      <w:r>
        <w:rPr>
          <w:color w:val="000000" w:themeColor="text1"/>
        </w:rPr>
        <w:br/>
      </w:r>
      <w:hyperlink r:id="rId40" w:history="1">
        <w:r w:rsidRPr="005E3260">
          <w:rPr>
            <w:rStyle w:val="Hyperlink"/>
          </w:rPr>
          <w:t>https://www.researchgate.net/publication/233638567_Factors_Affecting_the_Responses_of_Marine_Mammals_to_Acoustic_Disturbance</w:t>
        </w:r>
      </w:hyperlink>
    </w:p>
    <w:p w14:paraId="5FC2F668" w14:textId="77777777" w:rsidR="000B0BD9" w:rsidRDefault="000B0BD9" w:rsidP="000B0BD9">
      <w:pPr>
        <w:rPr>
          <w:color w:val="000000" w:themeColor="text1"/>
        </w:rPr>
      </w:pPr>
      <w:r>
        <w:rPr>
          <w:color w:val="000000" w:themeColor="text1"/>
        </w:rPr>
        <w:t xml:space="preserve">Sea </w:t>
      </w:r>
      <w:proofErr w:type="gramStart"/>
      <w:r>
        <w:rPr>
          <w:color w:val="000000" w:themeColor="text1"/>
        </w:rPr>
        <w:t>mammals</w:t>
      </w:r>
      <w:proofErr w:type="gramEnd"/>
      <w:r>
        <w:rPr>
          <w:color w:val="000000" w:themeColor="text1"/>
        </w:rPr>
        <w:t xml:space="preserve"> population decline</w:t>
      </w:r>
      <w:r>
        <w:rPr>
          <w:color w:val="000000" w:themeColor="text1"/>
        </w:rPr>
        <w:br/>
      </w:r>
      <w:hyperlink r:id="rId41" w:history="1">
        <w:r w:rsidRPr="005E3260">
          <w:rPr>
            <w:rStyle w:val="Hyperlink"/>
          </w:rPr>
          <w:t>https://www.pnas.org/content/114/44/11781</w:t>
        </w:r>
      </w:hyperlink>
    </w:p>
    <w:p w14:paraId="5573CCA5" w14:textId="77777777" w:rsidR="000B0BD9" w:rsidRDefault="000B0BD9" w:rsidP="000B0BD9">
      <w:pPr>
        <w:rPr>
          <w:color w:val="000000" w:themeColor="text1"/>
        </w:rPr>
      </w:pPr>
      <w:r w:rsidRPr="00BC498C">
        <w:rPr>
          <w:color w:val="000000" w:themeColor="text1"/>
        </w:rPr>
        <w:t>Marine mammal population decline linked to obscured by-catch</w:t>
      </w:r>
    </w:p>
    <w:p w14:paraId="567EC01D" w14:textId="77777777" w:rsidR="000B0BD9" w:rsidRDefault="00EE0EA4" w:rsidP="000B0BD9">
      <w:pPr>
        <w:rPr>
          <w:color w:val="000000" w:themeColor="text1"/>
        </w:rPr>
      </w:pPr>
      <w:hyperlink r:id="rId42" w:history="1">
        <w:r w:rsidR="000B0BD9" w:rsidRPr="005E3260">
          <w:rPr>
            <w:rStyle w:val="Hyperlink"/>
          </w:rPr>
          <w:t>https://journals.plos.org/plosone/article?id=10.1371/journal.pone.0077908</w:t>
        </w:r>
      </w:hyperlink>
    </w:p>
    <w:p w14:paraId="579D0122" w14:textId="77777777" w:rsidR="000B0BD9" w:rsidRDefault="000B0BD9" w:rsidP="000B0BD9">
      <w:pPr>
        <w:rPr>
          <w:color w:val="000000" w:themeColor="text1"/>
        </w:rPr>
      </w:pPr>
      <w:r w:rsidRPr="00842C37">
        <w:rPr>
          <w:color w:val="000000" w:themeColor="text1"/>
        </w:rPr>
        <w:t>Marine Mammal Impacts in Exploited Ecosystems: Would Large Scale Culling Benefit Fisheries?</w:t>
      </w:r>
    </w:p>
    <w:p w14:paraId="3D416512" w14:textId="77777777" w:rsidR="000B0BD9" w:rsidRDefault="00EE0EA4" w:rsidP="000B0BD9">
      <w:pPr>
        <w:rPr>
          <w:color w:val="000000" w:themeColor="text1"/>
        </w:rPr>
      </w:pPr>
      <w:hyperlink r:id="rId43" w:history="1">
        <w:r w:rsidR="000B0BD9" w:rsidRPr="005E3260">
          <w:rPr>
            <w:rStyle w:val="Hyperlink"/>
          </w:rPr>
          <w:t>https://journals.plos.org/plosone/article?id=10.1371/journal.pone.0043966</w:t>
        </w:r>
      </w:hyperlink>
    </w:p>
    <w:p w14:paraId="10CF36B6" w14:textId="77777777" w:rsidR="000B0BD9" w:rsidRDefault="00EE0EA4" w:rsidP="000B0BD9">
      <w:pPr>
        <w:rPr>
          <w:color w:val="000000" w:themeColor="text1"/>
        </w:rPr>
      </w:pPr>
      <w:hyperlink r:id="rId44" w:history="1">
        <w:r w:rsidR="000B0BD9" w:rsidRPr="005E3260">
          <w:rPr>
            <w:rStyle w:val="Hyperlink"/>
          </w:rPr>
          <w:t>https://www.un.org/Depts/los/global_reporting/WOA_RPROC/Chapter_37.pdf</w:t>
        </w:r>
      </w:hyperlink>
    </w:p>
    <w:p w14:paraId="7872AF6B" w14:textId="77777777" w:rsidR="000B0BD9" w:rsidRPr="00295E15" w:rsidRDefault="000B0BD9" w:rsidP="000B0BD9">
      <w:pPr>
        <w:rPr>
          <w:color w:val="000000" w:themeColor="text1"/>
        </w:rPr>
      </w:pPr>
      <w:r>
        <w:rPr>
          <w:color w:val="000000" w:themeColor="text1"/>
        </w:rPr>
        <w:t>Farms influence</w:t>
      </w:r>
    </w:p>
    <w:p w14:paraId="62C08AC3" w14:textId="77777777" w:rsidR="000B0BD9" w:rsidRDefault="00EE0EA4" w:rsidP="000B0BD9">
      <w:hyperlink r:id="rId45" w:history="1">
        <w:r w:rsidR="000B0BD9" w:rsidRPr="00D105D9">
          <w:rPr>
            <w:rStyle w:val="Hyperlink"/>
          </w:rPr>
          <w:t>https://waves-vagues.dfo-mpo.gc.ca/Library/40654345.pdf</w:t>
        </w:r>
      </w:hyperlink>
      <w:commentRangeEnd w:id="874"/>
      <w:r w:rsidR="000B0BD9">
        <w:rPr>
          <w:rStyle w:val="CommentReference"/>
        </w:rPr>
        <w:commentReference w:id="874"/>
      </w:r>
    </w:p>
    <w:p w14:paraId="0F985474" w14:textId="77777777" w:rsidR="000B0BD9" w:rsidRPr="00295E15" w:rsidRDefault="000B0BD9" w:rsidP="000B0BD9"/>
    <w:p w14:paraId="4485D754" w14:textId="77777777" w:rsidR="000B0BD9" w:rsidRPr="000B0BD9" w:rsidRDefault="000B0BD9" w:rsidP="000B0BD9">
      <w:pPr>
        <w:pStyle w:val="1Para"/>
        <w:rPr>
          <w:lang w:val="en-US"/>
        </w:rPr>
      </w:pPr>
    </w:p>
    <w:p w14:paraId="5BFA3743" w14:textId="412B0F2D" w:rsidR="008D70D8" w:rsidRDefault="00ED3D6E" w:rsidP="001C2BE7">
      <w:pPr>
        <w:pStyle w:val="Heading1NoNumber"/>
      </w:pPr>
      <w:bookmarkStart w:id="878" w:name="_Toc63193988"/>
      <w:r>
        <w:lastRenderedPageBreak/>
        <w:t>Appendix A.</w:t>
      </w:r>
      <w:r w:rsidR="001C2BE7">
        <w:br/>
      </w:r>
      <w:r w:rsidR="001C2BE7">
        <w:br/>
        <w:t>An Example of an Appendix</w:t>
      </w:r>
      <w:bookmarkEnd w:id="878"/>
    </w:p>
    <w:sectPr w:rsidR="008D70D8" w:rsidSect="00CA3D91">
      <w:footerReference w:type="default" r:id="rId46"/>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87" w:author="Fred Popowich" w:date="2020-12-16T10:33:00Z" w:initials="FP">
    <w:p w14:paraId="1B28AC2C" w14:textId="77777777" w:rsidR="00EE0EA4" w:rsidRDefault="00EE0EA4">
      <w:pPr>
        <w:pStyle w:val="CommentText"/>
      </w:pPr>
      <w:r>
        <w:rPr>
          <w:rStyle w:val="CommentReference"/>
        </w:rPr>
        <w:annotationRef/>
      </w:r>
      <w:r>
        <w:t xml:space="preserve">Of perhaps a title like “The Role of Visualization for Analysis of Overfishing” (we can consider some alternative in the future, we don’t need to sort it out now. </w:t>
      </w:r>
    </w:p>
    <w:p w14:paraId="7FD40181" w14:textId="77777777" w:rsidR="00EE0EA4" w:rsidRDefault="00EE0EA4">
      <w:pPr>
        <w:pStyle w:val="CommentText"/>
      </w:pPr>
    </w:p>
    <w:p w14:paraId="558FBDD5" w14:textId="098DE2ED" w:rsidR="00EE0EA4" w:rsidRDefault="00EE0EA4">
      <w:pPr>
        <w:pStyle w:val="CommentText"/>
      </w:pPr>
      <w:r>
        <w:t>Also, below, you’ll see I have suggestions for other things that could be discussed in this section.</w:t>
      </w:r>
    </w:p>
  </w:comment>
  <w:comment w:id="288" w:author="Fred Popowich" w:date="2020-12-16T09:59:00Z" w:initials="FP">
    <w:p w14:paraId="31C7C843" w14:textId="2C9FBAFD" w:rsidR="00EE0EA4" w:rsidRDefault="00EE0EA4">
      <w:pPr>
        <w:pStyle w:val="CommentText"/>
      </w:pPr>
      <w:r>
        <w:rPr>
          <w:rStyle w:val="CommentReference"/>
        </w:rPr>
        <w:annotationRef/>
      </w:r>
      <w:r>
        <w:t>Correlation involving what factors?</w:t>
      </w:r>
    </w:p>
  </w:comment>
  <w:comment w:id="289" w:author="Fred Popowich" w:date="2020-12-16T10:00:00Z" w:initials="FP">
    <w:p w14:paraId="62964CE7" w14:textId="77777777" w:rsidR="00EE0EA4" w:rsidRDefault="00EE0EA4">
      <w:pPr>
        <w:pStyle w:val="CommentText"/>
      </w:pPr>
      <w:r>
        <w:rPr>
          <w:rStyle w:val="CommentReference"/>
        </w:rPr>
        <w:annotationRef/>
      </w:r>
      <w:r>
        <w:t>And we need to be clear how these different classes of users are similar, and how they are different.</w:t>
      </w:r>
    </w:p>
    <w:p w14:paraId="1D76F9E1" w14:textId="77777777" w:rsidR="00EE0EA4" w:rsidRDefault="00EE0EA4">
      <w:pPr>
        <w:pStyle w:val="CommentText"/>
      </w:pPr>
    </w:p>
    <w:p w14:paraId="06D54891" w14:textId="48B1783A" w:rsidR="00EE0EA4" w:rsidRDefault="00EE0EA4">
      <w:pPr>
        <w:pStyle w:val="CommentText"/>
      </w:pPr>
      <w:r>
        <w:t>The paragraph that you provided below about fishing companies is good.</w:t>
      </w:r>
    </w:p>
  </w:comment>
  <w:comment w:id="290" w:author="Fred Popowich" w:date="2020-12-16T10:02:00Z" w:initials="FP">
    <w:p w14:paraId="17FB78A9" w14:textId="1F2D4A85" w:rsidR="00EE0EA4" w:rsidRDefault="00EE0EA4">
      <w:pPr>
        <w:pStyle w:val="CommentText"/>
      </w:pPr>
      <w:r>
        <w:rPr>
          <w:rStyle w:val="CommentReference"/>
        </w:rPr>
        <w:annotationRef/>
      </w:r>
      <w:r>
        <w:t>By “state of fish”, I imagine some people are interested in quantity, others by size, perhaps others by “health”. Distributions of populations might also be an issue.</w:t>
      </w:r>
    </w:p>
  </w:comment>
  <w:comment w:id="452" w:author="Fred Popowich" w:date="2020-12-16T14:45:00Z" w:initials="FP">
    <w:p w14:paraId="0AC6B72D" w14:textId="77777777" w:rsidR="00EE0EA4" w:rsidRDefault="00EE0EA4" w:rsidP="00507C0A">
      <w:pPr>
        <w:pStyle w:val="CommentText"/>
      </w:pPr>
      <w:r>
        <w:rPr>
          <w:rStyle w:val="CommentReference"/>
        </w:rPr>
        <w:annotationRef/>
      </w:r>
      <w:r>
        <w:t xml:space="preserve">These subheadings are really good for organizing the </w:t>
      </w:r>
      <w:proofErr w:type="gramStart"/>
      <w:r>
        <w:t>section, and</w:t>
      </w:r>
      <w:proofErr w:type="gramEnd"/>
      <w:r>
        <w:t xml:space="preserve"> characterizing the different aspects of the problem that you introduced above.  For all of the questions you provide below, I could imagine you having things to say about 1) what data is useful, 2) what visualization techniques are appropriate, etc. It also frames things nicely so that in the next chapters you can talk about how your implementation helps people answer these questions.</w:t>
      </w:r>
    </w:p>
  </w:comment>
  <w:comment w:id="453" w:author="Fred Popowich" w:date="2020-12-16T14:48:00Z" w:initials="FP">
    <w:p w14:paraId="046DE5DC" w14:textId="77777777" w:rsidR="00EE0EA4" w:rsidRDefault="00EE0EA4" w:rsidP="00507C0A">
      <w:pPr>
        <w:pStyle w:val="CommentText"/>
      </w:pPr>
      <w:r>
        <w:rPr>
          <w:rStyle w:val="CommentReference"/>
        </w:rPr>
        <w:annotationRef/>
      </w:r>
      <w:r>
        <w:t>Perhaps for each question you could say where it came from? Or what inspired it?</w:t>
      </w:r>
    </w:p>
  </w:comment>
  <w:comment w:id="454" w:author="Vladymyr Kozyr [2]" w:date="2021-01-03T18:13:00Z" w:initials="VK">
    <w:p w14:paraId="0717D85B" w14:textId="77777777" w:rsidR="00EE0EA4" w:rsidRDefault="00EE0EA4" w:rsidP="00507C0A">
      <w:pPr>
        <w:pStyle w:val="CommentText"/>
      </w:pPr>
      <w:r>
        <w:rPr>
          <w:rStyle w:val="CommentReference"/>
        </w:rPr>
        <w:annotationRef/>
      </w:r>
      <w:r>
        <w:t>Here I will discuss the factors in more details with papers and data</w:t>
      </w:r>
      <w:r w:rsidRPr="00E14BFE">
        <w:t xml:space="preserve"> </w:t>
      </w:r>
      <w:r>
        <w:t>attached.</w:t>
      </w:r>
    </w:p>
    <w:p w14:paraId="38D3CDB6" w14:textId="77777777" w:rsidR="00EE0EA4" w:rsidRDefault="00EE0EA4" w:rsidP="00507C0A">
      <w:pPr>
        <w:pStyle w:val="CommentText"/>
      </w:pPr>
      <w:r>
        <w:t>I’m not sure if I have to do it for every of the question.</w:t>
      </w:r>
    </w:p>
    <w:p w14:paraId="308790DD" w14:textId="77777777" w:rsidR="00EE0EA4" w:rsidRPr="00E14BFE" w:rsidRDefault="00EE0EA4" w:rsidP="00507C0A">
      <w:pPr>
        <w:pStyle w:val="CommentText"/>
      </w:pPr>
      <w:r>
        <w:t>(Just with links to websites for not, we will decide on the meeting if we should keep it)</w:t>
      </w:r>
    </w:p>
  </w:comment>
  <w:comment w:id="462" w:author="Fred Popowich" w:date="2021-01-04T09:49:00Z" w:initials="FP">
    <w:p w14:paraId="5BCD4EA4" w14:textId="77777777" w:rsidR="00EE0EA4" w:rsidRDefault="00EE0EA4" w:rsidP="00507C0A">
      <w:pPr>
        <w:pStyle w:val="CommentText"/>
      </w:pPr>
      <w:r>
        <w:rPr>
          <w:rStyle w:val="CommentReference"/>
        </w:rPr>
        <w:annotationRef/>
      </w:r>
      <w:r>
        <w:t>Very important for species that are at risk</w:t>
      </w:r>
    </w:p>
  </w:comment>
  <w:comment w:id="476" w:author="Fred Popowich" w:date="2020-12-16T10:36:00Z" w:initials="FP">
    <w:p w14:paraId="33B40969" w14:textId="77777777" w:rsidR="00EE0EA4" w:rsidRDefault="00EE0EA4">
      <w:pPr>
        <w:pStyle w:val="CommentText"/>
      </w:pPr>
      <w:r>
        <w:rPr>
          <w:rStyle w:val="CommentReference"/>
        </w:rPr>
        <w:annotationRef/>
      </w:r>
      <w:r>
        <w:t xml:space="preserve">Perhaps section 3.2 could focus on just the data sources?  It could look at the issues such as the following in addition to what you have already started </w:t>
      </w:r>
      <w:proofErr w:type="gramStart"/>
      <w:r>
        <w:t>writing  1</w:t>
      </w:r>
      <w:proofErr w:type="gramEnd"/>
      <w:r>
        <w:t>) what data sources are available? 2) Why would they be useful to address what we introduced in section 3.1?</w:t>
      </w:r>
    </w:p>
    <w:p w14:paraId="6A73E115" w14:textId="77777777" w:rsidR="00EE0EA4" w:rsidRDefault="00EE0EA4">
      <w:pPr>
        <w:pStyle w:val="CommentText"/>
      </w:pPr>
    </w:p>
    <w:p w14:paraId="76730AE6" w14:textId="42DB3E76" w:rsidR="00EE0EA4" w:rsidRDefault="00EE0EA4">
      <w:pPr>
        <w:pStyle w:val="CommentText"/>
      </w:pPr>
      <w:r>
        <w:t>I’m not yet sure where the best place would be to talk about issues such as data cleaning, and data integration.</w:t>
      </w:r>
    </w:p>
  </w:comment>
  <w:comment w:id="477" w:author="Vladymyr Kozyr [2]" w:date="2021-01-03T17:48:00Z" w:initials="VK">
    <w:p w14:paraId="417555F3" w14:textId="6938D545" w:rsidR="00EE0EA4" w:rsidRDefault="00EE0EA4">
      <w:pPr>
        <w:pStyle w:val="CommentText"/>
      </w:pPr>
      <w:r>
        <w:rPr>
          <w:rStyle w:val="CommentReference"/>
        </w:rPr>
        <w:annotationRef/>
      </w:r>
      <w:r>
        <w:t>I will probably separate these into two sections</w:t>
      </w:r>
    </w:p>
  </w:comment>
  <w:comment w:id="479" w:author="Fred Popowich" w:date="2020-12-16T10:40:00Z" w:initials="FP">
    <w:p w14:paraId="5B5E1A5E" w14:textId="392E1A50" w:rsidR="00EE0EA4" w:rsidRDefault="00EE0EA4">
      <w:pPr>
        <w:pStyle w:val="CommentText"/>
      </w:pPr>
      <w:r>
        <w:rPr>
          <w:rStyle w:val="CommentReference"/>
        </w:rPr>
        <w:annotationRef/>
      </w:r>
      <w:r>
        <w:t xml:space="preserve">Perhaps we could move this paragraph, and slightly rephrase it so that it can be integrated in section </w:t>
      </w:r>
      <w:proofErr w:type="gramStart"/>
      <w:r>
        <w:t>3.1 .</w:t>
      </w:r>
      <w:proofErr w:type="gramEnd"/>
      <w:r>
        <w:t xml:space="preserve">  This will then speak to the comment I made about the different kinds of users, and you dan emphasize how visualization techniques can be highly useful for people who are not data scientists (building on related research as appropriate). </w:t>
      </w:r>
    </w:p>
  </w:comment>
  <w:comment w:id="480" w:author="Fred Popowich" w:date="2020-12-16T10:54:00Z" w:initials="FP">
    <w:p w14:paraId="1C307238" w14:textId="1F568742" w:rsidR="00EE0EA4" w:rsidRDefault="00EE0EA4">
      <w:pPr>
        <w:pStyle w:val="CommentText"/>
      </w:pPr>
      <w:r>
        <w:rPr>
          <w:rStyle w:val="CommentReference"/>
        </w:rPr>
        <w:annotationRef/>
      </w:r>
      <w:r>
        <w:t xml:space="preserve">Right here, we should not talk about “improvements to the tool.” However, as part of the requirements for naïve users, it is appropriate to say what kind of design decisions might </w:t>
      </w:r>
      <w:proofErr w:type="spellStart"/>
      <w:r>
        <w:t>br</w:t>
      </w:r>
      <w:proofErr w:type="spellEnd"/>
      <w:r>
        <w:t xml:space="preserve"> made. </w:t>
      </w:r>
    </w:p>
  </w:comment>
  <w:comment w:id="483" w:author="Fred Popowich" w:date="2020-12-16T11:02:00Z" w:initials="FP">
    <w:p w14:paraId="1823D146" w14:textId="77777777" w:rsidR="00EE0EA4" w:rsidRDefault="00EE0EA4">
      <w:pPr>
        <w:pStyle w:val="CommentText"/>
      </w:pPr>
      <w:r>
        <w:rPr>
          <w:rStyle w:val="CommentReference"/>
        </w:rPr>
        <w:annotationRef/>
      </w:r>
      <w:r>
        <w:t xml:space="preserve">Perhaps there should be a first section on what visualization techniques have been used by others to show correlation between fish amount and price over time at different locations. </w:t>
      </w:r>
    </w:p>
    <w:p w14:paraId="3CA5EB39" w14:textId="77777777" w:rsidR="00EE0EA4" w:rsidRDefault="00EE0EA4">
      <w:pPr>
        <w:pStyle w:val="CommentText"/>
      </w:pPr>
    </w:p>
    <w:p w14:paraId="35D9617B" w14:textId="4D53B508" w:rsidR="00EE0EA4" w:rsidRDefault="00EE0EA4">
      <w:pPr>
        <w:pStyle w:val="CommentText"/>
      </w:pPr>
      <w:r>
        <w:t>You can then say why multiline charts might be appropriate, etc.</w:t>
      </w:r>
    </w:p>
  </w:comment>
  <w:comment w:id="484" w:author="Fred Popowich" w:date="2020-12-16T11:05:00Z" w:initials="FP">
    <w:p w14:paraId="4F5B8BBE" w14:textId="4ADE3264" w:rsidR="00EE0EA4" w:rsidRDefault="00EE0EA4">
      <w:pPr>
        <w:pStyle w:val="CommentText"/>
      </w:pPr>
      <w:r>
        <w:rPr>
          <w:rStyle w:val="CommentReference"/>
        </w:rPr>
        <w:annotationRef/>
      </w:r>
      <w:r>
        <w:t xml:space="preserve">What kind of external data sources? What kind of information is used from these data sources? </w:t>
      </w:r>
    </w:p>
  </w:comment>
  <w:comment w:id="485" w:author="Vladymyr Kozyr [2]" w:date="2021-01-03T17:52:00Z" w:initials="VK">
    <w:p w14:paraId="283E5F14" w14:textId="72095D1D" w:rsidR="00EE0EA4" w:rsidRDefault="00EE0EA4">
      <w:pPr>
        <w:pStyle w:val="CommentText"/>
      </w:pPr>
      <w:r>
        <w:rPr>
          <w:rStyle w:val="CommentReference"/>
        </w:rPr>
        <w:annotationRef/>
      </w:r>
      <w:r>
        <w:t>External data sources I’m discussing below each</w:t>
      </w:r>
    </w:p>
  </w:comment>
  <w:comment w:id="486" w:author="Fred Popowich" w:date="2020-12-16T11:06:00Z" w:initials="FP">
    <w:p w14:paraId="49400BB5" w14:textId="387E2017" w:rsidR="00EE0EA4" w:rsidRDefault="00EE0EA4">
      <w:pPr>
        <w:pStyle w:val="CommentText"/>
      </w:pPr>
      <w:r>
        <w:rPr>
          <w:rStyle w:val="CommentReference"/>
        </w:rPr>
        <w:annotationRef/>
      </w:r>
      <w:r>
        <w:t xml:space="preserve">Be clear of what you mean by this. </w:t>
      </w:r>
    </w:p>
  </w:comment>
  <w:comment w:id="488" w:author="Fred Popowich" w:date="2020-12-16T14:49:00Z" w:initials="FP">
    <w:p w14:paraId="30D719A9" w14:textId="36F3715D" w:rsidR="00EE0EA4" w:rsidRDefault="00EE0EA4">
      <w:pPr>
        <w:pStyle w:val="CommentText"/>
      </w:pPr>
      <w:r>
        <w:rPr>
          <w:rStyle w:val="CommentReference"/>
        </w:rPr>
        <w:annotationRef/>
      </w:r>
      <w:r>
        <w:t>Isn’t this actually the same problem as the mentioned in 3.3.1? What’s different, though, and why it is appropriate to have a separate section, is that you are looking at how a different visualization technique can help solve the problem.</w:t>
      </w:r>
    </w:p>
  </w:comment>
  <w:comment w:id="505" w:author="Fred Popowich" w:date="2021-01-04T09:54:00Z" w:initials="FP">
    <w:p w14:paraId="1656EC8F" w14:textId="6345D1A6" w:rsidR="00EE0EA4" w:rsidRDefault="00EE0EA4">
      <w:pPr>
        <w:pStyle w:val="CommentText"/>
      </w:pPr>
      <w:r>
        <w:rPr>
          <w:rStyle w:val="CommentReference"/>
        </w:rPr>
        <w:annotationRef/>
      </w:r>
      <w:r>
        <w:t>Development of a tool provides you with the mechanism to investigate the issues you introduce in chapter 3.  So, the notion of “suitable” is dependent on the task, and on the users (amongst other issues).</w:t>
      </w:r>
    </w:p>
  </w:comment>
  <w:comment w:id="507" w:author="Fred Popowich" w:date="2021-01-04T09:58:00Z" w:initials="FP">
    <w:p w14:paraId="67B52EF6" w14:textId="77777777" w:rsidR="00EE0EA4" w:rsidRDefault="00EE0EA4">
      <w:pPr>
        <w:pStyle w:val="CommentText"/>
      </w:pPr>
      <w:r>
        <w:rPr>
          <w:rStyle w:val="CommentReference"/>
        </w:rPr>
        <w:annotationRef/>
      </w:r>
      <w:r>
        <w:t>In this section, you will be able to say why you chose to implement it this way. Were there other choices you considered? What were the advantages/</w:t>
      </w:r>
      <w:proofErr w:type="gramStart"/>
      <w:r>
        <w:t>disadvantages/</w:t>
      </w:r>
      <w:proofErr w:type="gramEnd"/>
    </w:p>
    <w:p w14:paraId="6253FB98" w14:textId="77777777" w:rsidR="00EE0EA4" w:rsidRDefault="00EE0EA4">
      <w:pPr>
        <w:pStyle w:val="CommentText"/>
      </w:pPr>
    </w:p>
    <w:p w14:paraId="0888C1D2" w14:textId="4F39E323" w:rsidR="00EE0EA4" w:rsidRDefault="00EE0EA4">
      <w:pPr>
        <w:pStyle w:val="CommentText"/>
      </w:pPr>
      <w:r>
        <w:t>This is also a section where you can provide citations/references to what others have done.</w:t>
      </w:r>
    </w:p>
  </w:comment>
  <w:comment w:id="876" w:author="Fred Popowich" w:date="2021-01-04T09:51:00Z" w:initials="FP">
    <w:p w14:paraId="380D5DA2" w14:textId="7148F11D" w:rsidR="00EE0EA4" w:rsidRDefault="00EE0EA4">
      <w:pPr>
        <w:pStyle w:val="CommentText"/>
      </w:pPr>
      <w:r>
        <w:rPr>
          <w:rStyle w:val="CommentReference"/>
        </w:rPr>
        <w:annotationRef/>
      </w:r>
      <w:r>
        <w:t>But I think it will be important for your thesis work to focus on “fish” rather than marine mammals. Although the groups are related, we need to ensure that the focus of your research does not become too broad.</w:t>
      </w:r>
    </w:p>
  </w:comment>
  <w:comment w:id="874" w:author="Vladymyr Kozyr [2]" w:date="2021-01-03T18:45:00Z" w:initials="VK">
    <w:p w14:paraId="084E0C48" w14:textId="77777777" w:rsidR="00EE0EA4" w:rsidRDefault="00EE0EA4">
      <w:pPr>
        <w:pStyle w:val="CommentText"/>
      </w:pPr>
      <w:r>
        <w:rPr>
          <w:rStyle w:val="CommentReference"/>
        </w:rPr>
        <w:annotationRef/>
      </w:r>
      <w:r>
        <w:t>This is a section I would like to ask you about.</w:t>
      </w:r>
    </w:p>
    <w:p w14:paraId="6596A922" w14:textId="77777777" w:rsidR="00EE0EA4" w:rsidRDefault="00EE0EA4">
      <w:pPr>
        <w:pStyle w:val="CommentText"/>
      </w:pPr>
      <w:r>
        <w:t xml:space="preserve">If you have time can </w:t>
      </w:r>
      <w:proofErr w:type="gramStart"/>
      <w:r>
        <w:t>you</w:t>
      </w:r>
      <w:proofErr w:type="gramEnd"/>
      <w:r>
        <w:t xml:space="preserve"> please tell me if it has sense to discuss them as I support my thoughts in section 3.</w:t>
      </w:r>
    </w:p>
    <w:p w14:paraId="236E9470" w14:textId="0B7A245A" w:rsidR="00EE0EA4" w:rsidRDefault="00EE0EA4">
      <w:pPr>
        <w:pStyle w:val="CommentText"/>
      </w:pPr>
      <w:r>
        <w:t>(We will discuss this on meeting)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8FBDD5" w15:done="0"/>
  <w15:commentEx w15:paraId="31C7C843" w15:done="0"/>
  <w15:commentEx w15:paraId="06D54891" w15:done="0"/>
  <w15:commentEx w15:paraId="17FB78A9" w15:done="0"/>
  <w15:commentEx w15:paraId="0AC6B72D" w15:done="0"/>
  <w15:commentEx w15:paraId="046DE5DC" w15:done="0"/>
  <w15:commentEx w15:paraId="308790DD" w15:done="0"/>
  <w15:commentEx w15:paraId="5BCD4EA4" w15:done="0"/>
  <w15:commentEx w15:paraId="76730AE6" w15:done="0"/>
  <w15:commentEx w15:paraId="417555F3" w15:paraIdParent="76730AE6" w15:done="0"/>
  <w15:commentEx w15:paraId="5B5E1A5E" w15:done="0"/>
  <w15:commentEx w15:paraId="1C307238" w15:done="0"/>
  <w15:commentEx w15:paraId="35D9617B" w15:done="0"/>
  <w15:commentEx w15:paraId="4F5B8BBE" w15:done="0"/>
  <w15:commentEx w15:paraId="283E5F14" w15:paraIdParent="4F5B8BBE" w15:done="0"/>
  <w15:commentEx w15:paraId="49400BB5" w15:done="1"/>
  <w15:commentEx w15:paraId="30D719A9" w15:done="0"/>
  <w15:commentEx w15:paraId="1656EC8F" w15:done="0"/>
  <w15:commentEx w15:paraId="0888C1D2" w15:done="0"/>
  <w15:commentEx w15:paraId="380D5DA2" w15:done="0"/>
  <w15:commentEx w15:paraId="236E9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460DD" w16cex:dateUtc="2020-12-16T18:33:00Z"/>
  <w16cex:commentExtensible w16cex:durableId="23845907" w16cex:dateUtc="2020-12-16T17:59:00Z"/>
  <w16cex:commentExtensible w16cex:durableId="23845949" w16cex:dateUtc="2020-12-16T18:00:00Z"/>
  <w16cex:commentExtensible w16cex:durableId="238459C4" w16cex:dateUtc="2020-12-16T18:02:00Z"/>
  <w16cex:commentExtensible w16cex:durableId="23849BFC" w16cex:dateUtc="2020-12-16T22:45:00Z"/>
  <w16cex:commentExtensible w16cex:durableId="23849CD5" w16cex:dateUtc="2020-12-16T22:48:00Z"/>
  <w16cex:commentExtensible w16cex:durableId="239C87E5" w16cex:dateUtc="2021-01-04T02:13:00Z"/>
  <w16cex:commentExtensible w16cex:durableId="239D6342" w16cex:dateUtc="2021-01-04T17:49:00Z"/>
  <w16cex:commentExtensible w16cex:durableId="238461AE" w16cex:dateUtc="2020-12-16T18:36:00Z"/>
  <w16cex:commentExtensible w16cex:durableId="239C81F6" w16cex:dateUtc="2021-01-04T01:48:00Z"/>
  <w16cex:commentExtensible w16cex:durableId="238462B7" w16cex:dateUtc="2020-12-16T18:40:00Z"/>
  <w16cex:commentExtensible w16cex:durableId="238465D0" w16cex:dateUtc="2020-12-16T18:54:00Z"/>
  <w16cex:commentExtensible w16cex:durableId="238467B4" w16cex:dateUtc="2020-12-16T19:02:00Z"/>
  <w16cex:commentExtensible w16cex:durableId="23846873" w16cex:dateUtc="2020-12-16T19:05:00Z"/>
  <w16cex:commentExtensible w16cex:durableId="239C82C8" w16cex:dateUtc="2021-01-04T01:52:00Z"/>
  <w16cex:commentExtensible w16cex:durableId="238468B1" w16cex:dateUtc="2020-12-16T19:06:00Z"/>
  <w16cex:commentExtensible w16cex:durableId="23849D0B" w16cex:dateUtc="2020-12-16T22:49:00Z"/>
  <w16cex:commentExtensible w16cex:durableId="239D643B" w16cex:dateUtc="2021-01-04T17:54:00Z"/>
  <w16cex:commentExtensible w16cex:durableId="239D652E" w16cex:dateUtc="2021-01-04T17:58:00Z"/>
  <w16cex:commentExtensible w16cex:durableId="239D638A" w16cex:dateUtc="2021-01-04T17:51:00Z"/>
  <w16cex:commentExtensible w16cex:durableId="239C8F35" w16cex:dateUtc="2021-01-04T0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8FBDD5" w16cid:durableId="238460DD"/>
  <w16cid:commentId w16cid:paraId="31C7C843" w16cid:durableId="23845907"/>
  <w16cid:commentId w16cid:paraId="06D54891" w16cid:durableId="23845949"/>
  <w16cid:commentId w16cid:paraId="17FB78A9" w16cid:durableId="238459C4"/>
  <w16cid:commentId w16cid:paraId="0AC6B72D" w16cid:durableId="23849BFC"/>
  <w16cid:commentId w16cid:paraId="046DE5DC" w16cid:durableId="23849CD5"/>
  <w16cid:commentId w16cid:paraId="308790DD" w16cid:durableId="239C87E5"/>
  <w16cid:commentId w16cid:paraId="5BCD4EA4" w16cid:durableId="239D6342"/>
  <w16cid:commentId w16cid:paraId="76730AE6" w16cid:durableId="238461AE"/>
  <w16cid:commentId w16cid:paraId="417555F3" w16cid:durableId="239C81F6"/>
  <w16cid:commentId w16cid:paraId="5B5E1A5E" w16cid:durableId="238462B7"/>
  <w16cid:commentId w16cid:paraId="1C307238" w16cid:durableId="238465D0"/>
  <w16cid:commentId w16cid:paraId="35D9617B" w16cid:durableId="238467B4"/>
  <w16cid:commentId w16cid:paraId="4F5B8BBE" w16cid:durableId="23846873"/>
  <w16cid:commentId w16cid:paraId="283E5F14" w16cid:durableId="239C82C8"/>
  <w16cid:commentId w16cid:paraId="49400BB5" w16cid:durableId="238468B1"/>
  <w16cid:commentId w16cid:paraId="30D719A9" w16cid:durableId="23849D0B"/>
  <w16cid:commentId w16cid:paraId="1656EC8F" w16cid:durableId="239D643B"/>
  <w16cid:commentId w16cid:paraId="0888C1D2" w16cid:durableId="239D652E"/>
  <w16cid:commentId w16cid:paraId="380D5DA2" w16cid:durableId="239D638A"/>
  <w16cid:commentId w16cid:paraId="236E9470" w16cid:durableId="239C8F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8E3600" w14:textId="77777777" w:rsidR="00971FE0" w:rsidRDefault="00971FE0" w:rsidP="00A542EF">
      <w:pPr>
        <w:spacing w:after="0" w:line="240" w:lineRule="auto"/>
      </w:pPr>
      <w:r>
        <w:separator/>
      </w:r>
    </w:p>
  </w:endnote>
  <w:endnote w:type="continuationSeparator" w:id="0">
    <w:p w14:paraId="067248DD" w14:textId="77777777" w:rsidR="00971FE0" w:rsidRDefault="00971FE0" w:rsidP="00A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Verdana">
    <w:panose1 w:val="020B0604030504040204"/>
    <w:charset w:val="CC"/>
    <w:family w:val="swiss"/>
    <w:pitch w:val="variable"/>
    <w:sig w:usb0="A10006FF" w:usb1="4000205B" w:usb2="00000010" w:usb3="00000000" w:csb0="0000019F" w:csb1="00000000"/>
  </w:font>
  <w:font w:name="Segoe UI">
    <w:altName w:val="Sylfaen"/>
    <w:panose1 w:val="020B0502040204020203"/>
    <w:charset w:val="CC"/>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319671"/>
      <w:docPartObj>
        <w:docPartGallery w:val="Page Numbers (Bottom of Page)"/>
        <w:docPartUnique/>
      </w:docPartObj>
    </w:sdtPr>
    <w:sdtEndPr>
      <w:rPr>
        <w:noProof/>
      </w:rPr>
    </w:sdtEndPr>
    <w:sdtContent>
      <w:p w14:paraId="16187776" w14:textId="657F8536" w:rsidR="00EE0EA4" w:rsidRDefault="00EE0EA4" w:rsidP="00A542EF">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0471171"/>
      <w:docPartObj>
        <w:docPartGallery w:val="Page Numbers (Bottom of Page)"/>
        <w:docPartUnique/>
      </w:docPartObj>
    </w:sdtPr>
    <w:sdtEndPr>
      <w:rPr>
        <w:noProof/>
      </w:rPr>
    </w:sdtEndPr>
    <w:sdtContent>
      <w:p w14:paraId="18300694" w14:textId="3F47415D" w:rsidR="00EE0EA4" w:rsidRDefault="00EE0EA4" w:rsidP="002842B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AA587D" w14:textId="77777777" w:rsidR="00971FE0" w:rsidRDefault="00971FE0" w:rsidP="00A542EF">
      <w:pPr>
        <w:spacing w:after="0" w:line="240" w:lineRule="auto"/>
      </w:pPr>
      <w:r>
        <w:separator/>
      </w:r>
    </w:p>
  </w:footnote>
  <w:footnote w:type="continuationSeparator" w:id="0">
    <w:p w14:paraId="7E87F9EB" w14:textId="77777777" w:rsidR="00971FE0" w:rsidRDefault="00971FE0" w:rsidP="00A5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0B781A"/>
    <w:multiLevelType w:val="multilevel"/>
    <w:tmpl w:val="7338C778"/>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ascii="Arial" w:hAnsi="Arial" w:cs="Arial" w:hint="default"/>
        <w:sz w:val="30"/>
        <w:szCs w:val="30"/>
      </w:rPr>
    </w:lvl>
    <w:lvl w:ilvl="2">
      <w:start w:val="1"/>
      <w:numFmt w:val="decimal"/>
      <w:pStyle w:val="Heading3"/>
      <w:lvlText w:val="%1.%2.%3."/>
      <w:lvlJc w:val="left"/>
      <w:pPr>
        <w:ind w:left="0" w:firstLine="0"/>
      </w:pPr>
      <w:rPr>
        <w:rFonts w:ascii="Arial" w:hAnsi="Arial" w:cs="Arial" w:hint="default"/>
        <w:sz w:val="26"/>
        <w:szCs w:val="26"/>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450054C3"/>
    <w:multiLevelType w:val="hybridMultilevel"/>
    <w:tmpl w:val="C5CE1410"/>
    <w:lvl w:ilvl="0" w:tplc="D592C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E8C2335"/>
    <w:multiLevelType w:val="hybridMultilevel"/>
    <w:tmpl w:val="E0C69D68"/>
    <w:lvl w:ilvl="0" w:tplc="6F7ED1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2C02D9"/>
    <w:multiLevelType w:val="hybridMultilevel"/>
    <w:tmpl w:val="DACC7518"/>
    <w:lvl w:ilvl="0" w:tplc="FC98F7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 w:numId="6">
    <w:abstractNumId w:val="0"/>
    <w:lvlOverride w:ilvl="0">
      <w:startOverride w:val="3"/>
    </w:lvlOverride>
    <w:lvlOverride w:ilvl="1">
      <w:startOverride w:val="3"/>
    </w:lvlOverride>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ladymyr Kozyr">
    <w15:presenceInfo w15:providerId="AD" w15:userId="S::vladymyr.kozyr@portlink.co::01b3c3f1-9527-4ad6-bac8-6dd551f523e6"/>
  </w15:person>
  <w15:person w15:author="Fred Popowich">
    <w15:presenceInfo w15:providerId="AD" w15:userId="S::popowich@sfu.ca::a7a1fb48-99ec-4005-bb62-1ff7aef991b7"/>
  </w15:person>
  <w15:person w15:author="Vladymyr Kozyr [2]">
    <w15:presenceInfo w15:providerId="AD" w15:userId="S::Vladymyr.Kozyr@portlink.co::01b3c3f1-9527-4ad6-bac8-6dd551f523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hideGrammaticalErrors/>
  <w:activeWritingStyle w:appName="MSWord" w:lang="fr-FR" w:vendorID="64" w:dllVersion="6" w:nlCheck="1" w:checkStyle="0"/>
  <w:activeWritingStyle w:appName="MSWord" w:lang="en-CA" w:vendorID="64" w:dllVersion="6" w:nlCheck="1" w:checkStyle="1"/>
  <w:activeWritingStyle w:appName="MSWord" w:lang="en-US" w:vendorID="64" w:dllVersion="6" w:nlCheck="1" w:checkStyle="1"/>
  <w:activeWritingStyle w:appName="MSWord" w:lang="en-US" w:vendorID="64" w:dllVersion="0" w:nlCheck="1" w:checkStyle="0"/>
  <w:activeWritingStyle w:appName="MSWord" w:lang="en-CA" w:vendorID="64" w:dllVersion="0" w:nlCheck="1" w:checkStyle="0"/>
  <w:activeWritingStyle w:appName="MSWord" w:lang="en-US"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ru-RU" w:vendorID="64" w:dllVersion="4096"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80"/>
    <w:rsid w:val="00001706"/>
    <w:rsid w:val="00006995"/>
    <w:rsid w:val="00006D16"/>
    <w:rsid w:val="000122CB"/>
    <w:rsid w:val="000147AB"/>
    <w:rsid w:val="00017672"/>
    <w:rsid w:val="0002111E"/>
    <w:rsid w:val="00032D9B"/>
    <w:rsid w:val="000347E4"/>
    <w:rsid w:val="00036649"/>
    <w:rsid w:val="00042066"/>
    <w:rsid w:val="0004683D"/>
    <w:rsid w:val="000616F8"/>
    <w:rsid w:val="00063D3F"/>
    <w:rsid w:val="000679F9"/>
    <w:rsid w:val="00070B89"/>
    <w:rsid w:val="000802D9"/>
    <w:rsid w:val="000870B3"/>
    <w:rsid w:val="00090FDE"/>
    <w:rsid w:val="000B0BD9"/>
    <w:rsid w:val="000B4421"/>
    <w:rsid w:val="000B56F9"/>
    <w:rsid w:val="000B5EBB"/>
    <w:rsid w:val="000C0A80"/>
    <w:rsid w:val="000C71AC"/>
    <w:rsid w:val="00105D3E"/>
    <w:rsid w:val="00113DFE"/>
    <w:rsid w:val="0011654D"/>
    <w:rsid w:val="00117B75"/>
    <w:rsid w:val="00121E0F"/>
    <w:rsid w:val="00147C41"/>
    <w:rsid w:val="001537B5"/>
    <w:rsid w:val="00162844"/>
    <w:rsid w:val="00166E3A"/>
    <w:rsid w:val="0016722A"/>
    <w:rsid w:val="00167DB2"/>
    <w:rsid w:val="0018204D"/>
    <w:rsid w:val="00191318"/>
    <w:rsid w:val="00195BDF"/>
    <w:rsid w:val="001A4992"/>
    <w:rsid w:val="001C2BE7"/>
    <w:rsid w:val="001C649B"/>
    <w:rsid w:val="001D3CD6"/>
    <w:rsid w:val="001D584F"/>
    <w:rsid w:val="001E68F2"/>
    <w:rsid w:val="001F052A"/>
    <w:rsid w:val="001F1AEE"/>
    <w:rsid w:val="001F38E0"/>
    <w:rsid w:val="00200B9E"/>
    <w:rsid w:val="002015E2"/>
    <w:rsid w:val="002023B1"/>
    <w:rsid w:val="0020364C"/>
    <w:rsid w:val="00203921"/>
    <w:rsid w:val="00213104"/>
    <w:rsid w:val="002143D1"/>
    <w:rsid w:val="002214FD"/>
    <w:rsid w:val="002251AE"/>
    <w:rsid w:val="00232FF3"/>
    <w:rsid w:val="00235568"/>
    <w:rsid w:val="00240C56"/>
    <w:rsid w:val="0025435F"/>
    <w:rsid w:val="002552ED"/>
    <w:rsid w:val="00261553"/>
    <w:rsid w:val="00261A9E"/>
    <w:rsid w:val="002623C0"/>
    <w:rsid w:val="00264A99"/>
    <w:rsid w:val="00275DA3"/>
    <w:rsid w:val="00276693"/>
    <w:rsid w:val="002842B4"/>
    <w:rsid w:val="002A06D7"/>
    <w:rsid w:val="002A6BD2"/>
    <w:rsid w:val="002B1EDE"/>
    <w:rsid w:val="002D0F75"/>
    <w:rsid w:val="002D1AC8"/>
    <w:rsid w:val="002E5EB5"/>
    <w:rsid w:val="002F44CD"/>
    <w:rsid w:val="003062CA"/>
    <w:rsid w:val="003526C0"/>
    <w:rsid w:val="00362694"/>
    <w:rsid w:val="00364877"/>
    <w:rsid w:val="00364A34"/>
    <w:rsid w:val="00384B2C"/>
    <w:rsid w:val="00385D2C"/>
    <w:rsid w:val="00397726"/>
    <w:rsid w:val="003B24B8"/>
    <w:rsid w:val="003C0EF0"/>
    <w:rsid w:val="003E2489"/>
    <w:rsid w:val="003E2711"/>
    <w:rsid w:val="003E6A2D"/>
    <w:rsid w:val="003F6C1D"/>
    <w:rsid w:val="003F6D3A"/>
    <w:rsid w:val="00401C22"/>
    <w:rsid w:val="0041332F"/>
    <w:rsid w:val="004151F0"/>
    <w:rsid w:val="00445043"/>
    <w:rsid w:val="00456589"/>
    <w:rsid w:val="00471D96"/>
    <w:rsid w:val="0047625A"/>
    <w:rsid w:val="004836F1"/>
    <w:rsid w:val="00485631"/>
    <w:rsid w:val="00486A07"/>
    <w:rsid w:val="004A158F"/>
    <w:rsid w:val="004B13A1"/>
    <w:rsid w:val="004B39F9"/>
    <w:rsid w:val="004D0850"/>
    <w:rsid w:val="004D67AC"/>
    <w:rsid w:val="004E0E0C"/>
    <w:rsid w:val="004F3A6B"/>
    <w:rsid w:val="004F6AC5"/>
    <w:rsid w:val="00507C0A"/>
    <w:rsid w:val="005141CE"/>
    <w:rsid w:val="00514EC2"/>
    <w:rsid w:val="005166E7"/>
    <w:rsid w:val="00517F10"/>
    <w:rsid w:val="00534398"/>
    <w:rsid w:val="00535874"/>
    <w:rsid w:val="00535FF8"/>
    <w:rsid w:val="00543812"/>
    <w:rsid w:val="00572D69"/>
    <w:rsid w:val="005759ED"/>
    <w:rsid w:val="005B22A4"/>
    <w:rsid w:val="005B302C"/>
    <w:rsid w:val="005B70F7"/>
    <w:rsid w:val="005C08D2"/>
    <w:rsid w:val="005D6CF6"/>
    <w:rsid w:val="005E7863"/>
    <w:rsid w:val="005F3787"/>
    <w:rsid w:val="005F3C06"/>
    <w:rsid w:val="005F53FA"/>
    <w:rsid w:val="006002D9"/>
    <w:rsid w:val="00605C63"/>
    <w:rsid w:val="00622644"/>
    <w:rsid w:val="00637B07"/>
    <w:rsid w:val="00646F8D"/>
    <w:rsid w:val="006503F2"/>
    <w:rsid w:val="00662F96"/>
    <w:rsid w:val="0067102C"/>
    <w:rsid w:val="00675271"/>
    <w:rsid w:val="00680B3C"/>
    <w:rsid w:val="00692B08"/>
    <w:rsid w:val="00694594"/>
    <w:rsid w:val="006972CF"/>
    <w:rsid w:val="006B3698"/>
    <w:rsid w:val="006C20E6"/>
    <w:rsid w:val="006C3F4A"/>
    <w:rsid w:val="006E47E4"/>
    <w:rsid w:val="006F3CCE"/>
    <w:rsid w:val="006F5097"/>
    <w:rsid w:val="00703985"/>
    <w:rsid w:val="00705FAE"/>
    <w:rsid w:val="007352F3"/>
    <w:rsid w:val="00736570"/>
    <w:rsid w:val="00751639"/>
    <w:rsid w:val="00753E27"/>
    <w:rsid w:val="00754955"/>
    <w:rsid w:val="00761610"/>
    <w:rsid w:val="00765C2E"/>
    <w:rsid w:val="007804DC"/>
    <w:rsid w:val="00781FF1"/>
    <w:rsid w:val="00790BBB"/>
    <w:rsid w:val="00791D3A"/>
    <w:rsid w:val="00791DDF"/>
    <w:rsid w:val="00792136"/>
    <w:rsid w:val="007A2436"/>
    <w:rsid w:val="007D079E"/>
    <w:rsid w:val="007D14ED"/>
    <w:rsid w:val="007D16C8"/>
    <w:rsid w:val="007D2905"/>
    <w:rsid w:val="007E19A4"/>
    <w:rsid w:val="007E2B61"/>
    <w:rsid w:val="00820B8C"/>
    <w:rsid w:val="0082303B"/>
    <w:rsid w:val="0083027A"/>
    <w:rsid w:val="00832D78"/>
    <w:rsid w:val="00834587"/>
    <w:rsid w:val="00835876"/>
    <w:rsid w:val="008421F9"/>
    <w:rsid w:val="0086457F"/>
    <w:rsid w:val="008859B2"/>
    <w:rsid w:val="0088677E"/>
    <w:rsid w:val="008A466D"/>
    <w:rsid w:val="008A7CCA"/>
    <w:rsid w:val="008B1FCF"/>
    <w:rsid w:val="008C0B03"/>
    <w:rsid w:val="008D397D"/>
    <w:rsid w:val="008D4FAA"/>
    <w:rsid w:val="008D70D8"/>
    <w:rsid w:val="008E242A"/>
    <w:rsid w:val="008E54BB"/>
    <w:rsid w:val="008E6577"/>
    <w:rsid w:val="008F5DA8"/>
    <w:rsid w:val="00910A03"/>
    <w:rsid w:val="00914026"/>
    <w:rsid w:val="00916D02"/>
    <w:rsid w:val="009261D6"/>
    <w:rsid w:val="00926AD5"/>
    <w:rsid w:val="00927976"/>
    <w:rsid w:val="00930730"/>
    <w:rsid w:val="00943930"/>
    <w:rsid w:val="00950736"/>
    <w:rsid w:val="00962D71"/>
    <w:rsid w:val="009642AF"/>
    <w:rsid w:val="00971FE0"/>
    <w:rsid w:val="0098108B"/>
    <w:rsid w:val="0099437F"/>
    <w:rsid w:val="009A0FBC"/>
    <w:rsid w:val="009A1E01"/>
    <w:rsid w:val="009A5882"/>
    <w:rsid w:val="009C4E78"/>
    <w:rsid w:val="009D4AFB"/>
    <w:rsid w:val="009E0E26"/>
    <w:rsid w:val="009E23BE"/>
    <w:rsid w:val="009F0343"/>
    <w:rsid w:val="00A13C6D"/>
    <w:rsid w:val="00A1477D"/>
    <w:rsid w:val="00A326B6"/>
    <w:rsid w:val="00A458B4"/>
    <w:rsid w:val="00A52C63"/>
    <w:rsid w:val="00A542EF"/>
    <w:rsid w:val="00A55084"/>
    <w:rsid w:val="00A55F00"/>
    <w:rsid w:val="00A56963"/>
    <w:rsid w:val="00A671A0"/>
    <w:rsid w:val="00A711E1"/>
    <w:rsid w:val="00A96206"/>
    <w:rsid w:val="00AA2CE6"/>
    <w:rsid w:val="00AA4C36"/>
    <w:rsid w:val="00AB6A94"/>
    <w:rsid w:val="00AB7CDF"/>
    <w:rsid w:val="00AE3480"/>
    <w:rsid w:val="00B039E9"/>
    <w:rsid w:val="00B13A69"/>
    <w:rsid w:val="00B233B6"/>
    <w:rsid w:val="00B23EBE"/>
    <w:rsid w:val="00B26166"/>
    <w:rsid w:val="00B30BAE"/>
    <w:rsid w:val="00B31456"/>
    <w:rsid w:val="00B36210"/>
    <w:rsid w:val="00B4555E"/>
    <w:rsid w:val="00B46017"/>
    <w:rsid w:val="00B4748D"/>
    <w:rsid w:val="00B552EA"/>
    <w:rsid w:val="00B60144"/>
    <w:rsid w:val="00B61F81"/>
    <w:rsid w:val="00B64FF2"/>
    <w:rsid w:val="00B73EFD"/>
    <w:rsid w:val="00B7595D"/>
    <w:rsid w:val="00B934CF"/>
    <w:rsid w:val="00BA6D32"/>
    <w:rsid w:val="00BB720B"/>
    <w:rsid w:val="00BC069E"/>
    <w:rsid w:val="00BC3B37"/>
    <w:rsid w:val="00BD47DE"/>
    <w:rsid w:val="00BE0E55"/>
    <w:rsid w:val="00BE2821"/>
    <w:rsid w:val="00BE533C"/>
    <w:rsid w:val="00BE7C5F"/>
    <w:rsid w:val="00BF7550"/>
    <w:rsid w:val="00C10319"/>
    <w:rsid w:val="00C12A4D"/>
    <w:rsid w:val="00C16759"/>
    <w:rsid w:val="00C21EA6"/>
    <w:rsid w:val="00C34327"/>
    <w:rsid w:val="00C42783"/>
    <w:rsid w:val="00C47478"/>
    <w:rsid w:val="00C538E9"/>
    <w:rsid w:val="00C53913"/>
    <w:rsid w:val="00C57712"/>
    <w:rsid w:val="00C65B84"/>
    <w:rsid w:val="00C7572E"/>
    <w:rsid w:val="00C8177D"/>
    <w:rsid w:val="00C85168"/>
    <w:rsid w:val="00C8620E"/>
    <w:rsid w:val="00C90117"/>
    <w:rsid w:val="00CA3D91"/>
    <w:rsid w:val="00CA4568"/>
    <w:rsid w:val="00CB2779"/>
    <w:rsid w:val="00CC28A7"/>
    <w:rsid w:val="00CC3FE7"/>
    <w:rsid w:val="00CD2B57"/>
    <w:rsid w:val="00CD611E"/>
    <w:rsid w:val="00CD6E6D"/>
    <w:rsid w:val="00CE4054"/>
    <w:rsid w:val="00CF4700"/>
    <w:rsid w:val="00D14182"/>
    <w:rsid w:val="00D15815"/>
    <w:rsid w:val="00D26CE0"/>
    <w:rsid w:val="00D2731A"/>
    <w:rsid w:val="00D32BBB"/>
    <w:rsid w:val="00D341D0"/>
    <w:rsid w:val="00D40624"/>
    <w:rsid w:val="00D51F56"/>
    <w:rsid w:val="00D67013"/>
    <w:rsid w:val="00D737A7"/>
    <w:rsid w:val="00D80D46"/>
    <w:rsid w:val="00D843CA"/>
    <w:rsid w:val="00D949CA"/>
    <w:rsid w:val="00D96FF9"/>
    <w:rsid w:val="00D97021"/>
    <w:rsid w:val="00DA39DD"/>
    <w:rsid w:val="00DB02CC"/>
    <w:rsid w:val="00DB0C62"/>
    <w:rsid w:val="00DC1AAA"/>
    <w:rsid w:val="00DC20B3"/>
    <w:rsid w:val="00DD056B"/>
    <w:rsid w:val="00DD775E"/>
    <w:rsid w:val="00DF6B61"/>
    <w:rsid w:val="00E0498E"/>
    <w:rsid w:val="00E07E43"/>
    <w:rsid w:val="00E10BCA"/>
    <w:rsid w:val="00E14BFE"/>
    <w:rsid w:val="00E22473"/>
    <w:rsid w:val="00E24E64"/>
    <w:rsid w:val="00E579D9"/>
    <w:rsid w:val="00E623B0"/>
    <w:rsid w:val="00E64A12"/>
    <w:rsid w:val="00E7648C"/>
    <w:rsid w:val="00E77994"/>
    <w:rsid w:val="00E813A6"/>
    <w:rsid w:val="00E8766D"/>
    <w:rsid w:val="00E92C0F"/>
    <w:rsid w:val="00EA7619"/>
    <w:rsid w:val="00EB7EF8"/>
    <w:rsid w:val="00EC11BC"/>
    <w:rsid w:val="00ED3D6E"/>
    <w:rsid w:val="00ED7266"/>
    <w:rsid w:val="00EE0EA4"/>
    <w:rsid w:val="00EF7904"/>
    <w:rsid w:val="00F01811"/>
    <w:rsid w:val="00F03B4B"/>
    <w:rsid w:val="00F04A8D"/>
    <w:rsid w:val="00F116CA"/>
    <w:rsid w:val="00F141C1"/>
    <w:rsid w:val="00F17FDE"/>
    <w:rsid w:val="00F23678"/>
    <w:rsid w:val="00F4162B"/>
    <w:rsid w:val="00F54916"/>
    <w:rsid w:val="00F64615"/>
    <w:rsid w:val="00F71B70"/>
    <w:rsid w:val="00F72E53"/>
    <w:rsid w:val="00F942E3"/>
    <w:rsid w:val="00F94A27"/>
    <w:rsid w:val="00F95267"/>
    <w:rsid w:val="00FA7FA5"/>
    <w:rsid w:val="00FC65A3"/>
    <w:rsid w:val="00FC68A9"/>
    <w:rsid w:val="00FE4B5A"/>
    <w:rsid w:val="00FE7C09"/>
    <w:rsid w:val="00FF22D4"/>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3B1"/>
    <w:pPr>
      <w:spacing w:after="240" w:line="360" w:lineRule="auto"/>
    </w:pPr>
    <w:rPr>
      <w:rFonts w:ascii="Arial" w:hAnsi="Arial"/>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456589"/>
    <w:pPr>
      <w:keepNext/>
      <w:keepLines/>
      <w:numPr>
        <w:ilvl w:val="4"/>
        <w:numId w:val="1"/>
      </w:numPr>
      <w:spacing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006D16"/>
    <w:pPr>
      <w:ind w:firstLine="720"/>
    </w:p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18204D"/>
    <w:pPr>
      <w:tabs>
        <w:tab w:val="left" w:pos="605"/>
        <w:tab w:val="right" w:leader="dot" w:pos="8630"/>
      </w:tabs>
      <w:spacing w:before="40" w:after="0" w:line="240" w:lineRule="auto"/>
      <w:ind w:left="605" w:hanging="605"/>
    </w:pPr>
    <w:rPr>
      <w:bCs/>
      <w:szCs w:val="20"/>
    </w:rPr>
  </w:style>
  <w:style w:type="paragraph" w:styleId="TOC1">
    <w:name w:val="toc 1"/>
    <w:basedOn w:val="Normal"/>
    <w:next w:val="Normal"/>
    <w:autoRedefine/>
    <w:uiPriority w:val="39"/>
    <w:unhideWhenUsed/>
    <w:qFormat/>
    <w:rsid w:val="0018204D"/>
    <w:pPr>
      <w:tabs>
        <w:tab w:val="right" w:leader="dot" w:pos="8630"/>
      </w:tabs>
      <w:spacing w:before="240" w:after="0" w:line="240" w:lineRule="auto"/>
      <w:ind w:left="605" w:hanging="605"/>
    </w:pPr>
    <w:rPr>
      <w:b/>
      <w:bCs/>
      <w:noProof/>
      <w:szCs w:val="24"/>
    </w:rPr>
  </w:style>
  <w:style w:type="paragraph" w:styleId="TOC3">
    <w:name w:val="toc 3"/>
    <w:basedOn w:val="Normal"/>
    <w:next w:val="Normal"/>
    <w:autoRedefine/>
    <w:uiPriority w:val="39"/>
    <w:unhideWhenUsed/>
    <w:qFormat/>
    <w:rsid w:val="0018204D"/>
    <w:pPr>
      <w:spacing w:before="40" w:after="0" w:line="240" w:lineRule="auto"/>
      <w:ind w:left="1440" w:hanging="835"/>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456589"/>
    <w:rPr>
      <w:rFonts w:ascii="Arial" w:eastAsiaTheme="majorEastAsia" w:hAnsi="Arial" w:cstheme="majorBidi"/>
      <w:b/>
      <w:color w:val="000000" w:themeColor="text1"/>
    </w:rPr>
  </w:style>
  <w:style w:type="paragraph" w:styleId="TOC4">
    <w:name w:val="toc 4"/>
    <w:basedOn w:val="Normal"/>
    <w:next w:val="Normal"/>
    <w:autoRedefine/>
    <w:uiPriority w:val="39"/>
    <w:unhideWhenUsed/>
    <w:rsid w:val="00ED3D6E"/>
    <w:pPr>
      <w:tabs>
        <w:tab w:val="right" w:leader="dot" w:pos="8630"/>
      </w:tabs>
      <w:spacing w:before="40" w:after="0" w:line="240" w:lineRule="auto"/>
      <w:ind w:left="1728" w:hanging="288"/>
    </w:pPr>
    <w:rPr>
      <w:sz w:val="20"/>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semiHidden/>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C85168"/>
    <w:pPr>
      <w:keepNext w:val="0"/>
      <w:spacing w:before="120" w:after="360"/>
    </w:pPr>
  </w:style>
  <w:style w:type="paragraph" w:customStyle="1" w:styleId="3TableData">
    <w:name w:val="3_TableData"/>
    <w:basedOn w:val="Normal"/>
    <w:qFormat/>
    <w:rsid w:val="00A55084"/>
    <w:pPr>
      <w:keepLines/>
      <w:spacing w:before="20" w:after="2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ingColumn">
    <w:name w:val="3_TableHeading_Column"/>
    <w:basedOn w:val="3TableData"/>
    <w:qFormat/>
    <w:rsid w:val="002023B1"/>
    <w:pPr>
      <w:spacing w:before="80" w:after="80"/>
    </w:pPr>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C85168"/>
    <w:pPr>
      <w:keepNext/>
      <w:keepLines/>
      <w:spacing w:after="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D3D6E"/>
    <w:pPr>
      <w:spacing w:before="40" w:after="360" w:line="240" w:lineRule="auto"/>
    </w:pPr>
    <w:rPr>
      <w:rFonts w:ascii="Arial Narrow" w:hAnsi="Arial Narrow"/>
      <w:sz w:val="20"/>
    </w:rPr>
  </w:style>
  <w:style w:type="paragraph" w:customStyle="1" w:styleId="5RefAmerAntiqAuthor">
    <w:name w:val="5_Ref_AmerAntiq_Author"/>
    <w:basedOn w:val="Normal"/>
    <w:next w:val="5RefAmerAntiqWork"/>
    <w:qFormat/>
    <w:rsid w:val="00F04A8D"/>
    <w:pPr>
      <w:keepNext/>
      <w:keepLines/>
      <w:spacing w:before="300" w:after="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semiHidden/>
    <w:unhideWhenUsed/>
    <w:rsid w:val="004F6AC5"/>
    <w:rPr>
      <w:vertAlign w:val="superscript"/>
    </w:rPr>
  </w:style>
  <w:style w:type="paragraph" w:styleId="FootnoteText">
    <w:name w:val="footnote text"/>
    <w:basedOn w:val="Normal"/>
    <w:link w:val="FootnoteTextChar"/>
    <w:uiPriority w:val="99"/>
    <w:unhideWhenUsed/>
    <w:rsid w:val="00535FF8"/>
    <w:pPr>
      <w:spacing w:before="100" w:after="0" w:line="240" w:lineRule="auto"/>
    </w:pPr>
    <w:rPr>
      <w:sz w:val="20"/>
      <w:szCs w:val="20"/>
    </w:rPr>
  </w:style>
  <w:style w:type="character" w:customStyle="1" w:styleId="FootnoteTextChar">
    <w:name w:val="Footnote Text Char"/>
    <w:basedOn w:val="DefaultParagraphFont"/>
    <w:link w:val="FootnoteText"/>
    <w:uiPriority w:val="99"/>
    <w:rsid w:val="00535FF8"/>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authors-list-item">
    <w:name w:val="authors-list-item"/>
    <w:basedOn w:val="DefaultParagraphFont"/>
    <w:rsid w:val="00C34327"/>
  </w:style>
  <w:style w:type="character" w:customStyle="1" w:styleId="comma">
    <w:name w:val="comma"/>
    <w:basedOn w:val="DefaultParagraphFont"/>
    <w:rsid w:val="00C34327"/>
  </w:style>
  <w:style w:type="paragraph" w:styleId="Bibliography">
    <w:name w:val="Bibliography"/>
    <w:basedOn w:val="Normal"/>
    <w:next w:val="Normal"/>
    <w:uiPriority w:val="37"/>
    <w:unhideWhenUsed/>
    <w:rsid w:val="004151F0"/>
  </w:style>
  <w:style w:type="character" w:styleId="UnresolvedMention">
    <w:name w:val="Unresolved Mention"/>
    <w:basedOn w:val="DefaultParagraphFont"/>
    <w:uiPriority w:val="99"/>
    <w:semiHidden/>
    <w:unhideWhenUsed/>
    <w:rsid w:val="009D4A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6177">
      <w:bodyDiv w:val="1"/>
      <w:marLeft w:val="0"/>
      <w:marRight w:val="0"/>
      <w:marTop w:val="0"/>
      <w:marBottom w:val="0"/>
      <w:divBdr>
        <w:top w:val="none" w:sz="0" w:space="0" w:color="auto"/>
        <w:left w:val="none" w:sz="0" w:space="0" w:color="auto"/>
        <w:bottom w:val="none" w:sz="0" w:space="0" w:color="auto"/>
        <w:right w:val="none" w:sz="0" w:space="0" w:color="auto"/>
      </w:divBdr>
    </w:div>
    <w:div w:id="42951535">
      <w:bodyDiv w:val="1"/>
      <w:marLeft w:val="0"/>
      <w:marRight w:val="0"/>
      <w:marTop w:val="0"/>
      <w:marBottom w:val="0"/>
      <w:divBdr>
        <w:top w:val="none" w:sz="0" w:space="0" w:color="auto"/>
        <w:left w:val="none" w:sz="0" w:space="0" w:color="auto"/>
        <w:bottom w:val="none" w:sz="0" w:space="0" w:color="auto"/>
        <w:right w:val="none" w:sz="0" w:space="0" w:color="auto"/>
      </w:divBdr>
    </w:div>
    <w:div w:id="45688483">
      <w:bodyDiv w:val="1"/>
      <w:marLeft w:val="0"/>
      <w:marRight w:val="0"/>
      <w:marTop w:val="0"/>
      <w:marBottom w:val="0"/>
      <w:divBdr>
        <w:top w:val="none" w:sz="0" w:space="0" w:color="auto"/>
        <w:left w:val="none" w:sz="0" w:space="0" w:color="auto"/>
        <w:bottom w:val="none" w:sz="0" w:space="0" w:color="auto"/>
        <w:right w:val="none" w:sz="0" w:space="0" w:color="auto"/>
      </w:divBdr>
    </w:div>
    <w:div w:id="59211356">
      <w:bodyDiv w:val="1"/>
      <w:marLeft w:val="0"/>
      <w:marRight w:val="0"/>
      <w:marTop w:val="0"/>
      <w:marBottom w:val="0"/>
      <w:divBdr>
        <w:top w:val="none" w:sz="0" w:space="0" w:color="auto"/>
        <w:left w:val="none" w:sz="0" w:space="0" w:color="auto"/>
        <w:bottom w:val="none" w:sz="0" w:space="0" w:color="auto"/>
        <w:right w:val="none" w:sz="0" w:space="0" w:color="auto"/>
      </w:divBdr>
    </w:div>
    <w:div w:id="72701714">
      <w:bodyDiv w:val="1"/>
      <w:marLeft w:val="0"/>
      <w:marRight w:val="0"/>
      <w:marTop w:val="0"/>
      <w:marBottom w:val="0"/>
      <w:divBdr>
        <w:top w:val="none" w:sz="0" w:space="0" w:color="auto"/>
        <w:left w:val="none" w:sz="0" w:space="0" w:color="auto"/>
        <w:bottom w:val="none" w:sz="0" w:space="0" w:color="auto"/>
        <w:right w:val="none" w:sz="0" w:space="0" w:color="auto"/>
      </w:divBdr>
    </w:div>
    <w:div w:id="96558286">
      <w:bodyDiv w:val="1"/>
      <w:marLeft w:val="0"/>
      <w:marRight w:val="0"/>
      <w:marTop w:val="0"/>
      <w:marBottom w:val="0"/>
      <w:divBdr>
        <w:top w:val="none" w:sz="0" w:space="0" w:color="auto"/>
        <w:left w:val="none" w:sz="0" w:space="0" w:color="auto"/>
        <w:bottom w:val="none" w:sz="0" w:space="0" w:color="auto"/>
        <w:right w:val="none" w:sz="0" w:space="0" w:color="auto"/>
      </w:divBdr>
    </w:div>
    <w:div w:id="110051132">
      <w:bodyDiv w:val="1"/>
      <w:marLeft w:val="0"/>
      <w:marRight w:val="0"/>
      <w:marTop w:val="0"/>
      <w:marBottom w:val="0"/>
      <w:divBdr>
        <w:top w:val="none" w:sz="0" w:space="0" w:color="auto"/>
        <w:left w:val="none" w:sz="0" w:space="0" w:color="auto"/>
        <w:bottom w:val="none" w:sz="0" w:space="0" w:color="auto"/>
        <w:right w:val="none" w:sz="0" w:space="0" w:color="auto"/>
      </w:divBdr>
    </w:div>
    <w:div w:id="176041621">
      <w:bodyDiv w:val="1"/>
      <w:marLeft w:val="0"/>
      <w:marRight w:val="0"/>
      <w:marTop w:val="0"/>
      <w:marBottom w:val="0"/>
      <w:divBdr>
        <w:top w:val="none" w:sz="0" w:space="0" w:color="auto"/>
        <w:left w:val="none" w:sz="0" w:space="0" w:color="auto"/>
        <w:bottom w:val="none" w:sz="0" w:space="0" w:color="auto"/>
        <w:right w:val="none" w:sz="0" w:space="0" w:color="auto"/>
      </w:divBdr>
    </w:div>
    <w:div w:id="199325793">
      <w:bodyDiv w:val="1"/>
      <w:marLeft w:val="0"/>
      <w:marRight w:val="0"/>
      <w:marTop w:val="0"/>
      <w:marBottom w:val="0"/>
      <w:divBdr>
        <w:top w:val="none" w:sz="0" w:space="0" w:color="auto"/>
        <w:left w:val="none" w:sz="0" w:space="0" w:color="auto"/>
        <w:bottom w:val="none" w:sz="0" w:space="0" w:color="auto"/>
        <w:right w:val="none" w:sz="0" w:space="0" w:color="auto"/>
      </w:divBdr>
    </w:div>
    <w:div w:id="211885862">
      <w:bodyDiv w:val="1"/>
      <w:marLeft w:val="0"/>
      <w:marRight w:val="0"/>
      <w:marTop w:val="0"/>
      <w:marBottom w:val="0"/>
      <w:divBdr>
        <w:top w:val="none" w:sz="0" w:space="0" w:color="auto"/>
        <w:left w:val="none" w:sz="0" w:space="0" w:color="auto"/>
        <w:bottom w:val="none" w:sz="0" w:space="0" w:color="auto"/>
        <w:right w:val="none" w:sz="0" w:space="0" w:color="auto"/>
      </w:divBdr>
    </w:div>
    <w:div w:id="213393792">
      <w:bodyDiv w:val="1"/>
      <w:marLeft w:val="0"/>
      <w:marRight w:val="0"/>
      <w:marTop w:val="0"/>
      <w:marBottom w:val="0"/>
      <w:divBdr>
        <w:top w:val="none" w:sz="0" w:space="0" w:color="auto"/>
        <w:left w:val="none" w:sz="0" w:space="0" w:color="auto"/>
        <w:bottom w:val="none" w:sz="0" w:space="0" w:color="auto"/>
        <w:right w:val="none" w:sz="0" w:space="0" w:color="auto"/>
      </w:divBdr>
    </w:div>
    <w:div w:id="217861715">
      <w:bodyDiv w:val="1"/>
      <w:marLeft w:val="0"/>
      <w:marRight w:val="0"/>
      <w:marTop w:val="0"/>
      <w:marBottom w:val="0"/>
      <w:divBdr>
        <w:top w:val="none" w:sz="0" w:space="0" w:color="auto"/>
        <w:left w:val="none" w:sz="0" w:space="0" w:color="auto"/>
        <w:bottom w:val="none" w:sz="0" w:space="0" w:color="auto"/>
        <w:right w:val="none" w:sz="0" w:space="0" w:color="auto"/>
      </w:divBdr>
    </w:div>
    <w:div w:id="238293205">
      <w:bodyDiv w:val="1"/>
      <w:marLeft w:val="0"/>
      <w:marRight w:val="0"/>
      <w:marTop w:val="0"/>
      <w:marBottom w:val="0"/>
      <w:divBdr>
        <w:top w:val="none" w:sz="0" w:space="0" w:color="auto"/>
        <w:left w:val="none" w:sz="0" w:space="0" w:color="auto"/>
        <w:bottom w:val="none" w:sz="0" w:space="0" w:color="auto"/>
        <w:right w:val="none" w:sz="0" w:space="0" w:color="auto"/>
      </w:divBdr>
    </w:div>
    <w:div w:id="240722527">
      <w:bodyDiv w:val="1"/>
      <w:marLeft w:val="0"/>
      <w:marRight w:val="0"/>
      <w:marTop w:val="0"/>
      <w:marBottom w:val="0"/>
      <w:divBdr>
        <w:top w:val="none" w:sz="0" w:space="0" w:color="auto"/>
        <w:left w:val="none" w:sz="0" w:space="0" w:color="auto"/>
        <w:bottom w:val="none" w:sz="0" w:space="0" w:color="auto"/>
        <w:right w:val="none" w:sz="0" w:space="0" w:color="auto"/>
      </w:divBdr>
    </w:div>
    <w:div w:id="266428567">
      <w:bodyDiv w:val="1"/>
      <w:marLeft w:val="0"/>
      <w:marRight w:val="0"/>
      <w:marTop w:val="0"/>
      <w:marBottom w:val="0"/>
      <w:divBdr>
        <w:top w:val="none" w:sz="0" w:space="0" w:color="auto"/>
        <w:left w:val="none" w:sz="0" w:space="0" w:color="auto"/>
        <w:bottom w:val="none" w:sz="0" w:space="0" w:color="auto"/>
        <w:right w:val="none" w:sz="0" w:space="0" w:color="auto"/>
      </w:divBdr>
    </w:div>
    <w:div w:id="299766417">
      <w:bodyDiv w:val="1"/>
      <w:marLeft w:val="0"/>
      <w:marRight w:val="0"/>
      <w:marTop w:val="0"/>
      <w:marBottom w:val="0"/>
      <w:divBdr>
        <w:top w:val="none" w:sz="0" w:space="0" w:color="auto"/>
        <w:left w:val="none" w:sz="0" w:space="0" w:color="auto"/>
        <w:bottom w:val="none" w:sz="0" w:space="0" w:color="auto"/>
        <w:right w:val="none" w:sz="0" w:space="0" w:color="auto"/>
      </w:divBdr>
    </w:div>
    <w:div w:id="300035457">
      <w:bodyDiv w:val="1"/>
      <w:marLeft w:val="0"/>
      <w:marRight w:val="0"/>
      <w:marTop w:val="0"/>
      <w:marBottom w:val="0"/>
      <w:divBdr>
        <w:top w:val="none" w:sz="0" w:space="0" w:color="auto"/>
        <w:left w:val="none" w:sz="0" w:space="0" w:color="auto"/>
        <w:bottom w:val="none" w:sz="0" w:space="0" w:color="auto"/>
        <w:right w:val="none" w:sz="0" w:space="0" w:color="auto"/>
      </w:divBdr>
    </w:div>
    <w:div w:id="306395905">
      <w:bodyDiv w:val="1"/>
      <w:marLeft w:val="0"/>
      <w:marRight w:val="0"/>
      <w:marTop w:val="0"/>
      <w:marBottom w:val="0"/>
      <w:divBdr>
        <w:top w:val="none" w:sz="0" w:space="0" w:color="auto"/>
        <w:left w:val="none" w:sz="0" w:space="0" w:color="auto"/>
        <w:bottom w:val="none" w:sz="0" w:space="0" w:color="auto"/>
        <w:right w:val="none" w:sz="0" w:space="0" w:color="auto"/>
      </w:divBdr>
    </w:div>
    <w:div w:id="346181301">
      <w:bodyDiv w:val="1"/>
      <w:marLeft w:val="0"/>
      <w:marRight w:val="0"/>
      <w:marTop w:val="0"/>
      <w:marBottom w:val="0"/>
      <w:divBdr>
        <w:top w:val="none" w:sz="0" w:space="0" w:color="auto"/>
        <w:left w:val="none" w:sz="0" w:space="0" w:color="auto"/>
        <w:bottom w:val="none" w:sz="0" w:space="0" w:color="auto"/>
        <w:right w:val="none" w:sz="0" w:space="0" w:color="auto"/>
      </w:divBdr>
    </w:div>
    <w:div w:id="355347819">
      <w:bodyDiv w:val="1"/>
      <w:marLeft w:val="0"/>
      <w:marRight w:val="0"/>
      <w:marTop w:val="0"/>
      <w:marBottom w:val="0"/>
      <w:divBdr>
        <w:top w:val="none" w:sz="0" w:space="0" w:color="auto"/>
        <w:left w:val="none" w:sz="0" w:space="0" w:color="auto"/>
        <w:bottom w:val="none" w:sz="0" w:space="0" w:color="auto"/>
        <w:right w:val="none" w:sz="0" w:space="0" w:color="auto"/>
      </w:divBdr>
    </w:div>
    <w:div w:id="355732913">
      <w:bodyDiv w:val="1"/>
      <w:marLeft w:val="0"/>
      <w:marRight w:val="0"/>
      <w:marTop w:val="0"/>
      <w:marBottom w:val="0"/>
      <w:divBdr>
        <w:top w:val="none" w:sz="0" w:space="0" w:color="auto"/>
        <w:left w:val="none" w:sz="0" w:space="0" w:color="auto"/>
        <w:bottom w:val="none" w:sz="0" w:space="0" w:color="auto"/>
        <w:right w:val="none" w:sz="0" w:space="0" w:color="auto"/>
      </w:divBdr>
    </w:div>
    <w:div w:id="363798381">
      <w:bodyDiv w:val="1"/>
      <w:marLeft w:val="0"/>
      <w:marRight w:val="0"/>
      <w:marTop w:val="0"/>
      <w:marBottom w:val="0"/>
      <w:divBdr>
        <w:top w:val="none" w:sz="0" w:space="0" w:color="auto"/>
        <w:left w:val="none" w:sz="0" w:space="0" w:color="auto"/>
        <w:bottom w:val="none" w:sz="0" w:space="0" w:color="auto"/>
        <w:right w:val="none" w:sz="0" w:space="0" w:color="auto"/>
      </w:divBdr>
    </w:div>
    <w:div w:id="370426568">
      <w:bodyDiv w:val="1"/>
      <w:marLeft w:val="0"/>
      <w:marRight w:val="0"/>
      <w:marTop w:val="0"/>
      <w:marBottom w:val="0"/>
      <w:divBdr>
        <w:top w:val="none" w:sz="0" w:space="0" w:color="auto"/>
        <w:left w:val="none" w:sz="0" w:space="0" w:color="auto"/>
        <w:bottom w:val="none" w:sz="0" w:space="0" w:color="auto"/>
        <w:right w:val="none" w:sz="0" w:space="0" w:color="auto"/>
      </w:divBdr>
    </w:div>
    <w:div w:id="403064571">
      <w:bodyDiv w:val="1"/>
      <w:marLeft w:val="0"/>
      <w:marRight w:val="0"/>
      <w:marTop w:val="0"/>
      <w:marBottom w:val="0"/>
      <w:divBdr>
        <w:top w:val="none" w:sz="0" w:space="0" w:color="auto"/>
        <w:left w:val="none" w:sz="0" w:space="0" w:color="auto"/>
        <w:bottom w:val="none" w:sz="0" w:space="0" w:color="auto"/>
        <w:right w:val="none" w:sz="0" w:space="0" w:color="auto"/>
      </w:divBdr>
    </w:div>
    <w:div w:id="409237632">
      <w:bodyDiv w:val="1"/>
      <w:marLeft w:val="0"/>
      <w:marRight w:val="0"/>
      <w:marTop w:val="0"/>
      <w:marBottom w:val="0"/>
      <w:divBdr>
        <w:top w:val="none" w:sz="0" w:space="0" w:color="auto"/>
        <w:left w:val="none" w:sz="0" w:space="0" w:color="auto"/>
        <w:bottom w:val="none" w:sz="0" w:space="0" w:color="auto"/>
        <w:right w:val="none" w:sz="0" w:space="0" w:color="auto"/>
      </w:divBdr>
    </w:div>
    <w:div w:id="413819305">
      <w:bodyDiv w:val="1"/>
      <w:marLeft w:val="0"/>
      <w:marRight w:val="0"/>
      <w:marTop w:val="0"/>
      <w:marBottom w:val="0"/>
      <w:divBdr>
        <w:top w:val="none" w:sz="0" w:space="0" w:color="auto"/>
        <w:left w:val="none" w:sz="0" w:space="0" w:color="auto"/>
        <w:bottom w:val="none" w:sz="0" w:space="0" w:color="auto"/>
        <w:right w:val="none" w:sz="0" w:space="0" w:color="auto"/>
      </w:divBdr>
    </w:div>
    <w:div w:id="432701224">
      <w:bodyDiv w:val="1"/>
      <w:marLeft w:val="0"/>
      <w:marRight w:val="0"/>
      <w:marTop w:val="0"/>
      <w:marBottom w:val="0"/>
      <w:divBdr>
        <w:top w:val="none" w:sz="0" w:space="0" w:color="auto"/>
        <w:left w:val="none" w:sz="0" w:space="0" w:color="auto"/>
        <w:bottom w:val="none" w:sz="0" w:space="0" w:color="auto"/>
        <w:right w:val="none" w:sz="0" w:space="0" w:color="auto"/>
      </w:divBdr>
    </w:div>
    <w:div w:id="448085494">
      <w:bodyDiv w:val="1"/>
      <w:marLeft w:val="0"/>
      <w:marRight w:val="0"/>
      <w:marTop w:val="0"/>
      <w:marBottom w:val="0"/>
      <w:divBdr>
        <w:top w:val="none" w:sz="0" w:space="0" w:color="auto"/>
        <w:left w:val="none" w:sz="0" w:space="0" w:color="auto"/>
        <w:bottom w:val="none" w:sz="0" w:space="0" w:color="auto"/>
        <w:right w:val="none" w:sz="0" w:space="0" w:color="auto"/>
      </w:divBdr>
    </w:div>
    <w:div w:id="466047673">
      <w:bodyDiv w:val="1"/>
      <w:marLeft w:val="0"/>
      <w:marRight w:val="0"/>
      <w:marTop w:val="0"/>
      <w:marBottom w:val="0"/>
      <w:divBdr>
        <w:top w:val="none" w:sz="0" w:space="0" w:color="auto"/>
        <w:left w:val="none" w:sz="0" w:space="0" w:color="auto"/>
        <w:bottom w:val="none" w:sz="0" w:space="0" w:color="auto"/>
        <w:right w:val="none" w:sz="0" w:space="0" w:color="auto"/>
      </w:divBdr>
    </w:div>
    <w:div w:id="499586340">
      <w:bodyDiv w:val="1"/>
      <w:marLeft w:val="0"/>
      <w:marRight w:val="0"/>
      <w:marTop w:val="0"/>
      <w:marBottom w:val="0"/>
      <w:divBdr>
        <w:top w:val="none" w:sz="0" w:space="0" w:color="auto"/>
        <w:left w:val="none" w:sz="0" w:space="0" w:color="auto"/>
        <w:bottom w:val="none" w:sz="0" w:space="0" w:color="auto"/>
        <w:right w:val="none" w:sz="0" w:space="0" w:color="auto"/>
      </w:divBdr>
    </w:div>
    <w:div w:id="515117488">
      <w:bodyDiv w:val="1"/>
      <w:marLeft w:val="0"/>
      <w:marRight w:val="0"/>
      <w:marTop w:val="0"/>
      <w:marBottom w:val="0"/>
      <w:divBdr>
        <w:top w:val="none" w:sz="0" w:space="0" w:color="auto"/>
        <w:left w:val="none" w:sz="0" w:space="0" w:color="auto"/>
        <w:bottom w:val="none" w:sz="0" w:space="0" w:color="auto"/>
        <w:right w:val="none" w:sz="0" w:space="0" w:color="auto"/>
      </w:divBdr>
    </w:div>
    <w:div w:id="516819177">
      <w:bodyDiv w:val="1"/>
      <w:marLeft w:val="0"/>
      <w:marRight w:val="0"/>
      <w:marTop w:val="0"/>
      <w:marBottom w:val="0"/>
      <w:divBdr>
        <w:top w:val="none" w:sz="0" w:space="0" w:color="auto"/>
        <w:left w:val="none" w:sz="0" w:space="0" w:color="auto"/>
        <w:bottom w:val="none" w:sz="0" w:space="0" w:color="auto"/>
        <w:right w:val="none" w:sz="0" w:space="0" w:color="auto"/>
      </w:divBdr>
    </w:div>
    <w:div w:id="524825395">
      <w:bodyDiv w:val="1"/>
      <w:marLeft w:val="0"/>
      <w:marRight w:val="0"/>
      <w:marTop w:val="0"/>
      <w:marBottom w:val="0"/>
      <w:divBdr>
        <w:top w:val="none" w:sz="0" w:space="0" w:color="auto"/>
        <w:left w:val="none" w:sz="0" w:space="0" w:color="auto"/>
        <w:bottom w:val="none" w:sz="0" w:space="0" w:color="auto"/>
        <w:right w:val="none" w:sz="0" w:space="0" w:color="auto"/>
      </w:divBdr>
    </w:div>
    <w:div w:id="532033219">
      <w:bodyDiv w:val="1"/>
      <w:marLeft w:val="0"/>
      <w:marRight w:val="0"/>
      <w:marTop w:val="0"/>
      <w:marBottom w:val="0"/>
      <w:divBdr>
        <w:top w:val="none" w:sz="0" w:space="0" w:color="auto"/>
        <w:left w:val="none" w:sz="0" w:space="0" w:color="auto"/>
        <w:bottom w:val="none" w:sz="0" w:space="0" w:color="auto"/>
        <w:right w:val="none" w:sz="0" w:space="0" w:color="auto"/>
      </w:divBdr>
    </w:div>
    <w:div w:id="537737445">
      <w:bodyDiv w:val="1"/>
      <w:marLeft w:val="0"/>
      <w:marRight w:val="0"/>
      <w:marTop w:val="0"/>
      <w:marBottom w:val="0"/>
      <w:divBdr>
        <w:top w:val="none" w:sz="0" w:space="0" w:color="auto"/>
        <w:left w:val="none" w:sz="0" w:space="0" w:color="auto"/>
        <w:bottom w:val="none" w:sz="0" w:space="0" w:color="auto"/>
        <w:right w:val="none" w:sz="0" w:space="0" w:color="auto"/>
      </w:divBdr>
    </w:div>
    <w:div w:id="582032285">
      <w:bodyDiv w:val="1"/>
      <w:marLeft w:val="0"/>
      <w:marRight w:val="0"/>
      <w:marTop w:val="0"/>
      <w:marBottom w:val="0"/>
      <w:divBdr>
        <w:top w:val="none" w:sz="0" w:space="0" w:color="auto"/>
        <w:left w:val="none" w:sz="0" w:space="0" w:color="auto"/>
        <w:bottom w:val="none" w:sz="0" w:space="0" w:color="auto"/>
        <w:right w:val="none" w:sz="0" w:space="0" w:color="auto"/>
      </w:divBdr>
    </w:div>
    <w:div w:id="605963189">
      <w:bodyDiv w:val="1"/>
      <w:marLeft w:val="0"/>
      <w:marRight w:val="0"/>
      <w:marTop w:val="0"/>
      <w:marBottom w:val="0"/>
      <w:divBdr>
        <w:top w:val="none" w:sz="0" w:space="0" w:color="auto"/>
        <w:left w:val="none" w:sz="0" w:space="0" w:color="auto"/>
        <w:bottom w:val="none" w:sz="0" w:space="0" w:color="auto"/>
        <w:right w:val="none" w:sz="0" w:space="0" w:color="auto"/>
      </w:divBdr>
    </w:div>
    <w:div w:id="648289806">
      <w:bodyDiv w:val="1"/>
      <w:marLeft w:val="0"/>
      <w:marRight w:val="0"/>
      <w:marTop w:val="0"/>
      <w:marBottom w:val="0"/>
      <w:divBdr>
        <w:top w:val="none" w:sz="0" w:space="0" w:color="auto"/>
        <w:left w:val="none" w:sz="0" w:space="0" w:color="auto"/>
        <w:bottom w:val="none" w:sz="0" w:space="0" w:color="auto"/>
        <w:right w:val="none" w:sz="0" w:space="0" w:color="auto"/>
      </w:divBdr>
    </w:div>
    <w:div w:id="662466723">
      <w:bodyDiv w:val="1"/>
      <w:marLeft w:val="0"/>
      <w:marRight w:val="0"/>
      <w:marTop w:val="0"/>
      <w:marBottom w:val="0"/>
      <w:divBdr>
        <w:top w:val="none" w:sz="0" w:space="0" w:color="auto"/>
        <w:left w:val="none" w:sz="0" w:space="0" w:color="auto"/>
        <w:bottom w:val="none" w:sz="0" w:space="0" w:color="auto"/>
        <w:right w:val="none" w:sz="0" w:space="0" w:color="auto"/>
      </w:divBdr>
    </w:div>
    <w:div w:id="671494778">
      <w:bodyDiv w:val="1"/>
      <w:marLeft w:val="0"/>
      <w:marRight w:val="0"/>
      <w:marTop w:val="0"/>
      <w:marBottom w:val="0"/>
      <w:divBdr>
        <w:top w:val="none" w:sz="0" w:space="0" w:color="auto"/>
        <w:left w:val="none" w:sz="0" w:space="0" w:color="auto"/>
        <w:bottom w:val="none" w:sz="0" w:space="0" w:color="auto"/>
        <w:right w:val="none" w:sz="0" w:space="0" w:color="auto"/>
      </w:divBdr>
    </w:div>
    <w:div w:id="672300766">
      <w:bodyDiv w:val="1"/>
      <w:marLeft w:val="0"/>
      <w:marRight w:val="0"/>
      <w:marTop w:val="0"/>
      <w:marBottom w:val="0"/>
      <w:divBdr>
        <w:top w:val="none" w:sz="0" w:space="0" w:color="auto"/>
        <w:left w:val="none" w:sz="0" w:space="0" w:color="auto"/>
        <w:bottom w:val="none" w:sz="0" w:space="0" w:color="auto"/>
        <w:right w:val="none" w:sz="0" w:space="0" w:color="auto"/>
      </w:divBdr>
    </w:div>
    <w:div w:id="696933283">
      <w:bodyDiv w:val="1"/>
      <w:marLeft w:val="0"/>
      <w:marRight w:val="0"/>
      <w:marTop w:val="0"/>
      <w:marBottom w:val="0"/>
      <w:divBdr>
        <w:top w:val="none" w:sz="0" w:space="0" w:color="auto"/>
        <w:left w:val="none" w:sz="0" w:space="0" w:color="auto"/>
        <w:bottom w:val="none" w:sz="0" w:space="0" w:color="auto"/>
        <w:right w:val="none" w:sz="0" w:space="0" w:color="auto"/>
      </w:divBdr>
    </w:div>
    <w:div w:id="721753044">
      <w:bodyDiv w:val="1"/>
      <w:marLeft w:val="0"/>
      <w:marRight w:val="0"/>
      <w:marTop w:val="0"/>
      <w:marBottom w:val="0"/>
      <w:divBdr>
        <w:top w:val="none" w:sz="0" w:space="0" w:color="auto"/>
        <w:left w:val="none" w:sz="0" w:space="0" w:color="auto"/>
        <w:bottom w:val="none" w:sz="0" w:space="0" w:color="auto"/>
        <w:right w:val="none" w:sz="0" w:space="0" w:color="auto"/>
      </w:divBdr>
    </w:div>
    <w:div w:id="745298552">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790515683">
      <w:bodyDiv w:val="1"/>
      <w:marLeft w:val="0"/>
      <w:marRight w:val="0"/>
      <w:marTop w:val="0"/>
      <w:marBottom w:val="0"/>
      <w:divBdr>
        <w:top w:val="none" w:sz="0" w:space="0" w:color="auto"/>
        <w:left w:val="none" w:sz="0" w:space="0" w:color="auto"/>
        <w:bottom w:val="none" w:sz="0" w:space="0" w:color="auto"/>
        <w:right w:val="none" w:sz="0" w:space="0" w:color="auto"/>
      </w:divBdr>
    </w:div>
    <w:div w:id="800391743">
      <w:bodyDiv w:val="1"/>
      <w:marLeft w:val="0"/>
      <w:marRight w:val="0"/>
      <w:marTop w:val="0"/>
      <w:marBottom w:val="0"/>
      <w:divBdr>
        <w:top w:val="none" w:sz="0" w:space="0" w:color="auto"/>
        <w:left w:val="none" w:sz="0" w:space="0" w:color="auto"/>
        <w:bottom w:val="none" w:sz="0" w:space="0" w:color="auto"/>
        <w:right w:val="none" w:sz="0" w:space="0" w:color="auto"/>
      </w:divBdr>
    </w:div>
    <w:div w:id="807432200">
      <w:bodyDiv w:val="1"/>
      <w:marLeft w:val="0"/>
      <w:marRight w:val="0"/>
      <w:marTop w:val="0"/>
      <w:marBottom w:val="0"/>
      <w:divBdr>
        <w:top w:val="none" w:sz="0" w:space="0" w:color="auto"/>
        <w:left w:val="none" w:sz="0" w:space="0" w:color="auto"/>
        <w:bottom w:val="none" w:sz="0" w:space="0" w:color="auto"/>
        <w:right w:val="none" w:sz="0" w:space="0" w:color="auto"/>
      </w:divBdr>
    </w:div>
    <w:div w:id="861287800">
      <w:bodyDiv w:val="1"/>
      <w:marLeft w:val="0"/>
      <w:marRight w:val="0"/>
      <w:marTop w:val="0"/>
      <w:marBottom w:val="0"/>
      <w:divBdr>
        <w:top w:val="none" w:sz="0" w:space="0" w:color="auto"/>
        <w:left w:val="none" w:sz="0" w:space="0" w:color="auto"/>
        <w:bottom w:val="none" w:sz="0" w:space="0" w:color="auto"/>
        <w:right w:val="none" w:sz="0" w:space="0" w:color="auto"/>
      </w:divBdr>
    </w:div>
    <w:div w:id="913011726">
      <w:bodyDiv w:val="1"/>
      <w:marLeft w:val="0"/>
      <w:marRight w:val="0"/>
      <w:marTop w:val="0"/>
      <w:marBottom w:val="0"/>
      <w:divBdr>
        <w:top w:val="none" w:sz="0" w:space="0" w:color="auto"/>
        <w:left w:val="none" w:sz="0" w:space="0" w:color="auto"/>
        <w:bottom w:val="none" w:sz="0" w:space="0" w:color="auto"/>
        <w:right w:val="none" w:sz="0" w:space="0" w:color="auto"/>
      </w:divBdr>
    </w:div>
    <w:div w:id="919826552">
      <w:bodyDiv w:val="1"/>
      <w:marLeft w:val="0"/>
      <w:marRight w:val="0"/>
      <w:marTop w:val="0"/>
      <w:marBottom w:val="0"/>
      <w:divBdr>
        <w:top w:val="none" w:sz="0" w:space="0" w:color="auto"/>
        <w:left w:val="none" w:sz="0" w:space="0" w:color="auto"/>
        <w:bottom w:val="none" w:sz="0" w:space="0" w:color="auto"/>
        <w:right w:val="none" w:sz="0" w:space="0" w:color="auto"/>
      </w:divBdr>
    </w:div>
    <w:div w:id="952175142">
      <w:bodyDiv w:val="1"/>
      <w:marLeft w:val="0"/>
      <w:marRight w:val="0"/>
      <w:marTop w:val="0"/>
      <w:marBottom w:val="0"/>
      <w:divBdr>
        <w:top w:val="none" w:sz="0" w:space="0" w:color="auto"/>
        <w:left w:val="none" w:sz="0" w:space="0" w:color="auto"/>
        <w:bottom w:val="none" w:sz="0" w:space="0" w:color="auto"/>
        <w:right w:val="none" w:sz="0" w:space="0" w:color="auto"/>
      </w:divBdr>
    </w:div>
    <w:div w:id="958881301">
      <w:bodyDiv w:val="1"/>
      <w:marLeft w:val="0"/>
      <w:marRight w:val="0"/>
      <w:marTop w:val="0"/>
      <w:marBottom w:val="0"/>
      <w:divBdr>
        <w:top w:val="none" w:sz="0" w:space="0" w:color="auto"/>
        <w:left w:val="none" w:sz="0" w:space="0" w:color="auto"/>
        <w:bottom w:val="none" w:sz="0" w:space="0" w:color="auto"/>
        <w:right w:val="none" w:sz="0" w:space="0" w:color="auto"/>
      </w:divBdr>
    </w:div>
    <w:div w:id="983241756">
      <w:bodyDiv w:val="1"/>
      <w:marLeft w:val="0"/>
      <w:marRight w:val="0"/>
      <w:marTop w:val="0"/>
      <w:marBottom w:val="0"/>
      <w:divBdr>
        <w:top w:val="none" w:sz="0" w:space="0" w:color="auto"/>
        <w:left w:val="none" w:sz="0" w:space="0" w:color="auto"/>
        <w:bottom w:val="none" w:sz="0" w:space="0" w:color="auto"/>
        <w:right w:val="none" w:sz="0" w:space="0" w:color="auto"/>
      </w:divBdr>
    </w:div>
    <w:div w:id="1013996934">
      <w:bodyDiv w:val="1"/>
      <w:marLeft w:val="0"/>
      <w:marRight w:val="0"/>
      <w:marTop w:val="0"/>
      <w:marBottom w:val="0"/>
      <w:divBdr>
        <w:top w:val="none" w:sz="0" w:space="0" w:color="auto"/>
        <w:left w:val="none" w:sz="0" w:space="0" w:color="auto"/>
        <w:bottom w:val="none" w:sz="0" w:space="0" w:color="auto"/>
        <w:right w:val="none" w:sz="0" w:space="0" w:color="auto"/>
      </w:divBdr>
    </w:div>
    <w:div w:id="1020280854">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82069439">
      <w:bodyDiv w:val="1"/>
      <w:marLeft w:val="0"/>
      <w:marRight w:val="0"/>
      <w:marTop w:val="0"/>
      <w:marBottom w:val="0"/>
      <w:divBdr>
        <w:top w:val="none" w:sz="0" w:space="0" w:color="auto"/>
        <w:left w:val="none" w:sz="0" w:space="0" w:color="auto"/>
        <w:bottom w:val="none" w:sz="0" w:space="0" w:color="auto"/>
        <w:right w:val="none" w:sz="0" w:space="0" w:color="auto"/>
      </w:divBdr>
    </w:div>
    <w:div w:id="1087581147">
      <w:bodyDiv w:val="1"/>
      <w:marLeft w:val="0"/>
      <w:marRight w:val="0"/>
      <w:marTop w:val="0"/>
      <w:marBottom w:val="0"/>
      <w:divBdr>
        <w:top w:val="none" w:sz="0" w:space="0" w:color="auto"/>
        <w:left w:val="none" w:sz="0" w:space="0" w:color="auto"/>
        <w:bottom w:val="none" w:sz="0" w:space="0" w:color="auto"/>
        <w:right w:val="none" w:sz="0" w:space="0" w:color="auto"/>
      </w:divBdr>
    </w:div>
    <w:div w:id="1183124875">
      <w:bodyDiv w:val="1"/>
      <w:marLeft w:val="0"/>
      <w:marRight w:val="0"/>
      <w:marTop w:val="0"/>
      <w:marBottom w:val="0"/>
      <w:divBdr>
        <w:top w:val="none" w:sz="0" w:space="0" w:color="auto"/>
        <w:left w:val="none" w:sz="0" w:space="0" w:color="auto"/>
        <w:bottom w:val="none" w:sz="0" w:space="0" w:color="auto"/>
        <w:right w:val="none" w:sz="0" w:space="0" w:color="auto"/>
      </w:divBdr>
    </w:div>
    <w:div w:id="1225876047">
      <w:bodyDiv w:val="1"/>
      <w:marLeft w:val="0"/>
      <w:marRight w:val="0"/>
      <w:marTop w:val="0"/>
      <w:marBottom w:val="0"/>
      <w:divBdr>
        <w:top w:val="none" w:sz="0" w:space="0" w:color="auto"/>
        <w:left w:val="none" w:sz="0" w:space="0" w:color="auto"/>
        <w:bottom w:val="none" w:sz="0" w:space="0" w:color="auto"/>
        <w:right w:val="none" w:sz="0" w:space="0" w:color="auto"/>
      </w:divBdr>
    </w:div>
    <w:div w:id="1248881710">
      <w:bodyDiv w:val="1"/>
      <w:marLeft w:val="0"/>
      <w:marRight w:val="0"/>
      <w:marTop w:val="0"/>
      <w:marBottom w:val="0"/>
      <w:divBdr>
        <w:top w:val="none" w:sz="0" w:space="0" w:color="auto"/>
        <w:left w:val="none" w:sz="0" w:space="0" w:color="auto"/>
        <w:bottom w:val="none" w:sz="0" w:space="0" w:color="auto"/>
        <w:right w:val="none" w:sz="0" w:space="0" w:color="auto"/>
      </w:divBdr>
    </w:div>
    <w:div w:id="1319648430">
      <w:bodyDiv w:val="1"/>
      <w:marLeft w:val="0"/>
      <w:marRight w:val="0"/>
      <w:marTop w:val="0"/>
      <w:marBottom w:val="0"/>
      <w:divBdr>
        <w:top w:val="none" w:sz="0" w:space="0" w:color="auto"/>
        <w:left w:val="none" w:sz="0" w:space="0" w:color="auto"/>
        <w:bottom w:val="none" w:sz="0" w:space="0" w:color="auto"/>
        <w:right w:val="none" w:sz="0" w:space="0" w:color="auto"/>
      </w:divBdr>
    </w:div>
    <w:div w:id="1320691867">
      <w:bodyDiv w:val="1"/>
      <w:marLeft w:val="0"/>
      <w:marRight w:val="0"/>
      <w:marTop w:val="0"/>
      <w:marBottom w:val="0"/>
      <w:divBdr>
        <w:top w:val="none" w:sz="0" w:space="0" w:color="auto"/>
        <w:left w:val="none" w:sz="0" w:space="0" w:color="auto"/>
        <w:bottom w:val="none" w:sz="0" w:space="0" w:color="auto"/>
        <w:right w:val="none" w:sz="0" w:space="0" w:color="auto"/>
      </w:divBdr>
    </w:div>
    <w:div w:id="1338852118">
      <w:bodyDiv w:val="1"/>
      <w:marLeft w:val="0"/>
      <w:marRight w:val="0"/>
      <w:marTop w:val="0"/>
      <w:marBottom w:val="0"/>
      <w:divBdr>
        <w:top w:val="none" w:sz="0" w:space="0" w:color="auto"/>
        <w:left w:val="none" w:sz="0" w:space="0" w:color="auto"/>
        <w:bottom w:val="none" w:sz="0" w:space="0" w:color="auto"/>
        <w:right w:val="none" w:sz="0" w:space="0" w:color="auto"/>
      </w:divBdr>
    </w:div>
    <w:div w:id="1348678626">
      <w:bodyDiv w:val="1"/>
      <w:marLeft w:val="0"/>
      <w:marRight w:val="0"/>
      <w:marTop w:val="0"/>
      <w:marBottom w:val="0"/>
      <w:divBdr>
        <w:top w:val="none" w:sz="0" w:space="0" w:color="auto"/>
        <w:left w:val="none" w:sz="0" w:space="0" w:color="auto"/>
        <w:bottom w:val="none" w:sz="0" w:space="0" w:color="auto"/>
        <w:right w:val="none" w:sz="0" w:space="0" w:color="auto"/>
      </w:divBdr>
    </w:div>
    <w:div w:id="1356465915">
      <w:bodyDiv w:val="1"/>
      <w:marLeft w:val="0"/>
      <w:marRight w:val="0"/>
      <w:marTop w:val="0"/>
      <w:marBottom w:val="0"/>
      <w:divBdr>
        <w:top w:val="none" w:sz="0" w:space="0" w:color="auto"/>
        <w:left w:val="none" w:sz="0" w:space="0" w:color="auto"/>
        <w:bottom w:val="none" w:sz="0" w:space="0" w:color="auto"/>
        <w:right w:val="none" w:sz="0" w:space="0" w:color="auto"/>
      </w:divBdr>
    </w:div>
    <w:div w:id="1363901957">
      <w:bodyDiv w:val="1"/>
      <w:marLeft w:val="0"/>
      <w:marRight w:val="0"/>
      <w:marTop w:val="0"/>
      <w:marBottom w:val="0"/>
      <w:divBdr>
        <w:top w:val="none" w:sz="0" w:space="0" w:color="auto"/>
        <w:left w:val="none" w:sz="0" w:space="0" w:color="auto"/>
        <w:bottom w:val="none" w:sz="0" w:space="0" w:color="auto"/>
        <w:right w:val="none" w:sz="0" w:space="0" w:color="auto"/>
      </w:divBdr>
    </w:div>
    <w:div w:id="142587720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32580529">
      <w:bodyDiv w:val="1"/>
      <w:marLeft w:val="0"/>
      <w:marRight w:val="0"/>
      <w:marTop w:val="0"/>
      <w:marBottom w:val="0"/>
      <w:divBdr>
        <w:top w:val="none" w:sz="0" w:space="0" w:color="auto"/>
        <w:left w:val="none" w:sz="0" w:space="0" w:color="auto"/>
        <w:bottom w:val="none" w:sz="0" w:space="0" w:color="auto"/>
        <w:right w:val="none" w:sz="0" w:space="0" w:color="auto"/>
      </w:divBdr>
    </w:div>
    <w:div w:id="1436363221">
      <w:bodyDiv w:val="1"/>
      <w:marLeft w:val="0"/>
      <w:marRight w:val="0"/>
      <w:marTop w:val="0"/>
      <w:marBottom w:val="0"/>
      <w:divBdr>
        <w:top w:val="none" w:sz="0" w:space="0" w:color="auto"/>
        <w:left w:val="none" w:sz="0" w:space="0" w:color="auto"/>
        <w:bottom w:val="none" w:sz="0" w:space="0" w:color="auto"/>
        <w:right w:val="none" w:sz="0" w:space="0" w:color="auto"/>
      </w:divBdr>
    </w:div>
    <w:div w:id="1474827570">
      <w:bodyDiv w:val="1"/>
      <w:marLeft w:val="0"/>
      <w:marRight w:val="0"/>
      <w:marTop w:val="0"/>
      <w:marBottom w:val="0"/>
      <w:divBdr>
        <w:top w:val="none" w:sz="0" w:space="0" w:color="auto"/>
        <w:left w:val="none" w:sz="0" w:space="0" w:color="auto"/>
        <w:bottom w:val="none" w:sz="0" w:space="0" w:color="auto"/>
        <w:right w:val="none" w:sz="0" w:space="0" w:color="auto"/>
      </w:divBdr>
    </w:div>
    <w:div w:id="1477409992">
      <w:bodyDiv w:val="1"/>
      <w:marLeft w:val="0"/>
      <w:marRight w:val="0"/>
      <w:marTop w:val="0"/>
      <w:marBottom w:val="0"/>
      <w:divBdr>
        <w:top w:val="none" w:sz="0" w:space="0" w:color="auto"/>
        <w:left w:val="none" w:sz="0" w:space="0" w:color="auto"/>
        <w:bottom w:val="none" w:sz="0" w:space="0" w:color="auto"/>
        <w:right w:val="none" w:sz="0" w:space="0" w:color="auto"/>
      </w:divBdr>
    </w:div>
    <w:div w:id="1488865460">
      <w:bodyDiv w:val="1"/>
      <w:marLeft w:val="0"/>
      <w:marRight w:val="0"/>
      <w:marTop w:val="0"/>
      <w:marBottom w:val="0"/>
      <w:divBdr>
        <w:top w:val="none" w:sz="0" w:space="0" w:color="auto"/>
        <w:left w:val="none" w:sz="0" w:space="0" w:color="auto"/>
        <w:bottom w:val="none" w:sz="0" w:space="0" w:color="auto"/>
        <w:right w:val="none" w:sz="0" w:space="0" w:color="auto"/>
      </w:divBdr>
    </w:div>
    <w:div w:id="1499613820">
      <w:bodyDiv w:val="1"/>
      <w:marLeft w:val="0"/>
      <w:marRight w:val="0"/>
      <w:marTop w:val="0"/>
      <w:marBottom w:val="0"/>
      <w:divBdr>
        <w:top w:val="none" w:sz="0" w:space="0" w:color="auto"/>
        <w:left w:val="none" w:sz="0" w:space="0" w:color="auto"/>
        <w:bottom w:val="none" w:sz="0" w:space="0" w:color="auto"/>
        <w:right w:val="none" w:sz="0" w:space="0" w:color="auto"/>
      </w:divBdr>
    </w:div>
    <w:div w:id="1514606397">
      <w:bodyDiv w:val="1"/>
      <w:marLeft w:val="0"/>
      <w:marRight w:val="0"/>
      <w:marTop w:val="0"/>
      <w:marBottom w:val="0"/>
      <w:divBdr>
        <w:top w:val="none" w:sz="0" w:space="0" w:color="auto"/>
        <w:left w:val="none" w:sz="0" w:space="0" w:color="auto"/>
        <w:bottom w:val="none" w:sz="0" w:space="0" w:color="auto"/>
        <w:right w:val="none" w:sz="0" w:space="0" w:color="auto"/>
      </w:divBdr>
    </w:div>
    <w:div w:id="1522817859">
      <w:bodyDiv w:val="1"/>
      <w:marLeft w:val="0"/>
      <w:marRight w:val="0"/>
      <w:marTop w:val="0"/>
      <w:marBottom w:val="0"/>
      <w:divBdr>
        <w:top w:val="none" w:sz="0" w:space="0" w:color="auto"/>
        <w:left w:val="none" w:sz="0" w:space="0" w:color="auto"/>
        <w:bottom w:val="none" w:sz="0" w:space="0" w:color="auto"/>
        <w:right w:val="none" w:sz="0" w:space="0" w:color="auto"/>
      </w:divBdr>
    </w:div>
    <w:div w:id="1540362228">
      <w:bodyDiv w:val="1"/>
      <w:marLeft w:val="0"/>
      <w:marRight w:val="0"/>
      <w:marTop w:val="0"/>
      <w:marBottom w:val="0"/>
      <w:divBdr>
        <w:top w:val="none" w:sz="0" w:space="0" w:color="auto"/>
        <w:left w:val="none" w:sz="0" w:space="0" w:color="auto"/>
        <w:bottom w:val="none" w:sz="0" w:space="0" w:color="auto"/>
        <w:right w:val="none" w:sz="0" w:space="0" w:color="auto"/>
      </w:divBdr>
    </w:div>
    <w:div w:id="1541556494">
      <w:bodyDiv w:val="1"/>
      <w:marLeft w:val="0"/>
      <w:marRight w:val="0"/>
      <w:marTop w:val="0"/>
      <w:marBottom w:val="0"/>
      <w:divBdr>
        <w:top w:val="none" w:sz="0" w:space="0" w:color="auto"/>
        <w:left w:val="none" w:sz="0" w:space="0" w:color="auto"/>
        <w:bottom w:val="none" w:sz="0" w:space="0" w:color="auto"/>
        <w:right w:val="none" w:sz="0" w:space="0" w:color="auto"/>
      </w:divBdr>
    </w:div>
    <w:div w:id="1620188406">
      <w:bodyDiv w:val="1"/>
      <w:marLeft w:val="0"/>
      <w:marRight w:val="0"/>
      <w:marTop w:val="0"/>
      <w:marBottom w:val="0"/>
      <w:divBdr>
        <w:top w:val="none" w:sz="0" w:space="0" w:color="auto"/>
        <w:left w:val="none" w:sz="0" w:space="0" w:color="auto"/>
        <w:bottom w:val="none" w:sz="0" w:space="0" w:color="auto"/>
        <w:right w:val="none" w:sz="0" w:space="0" w:color="auto"/>
      </w:divBdr>
    </w:div>
    <w:div w:id="1622300529">
      <w:bodyDiv w:val="1"/>
      <w:marLeft w:val="0"/>
      <w:marRight w:val="0"/>
      <w:marTop w:val="0"/>
      <w:marBottom w:val="0"/>
      <w:divBdr>
        <w:top w:val="none" w:sz="0" w:space="0" w:color="auto"/>
        <w:left w:val="none" w:sz="0" w:space="0" w:color="auto"/>
        <w:bottom w:val="none" w:sz="0" w:space="0" w:color="auto"/>
        <w:right w:val="none" w:sz="0" w:space="0" w:color="auto"/>
      </w:divBdr>
    </w:div>
    <w:div w:id="1657223830">
      <w:bodyDiv w:val="1"/>
      <w:marLeft w:val="0"/>
      <w:marRight w:val="0"/>
      <w:marTop w:val="0"/>
      <w:marBottom w:val="0"/>
      <w:divBdr>
        <w:top w:val="none" w:sz="0" w:space="0" w:color="auto"/>
        <w:left w:val="none" w:sz="0" w:space="0" w:color="auto"/>
        <w:bottom w:val="none" w:sz="0" w:space="0" w:color="auto"/>
        <w:right w:val="none" w:sz="0" w:space="0" w:color="auto"/>
      </w:divBdr>
    </w:div>
    <w:div w:id="1667972378">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33773593">
      <w:bodyDiv w:val="1"/>
      <w:marLeft w:val="0"/>
      <w:marRight w:val="0"/>
      <w:marTop w:val="0"/>
      <w:marBottom w:val="0"/>
      <w:divBdr>
        <w:top w:val="none" w:sz="0" w:space="0" w:color="auto"/>
        <w:left w:val="none" w:sz="0" w:space="0" w:color="auto"/>
        <w:bottom w:val="none" w:sz="0" w:space="0" w:color="auto"/>
        <w:right w:val="none" w:sz="0" w:space="0" w:color="auto"/>
      </w:divBdr>
    </w:div>
    <w:div w:id="1762264396">
      <w:bodyDiv w:val="1"/>
      <w:marLeft w:val="0"/>
      <w:marRight w:val="0"/>
      <w:marTop w:val="0"/>
      <w:marBottom w:val="0"/>
      <w:divBdr>
        <w:top w:val="none" w:sz="0" w:space="0" w:color="auto"/>
        <w:left w:val="none" w:sz="0" w:space="0" w:color="auto"/>
        <w:bottom w:val="none" w:sz="0" w:space="0" w:color="auto"/>
        <w:right w:val="none" w:sz="0" w:space="0" w:color="auto"/>
      </w:divBdr>
    </w:div>
    <w:div w:id="1767996008">
      <w:bodyDiv w:val="1"/>
      <w:marLeft w:val="0"/>
      <w:marRight w:val="0"/>
      <w:marTop w:val="0"/>
      <w:marBottom w:val="0"/>
      <w:divBdr>
        <w:top w:val="none" w:sz="0" w:space="0" w:color="auto"/>
        <w:left w:val="none" w:sz="0" w:space="0" w:color="auto"/>
        <w:bottom w:val="none" w:sz="0" w:space="0" w:color="auto"/>
        <w:right w:val="none" w:sz="0" w:space="0" w:color="auto"/>
      </w:divBdr>
    </w:div>
    <w:div w:id="1777671188">
      <w:bodyDiv w:val="1"/>
      <w:marLeft w:val="0"/>
      <w:marRight w:val="0"/>
      <w:marTop w:val="0"/>
      <w:marBottom w:val="0"/>
      <w:divBdr>
        <w:top w:val="none" w:sz="0" w:space="0" w:color="auto"/>
        <w:left w:val="none" w:sz="0" w:space="0" w:color="auto"/>
        <w:bottom w:val="none" w:sz="0" w:space="0" w:color="auto"/>
        <w:right w:val="none" w:sz="0" w:space="0" w:color="auto"/>
      </w:divBdr>
    </w:div>
    <w:div w:id="1781871299">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35562687">
      <w:bodyDiv w:val="1"/>
      <w:marLeft w:val="0"/>
      <w:marRight w:val="0"/>
      <w:marTop w:val="0"/>
      <w:marBottom w:val="0"/>
      <w:divBdr>
        <w:top w:val="none" w:sz="0" w:space="0" w:color="auto"/>
        <w:left w:val="none" w:sz="0" w:space="0" w:color="auto"/>
        <w:bottom w:val="none" w:sz="0" w:space="0" w:color="auto"/>
        <w:right w:val="none" w:sz="0" w:space="0" w:color="auto"/>
      </w:divBdr>
    </w:div>
    <w:div w:id="1837260396">
      <w:bodyDiv w:val="1"/>
      <w:marLeft w:val="0"/>
      <w:marRight w:val="0"/>
      <w:marTop w:val="0"/>
      <w:marBottom w:val="0"/>
      <w:divBdr>
        <w:top w:val="none" w:sz="0" w:space="0" w:color="auto"/>
        <w:left w:val="none" w:sz="0" w:space="0" w:color="auto"/>
        <w:bottom w:val="none" w:sz="0" w:space="0" w:color="auto"/>
        <w:right w:val="none" w:sz="0" w:space="0" w:color="auto"/>
      </w:divBdr>
    </w:div>
    <w:div w:id="1890264293">
      <w:bodyDiv w:val="1"/>
      <w:marLeft w:val="0"/>
      <w:marRight w:val="0"/>
      <w:marTop w:val="0"/>
      <w:marBottom w:val="0"/>
      <w:divBdr>
        <w:top w:val="none" w:sz="0" w:space="0" w:color="auto"/>
        <w:left w:val="none" w:sz="0" w:space="0" w:color="auto"/>
        <w:bottom w:val="none" w:sz="0" w:space="0" w:color="auto"/>
        <w:right w:val="none" w:sz="0" w:space="0" w:color="auto"/>
      </w:divBdr>
    </w:div>
    <w:div w:id="1903714151">
      <w:bodyDiv w:val="1"/>
      <w:marLeft w:val="0"/>
      <w:marRight w:val="0"/>
      <w:marTop w:val="0"/>
      <w:marBottom w:val="0"/>
      <w:divBdr>
        <w:top w:val="none" w:sz="0" w:space="0" w:color="auto"/>
        <w:left w:val="none" w:sz="0" w:space="0" w:color="auto"/>
        <w:bottom w:val="none" w:sz="0" w:space="0" w:color="auto"/>
        <w:right w:val="none" w:sz="0" w:space="0" w:color="auto"/>
      </w:divBdr>
    </w:div>
    <w:div w:id="1904674567">
      <w:bodyDiv w:val="1"/>
      <w:marLeft w:val="0"/>
      <w:marRight w:val="0"/>
      <w:marTop w:val="0"/>
      <w:marBottom w:val="0"/>
      <w:divBdr>
        <w:top w:val="none" w:sz="0" w:space="0" w:color="auto"/>
        <w:left w:val="none" w:sz="0" w:space="0" w:color="auto"/>
        <w:bottom w:val="none" w:sz="0" w:space="0" w:color="auto"/>
        <w:right w:val="none" w:sz="0" w:space="0" w:color="auto"/>
      </w:divBdr>
    </w:div>
    <w:div w:id="1916667169">
      <w:bodyDiv w:val="1"/>
      <w:marLeft w:val="0"/>
      <w:marRight w:val="0"/>
      <w:marTop w:val="0"/>
      <w:marBottom w:val="0"/>
      <w:divBdr>
        <w:top w:val="none" w:sz="0" w:space="0" w:color="auto"/>
        <w:left w:val="none" w:sz="0" w:space="0" w:color="auto"/>
        <w:bottom w:val="none" w:sz="0" w:space="0" w:color="auto"/>
        <w:right w:val="none" w:sz="0" w:space="0" w:color="auto"/>
      </w:divBdr>
    </w:div>
    <w:div w:id="1976177300">
      <w:bodyDiv w:val="1"/>
      <w:marLeft w:val="0"/>
      <w:marRight w:val="0"/>
      <w:marTop w:val="0"/>
      <w:marBottom w:val="0"/>
      <w:divBdr>
        <w:top w:val="none" w:sz="0" w:space="0" w:color="auto"/>
        <w:left w:val="none" w:sz="0" w:space="0" w:color="auto"/>
        <w:bottom w:val="none" w:sz="0" w:space="0" w:color="auto"/>
        <w:right w:val="none" w:sz="0" w:space="0" w:color="auto"/>
      </w:divBdr>
    </w:div>
    <w:div w:id="1986618869">
      <w:bodyDiv w:val="1"/>
      <w:marLeft w:val="0"/>
      <w:marRight w:val="0"/>
      <w:marTop w:val="0"/>
      <w:marBottom w:val="0"/>
      <w:divBdr>
        <w:top w:val="none" w:sz="0" w:space="0" w:color="auto"/>
        <w:left w:val="none" w:sz="0" w:space="0" w:color="auto"/>
        <w:bottom w:val="none" w:sz="0" w:space="0" w:color="auto"/>
        <w:right w:val="none" w:sz="0" w:space="0" w:color="auto"/>
      </w:divBdr>
    </w:div>
    <w:div w:id="1986859168">
      <w:bodyDiv w:val="1"/>
      <w:marLeft w:val="0"/>
      <w:marRight w:val="0"/>
      <w:marTop w:val="0"/>
      <w:marBottom w:val="0"/>
      <w:divBdr>
        <w:top w:val="none" w:sz="0" w:space="0" w:color="auto"/>
        <w:left w:val="none" w:sz="0" w:space="0" w:color="auto"/>
        <w:bottom w:val="none" w:sz="0" w:space="0" w:color="auto"/>
        <w:right w:val="none" w:sz="0" w:space="0" w:color="auto"/>
      </w:divBdr>
    </w:div>
    <w:div w:id="2018773423">
      <w:bodyDiv w:val="1"/>
      <w:marLeft w:val="0"/>
      <w:marRight w:val="0"/>
      <w:marTop w:val="0"/>
      <w:marBottom w:val="0"/>
      <w:divBdr>
        <w:top w:val="none" w:sz="0" w:space="0" w:color="auto"/>
        <w:left w:val="none" w:sz="0" w:space="0" w:color="auto"/>
        <w:bottom w:val="none" w:sz="0" w:space="0" w:color="auto"/>
        <w:right w:val="none" w:sz="0" w:space="0" w:color="auto"/>
      </w:divBdr>
    </w:div>
    <w:div w:id="2020083318">
      <w:bodyDiv w:val="1"/>
      <w:marLeft w:val="0"/>
      <w:marRight w:val="0"/>
      <w:marTop w:val="0"/>
      <w:marBottom w:val="0"/>
      <w:divBdr>
        <w:top w:val="none" w:sz="0" w:space="0" w:color="auto"/>
        <w:left w:val="none" w:sz="0" w:space="0" w:color="auto"/>
        <w:bottom w:val="none" w:sz="0" w:space="0" w:color="auto"/>
        <w:right w:val="none" w:sz="0" w:space="0" w:color="auto"/>
      </w:divBdr>
    </w:div>
    <w:div w:id="2061710130">
      <w:bodyDiv w:val="1"/>
      <w:marLeft w:val="0"/>
      <w:marRight w:val="0"/>
      <w:marTop w:val="0"/>
      <w:marBottom w:val="0"/>
      <w:divBdr>
        <w:top w:val="none" w:sz="0" w:space="0" w:color="auto"/>
        <w:left w:val="none" w:sz="0" w:space="0" w:color="auto"/>
        <w:bottom w:val="none" w:sz="0" w:space="0" w:color="auto"/>
        <w:right w:val="none" w:sz="0" w:space="0" w:color="auto"/>
      </w:divBdr>
    </w:div>
    <w:div w:id="2061784347">
      <w:bodyDiv w:val="1"/>
      <w:marLeft w:val="0"/>
      <w:marRight w:val="0"/>
      <w:marTop w:val="0"/>
      <w:marBottom w:val="0"/>
      <w:divBdr>
        <w:top w:val="none" w:sz="0" w:space="0" w:color="auto"/>
        <w:left w:val="none" w:sz="0" w:space="0" w:color="auto"/>
        <w:bottom w:val="none" w:sz="0" w:space="0" w:color="auto"/>
        <w:right w:val="none" w:sz="0" w:space="0" w:color="auto"/>
      </w:divBdr>
    </w:div>
    <w:div w:id="2124954739">
      <w:bodyDiv w:val="1"/>
      <w:marLeft w:val="0"/>
      <w:marRight w:val="0"/>
      <w:marTop w:val="0"/>
      <w:marBottom w:val="0"/>
      <w:divBdr>
        <w:top w:val="none" w:sz="0" w:space="0" w:color="auto"/>
        <w:left w:val="none" w:sz="0" w:space="0" w:color="auto"/>
        <w:bottom w:val="none" w:sz="0" w:space="0" w:color="auto"/>
        <w:right w:val="none" w:sz="0" w:space="0" w:color="auto"/>
      </w:divBdr>
    </w:div>
    <w:div w:id="2129465757">
      <w:bodyDiv w:val="1"/>
      <w:marLeft w:val="0"/>
      <w:marRight w:val="0"/>
      <w:marTop w:val="0"/>
      <w:marBottom w:val="0"/>
      <w:divBdr>
        <w:top w:val="none" w:sz="0" w:space="0" w:color="auto"/>
        <w:left w:val="none" w:sz="0" w:space="0" w:color="auto"/>
        <w:bottom w:val="none" w:sz="0" w:space="0" w:color="auto"/>
        <w:right w:val="none" w:sz="0" w:space="0" w:color="auto"/>
      </w:divBdr>
    </w:div>
    <w:div w:id="213741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aves-vagues.dfo-mpo.gc.ca/Library/254420-00.pdf" TargetMode="External"/><Relationship Id="rId21" Type="http://schemas.openxmlformats.org/officeDocument/2006/relationships/image" Target="media/image8.png"/><Relationship Id="rId34" Type="http://schemas.openxmlformats.org/officeDocument/2006/relationships/hyperlink" Target="https://www.dfo-mpo.gc.ca/species-especes/sara-lep/map-carte/index-eng.html" TargetMode="External"/><Relationship Id="rId42" Type="http://schemas.openxmlformats.org/officeDocument/2006/relationships/hyperlink" Target="https://journals.plos.org/plosone/article?id=10.1371/journal.pone.0077908"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6.png"/><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aves-vagues.dfo-mpo.gc.ca/Library/281840.pdf" TargetMode="External"/><Relationship Id="rId40" Type="http://schemas.openxmlformats.org/officeDocument/2006/relationships/hyperlink" Target="https://www.researchgate.net/publication/233638567_Factors_Affecting_the_Responses_of_Marine_Mammals_to_Acoustic_Disturbance" TargetMode="External"/><Relationship Id="rId45" Type="http://schemas.openxmlformats.org/officeDocument/2006/relationships/hyperlink" Target="https://waves-vagues.dfo-mpo.gc.ca/Library/40654345.pdf"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aves-vagues.dfo-mpo.gc.ca/Library/40622745.pdf"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un.org/Depts/los/global_reporting/WOA_RPROC/Chapter_37.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aves-vagues.dfo-mpo.gc.ca/Library/353989.pdf" TargetMode="External"/><Relationship Id="rId43" Type="http://schemas.openxmlformats.org/officeDocument/2006/relationships/hyperlink" Target="https://journals.plos.org/plosone/article?id=10.1371/journal.pone.0043966" TargetMode="External"/><Relationship Id="rId48" Type="http://schemas.microsoft.com/office/2011/relationships/people" Target="people.xml"/><Relationship Id="rId8" Type="http://schemas.openxmlformats.org/officeDocument/2006/relationships/hyperlink" Target="https://www.lib.sfu.ca/help/publish/thesis/format/declaration-committee" TargetMode="External"/><Relationship Id="rId3" Type="http://schemas.openxmlformats.org/officeDocument/2006/relationships/styles" Target="styl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image" Target="media/image12.png"/><Relationship Id="rId33" Type="http://schemas.openxmlformats.org/officeDocument/2006/relationships/hyperlink" Target="https://www.dfo-mpo.gc.ca/species-especes/sara-lep/identify-eng.html" TargetMode="External"/><Relationship Id="rId38" Type="http://schemas.openxmlformats.org/officeDocument/2006/relationships/hyperlink" Target="https://www.bmis-bycatch.org/system/files/zotero_attachments/library_1/DL6ER5VA%20-%20Reeves%20et%20al.%20-%202013%20-%20Marine%20mammal%20bycatch%20in%20gillnet%20and%20other%20entangl.pdf" TargetMode="External"/><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hyperlink" Target="https://www.pnas.org/content/114/44/1178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ZKe02</b:Tag>
    <b:SourceType>JournalArticle</b:SourceType>
    <b:Guid>{29DFE055-BA2C-44B1-8775-10F9B1E1D44C}</b:Guid>
    <b:Title>Visualization for Fisheries Management from a Spatiotemporal Perspective</b:Title>
    <b:Year>2002</b:Year>
    <b:Author>
      <b:Author>
        <b:Corporate>Z. Kemp and G. Meaden</b:Corporate>
      </b:Author>
    </b:Author>
    <b:RefOrder>1</b:RefOrder>
  </b:Source>
  <b:Source>
    <b:Tag>Sha18</b:Tag>
    <b:SourceType>JournalArticle</b:SourceType>
    <b:Guid>{CA7DBC67-04A6-4D91-9E0D-136408222381}</b:Guid>
    <b:Author>
      <b:Author>
        <b:Corporate>Sharon Benjamin, Min-Yang Lee, Geret DePiper</b:Corporate>
      </b:Author>
    </b:Author>
    <b:Title>Visualizing Fishing Data as Rasters</b:Title>
    <b:Year>2018</b:Year>
    <b:RefOrder>2</b:RefOrder>
  </b:Source>
  <b:Source>
    <b:Tag>Hir20</b:Tag>
    <b:SourceType>JournalArticle</b:SourceType>
    <b:Guid>{DEA5D807-0C99-4EAF-87EE-E41FE95DE212}</b:Guid>
    <b:Author>
      <b:Author>
        <b:Corporate>Hiroshi Ashida</b:Corporate>
      </b:Author>
    </b:Author>
    <b:Title>Spatial and Temporal Differences in the Reproductive Traits of Skipjack Tuna</b:Title>
    <b:Year>2020</b:Year>
    <b:RefOrder>14</b:RefOrder>
  </b:Source>
  <b:Source>
    <b:Tag>Mar05</b:Tag>
    <b:SourceType>JournalArticle</b:SourceType>
    <b:Guid>{06941C42-47CD-4C4C-9251-9DFD08BC3877}</b:Guid>
    <b:Author>
      <b:Author>
        <b:Corporate>Marlene A. Bellman, Scott A. Heppell, Chris Goldfinger</b:Corporate>
      </b:Author>
    </b:Author>
    <b:Title>Evaluation of a US West Coast Groundfish Habitat Conservation Regulation via Analysis of Spatial and Temporal Patterns of Trawl Fishing Effort</b:Title>
    <b:Year>2005</b:Year>
    <b:RefOrder>15</b:RefOrder>
  </b:Source>
  <b:Source>
    <b:Tag>Aar17</b:Tag>
    <b:SourceType>JournalArticle</b:SourceType>
    <b:Guid>{133629FB-C1ED-4123-AAF2-55474CFFA176}</b:Guid>
    <b:Author>
      <b:Author>
        <b:Corporate>Aaron Elliot, Cheng Hua Hsu</b:Corporate>
      </b:Author>
    </b:Author>
    <b:Title>Time Series Prediction: Predicting Stock Price</b:Title>
    <b:Year>2017</b:Year>
    <b:RefOrder>5</b:RefOrder>
  </b:Source>
  <b:Source>
    <b:Tag>Pat07</b:Tag>
    <b:SourceType>JournalArticle</b:SourceType>
    <b:Guid>{686EA364-22D2-4CB2-B980-9CE071431F62}</b:Guid>
    <b:Author>
      <b:Author>
        <b:Corporate>Patricia Pinto da Silva, Charles Fulcher</b:Corporate>
      </b:Author>
    </b:Author>
    <b:Title>Using GIS to Visualize Land/Sea Connections: Case Study - NE Herring Fishery</b:Title>
    <b:Year>2007</b:Year>
    <b:RefOrder>3</b:RefOrder>
  </b:Source>
  <b:Source>
    <b:Tag>Mic17</b:Tag>
    <b:SourceType>JournalArticle</b:SourceType>
    <b:Guid>{CBFCFB91-EA3E-4341-B43B-3A078BE11C6F}</b:Guid>
    <b:Author>
      <b:Author>
        <b:NameList>
          <b:Person>
            <b:Last>Barrus</b:Last>
            <b:First>Michael</b:First>
          </b:Person>
        </b:NameList>
      </b:Author>
    </b:Author>
    <b:Title>The State of the Salmon</b:Title>
    <b:Year>2017</b:Year>
    <b:RefOrder>4</b:RefOrder>
  </b:Source>
  <b:Source>
    <b:Tag>Yix18</b:Tag>
    <b:SourceType>JournalArticle</b:SourceType>
    <b:Guid>{5E241109-DF2F-448F-A3D8-1129517BFE25}</b:Guid>
    <b:Author>
      <b:Author>
        <b:Corporate>Yixuan Zhang, Kartik Chanana, Cody Dunne</b:Corporate>
      </b:Author>
    </b:Author>
    <b:Title>IDMVis: Temporal Event Sequence Visualization for Type 1 Diabetes Treatment Decision Support</b:Title>
    <b:Year>2018</b:Year>
    <b:RefOrder>6</b:RefOrder>
  </b:Source>
  <b:Source>
    <b:Tag>Sof14</b:Tag>
    <b:SourceType>JournalArticle</b:SourceType>
    <b:Guid>{E6C7489A-D16A-48A2-AB72-4E9A1A08FC5A}</b:Guid>
    <b:Author>
      <b:Author>
        <b:NameList>
          <b:Person>
            <b:Last>Semikina</b:Last>
            <b:First>Sofia</b:First>
          </b:Person>
        </b:NameList>
      </b:Author>
    </b:Author>
    <b:Title>Stress Data Visualization</b:Title>
    <b:Year>2014</b:Year>
    <b:RefOrder>7</b:RefOrder>
  </b:Source>
  <b:Source>
    <b:Tag>Min14</b:Tag>
    <b:SourceType>InternetSite</b:SourceType>
    <b:Guid>{D41154D8-C840-3C4A-BE37-3D62C90324E3}</b:Guid>
    <b:Author>
      <b:Author>
        <b:Corporate>Ministry of Natural Resources</b:Corporate>
      </b:Author>
    </b:Author>
    <b:Title>Methods for Monitoring Fish Populations</b:Title>
    <b:City>Ontarion</b:City>
    <b:Year>2014</b:Year>
    <b:URL>https://www.ontario.ca/page/methods-monitoring-fish-populations</b:URL>
    <b:RefOrder>8</b:RefOrder>
  </b:Source>
  <b:Source>
    <b:Tag>DFO93</b:Tag>
    <b:SourceType>Report</b:SourceType>
    <b:Guid>{66DF985B-6C99-E04B-BD22-4CFCA3C92874}</b:Guid>
    <b:Title>Report on the Status of Groundfish Stocks in the Canadian Northwest Atlantic</b:Title>
    <b:Year>1993</b:Year>
    <b:Author>
      <b:Author>
        <b:Corporate>Fisheries and Oceans Canada</b:Corporate>
      </b:Author>
    </b:Author>
    <b:RefOrder>9</b:RefOrder>
  </b:Source>
  <b:Source>
    <b:Tag>Fis04</b:Tag>
    <b:SourceType>Report</b:SourceType>
    <b:Guid>{7EE7FFC3-4675-7348-A51A-A26EA029AD4C}</b:Guid>
    <b:Author>
      <b:Author>
        <b:Corporate>Fisheries and Oceans Canada </b:Corporate>
      </b:Author>
    </b:Author>
    <b:Title>Northern Abalone</b:Title>
    <b:Year>2004</b:Year>
    <b:RefOrder>10</b:RefOrder>
  </b:Source>
  <b:Source>
    <b:Tag>Sco19</b:Tag>
    <b:SourceType>Report</b:SourceType>
    <b:Guid>{3E414362-6AFD-A84B-8F2C-95D1C5B1BDDB}</b:Guid>
    <b:Author>
      <b:Author>
        <b:Corporate>Scottish Government Riaghaltas na h-Alba</b:Corporate>
      </b:Author>
    </b:Author>
    <b:Title>Scottish Sea Fisheries Statistics</b:Title>
    <b:Year>2019</b:Year>
    <b:RefOrder>11</b:RefOrder>
  </b:Source>
  <b:Source>
    <b:Tag>Bed08</b:Tag>
    <b:SourceType>Report</b:SourceType>
    <b:Guid>{4AA9DD41-1B70-9842-A225-F205C6CC8830}</b:Guid>
    <b:Author>
      <b:Author>
        <b:Corporate>Bedford Institute of Oceanography</b:Corporate>
      </b:Author>
    </b:Author>
    <b:Title>Fishery Report</b:Title>
    <b:Year>2008</b:Year>
    <b:RefOrder>12</b:RefOrder>
  </b:Source>
  <b:Source>
    <b:Tag>Fed18</b:Tag>
    <b:SourceType>InternetSite</b:SourceType>
    <b:Guid>{C8ABDDB2-CEB1-2D4D-A830-F773407D2B5E}</b:Guid>
    <b:Title>List of Fisheries</b:Title>
    <b:Year>2018</b:Year>
    <b:Author>
      <b:Author>
        <b:Corporate>Federal Register</b:Corporate>
      </b:Author>
    </b:Author>
    <b:URL>https://www.federalregister.gov/documents/2018/02/07/2018-02442/list-of-fisheries-for-2018</b:URL>
    <b:RefOrder>13</b:RefOrder>
  </b:Source>
</b:Sources>
</file>

<file path=customXml/itemProps1.xml><?xml version="1.0" encoding="utf-8"?>
<ds:datastoreItem xmlns:ds="http://schemas.openxmlformats.org/officeDocument/2006/customXml" ds:itemID="{C3720DE6-EECD-104A-8153-90958822B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39</Pages>
  <Words>6227</Words>
  <Characters>35495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41639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3.1 - Fall 2020</cp:keywords>
  <dc:description>Updated: Approval changed to Declaration of Committee page; title field on title page - removed "The Title"; Acronyms page - added correct style to all table cells and adjusted width of first column; fixed 5_Ref_AmerAntiq_Author style; fixed tabbing in TOC; added small space before to 3_TableNote; adjusted spacing before and after to the 3_Figure and 3_CaptionBelow styles; added above and below padding for 3_TableData styles; removed 3_TableHead_Centre and 3_TableHead_Right; left justified footnotes</dc:description>
  <cp:lastModifiedBy>Vladymyr Kozyr</cp:lastModifiedBy>
  <cp:revision>21</cp:revision>
  <cp:lastPrinted>2017-01-27T23:47:00Z</cp:lastPrinted>
  <dcterms:created xsi:type="dcterms:W3CDTF">2021-01-04T15:38:00Z</dcterms:created>
  <dcterms:modified xsi:type="dcterms:W3CDTF">2021-02-08T05:17:00Z</dcterms:modified>
  <cp:category/>
</cp:coreProperties>
</file>