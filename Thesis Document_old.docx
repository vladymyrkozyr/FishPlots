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6BC0D53" w:rsidR="007E2B61" w:rsidRPr="007E2B61" w:rsidRDefault="000C0A80" w:rsidP="007E2B61">
      <w:pPr>
        <w:pStyle w:val="9TitlePageText"/>
        <w:rPr>
          <w:b/>
        </w:rPr>
      </w:pPr>
      <w:r w:rsidRPr="007D079E">
        <w:rPr>
          <w:b/>
        </w:rPr>
        <w:t>by</w:t>
      </w:r>
      <w:r>
        <w:br/>
      </w:r>
      <w:r w:rsidR="0067102C" w:rsidRPr="007D079E">
        <w:rPr>
          <w:b/>
        </w:rPr>
        <w:t>[</w:t>
      </w:r>
      <w:del w:id="1" w:author="Vladymyr Kozyr" w:date="2021-03-12T14:25:00Z">
        <w:r w:rsidR="0067102C" w:rsidRPr="007D079E" w:rsidDel="009F56FF">
          <w:rPr>
            <w:b/>
          </w:rPr>
          <w:delText>Firstname Lastname</w:delText>
        </w:r>
      </w:del>
      <w:ins w:id="2" w:author="Vladymyr Kozyr" w:date="2021-03-12T14:25:00Z">
        <w:r w:rsidR="009F56FF">
          <w:rPr>
            <w:b/>
          </w:rPr>
          <w:t xml:space="preserve">Volodymyr </w:t>
        </w:r>
        <w:proofErr w:type="spellStart"/>
        <w:r w:rsidR="009F56FF">
          <w:rPr>
            <w:b/>
          </w:rPr>
          <w:t>Kozyr</w:t>
        </w:r>
      </w:ins>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59C88DB8" w:rsidR="000C0A80" w:rsidRDefault="000C0A80" w:rsidP="000C0A80">
      <w:pPr>
        <w:pStyle w:val="9TitlePageText"/>
      </w:pPr>
      <w:r>
        <w:rPr>
          <w:rFonts w:cs="Arial"/>
        </w:rPr>
        <w:t>©</w:t>
      </w:r>
      <w:r>
        <w:t xml:space="preserve"> </w:t>
      </w:r>
      <w:r w:rsidR="0067102C">
        <w:t>[</w:t>
      </w:r>
      <w:del w:id="3" w:author="Vladymyr Kozyr" w:date="2021-03-12T14:26:00Z">
        <w:r w:rsidR="0067102C" w:rsidDel="009F56FF">
          <w:delText>Firstname Lastname</w:delText>
        </w:r>
      </w:del>
      <w:ins w:id="4" w:author="Vladymyr Kozyr" w:date="2021-03-12T14:26:00Z">
        <w:r w:rsidR="009F56FF">
          <w:t xml:space="preserve">Volodymyr </w:t>
        </w:r>
        <w:proofErr w:type="spellStart"/>
        <w:r w:rsidR="009F56FF">
          <w:t>Kozyr</w:t>
        </w:r>
      </w:ins>
      <w:proofErr w:type="spellEnd"/>
      <w:r w:rsidR="0067102C">
        <w:t>]</w:t>
      </w:r>
      <w:r w:rsidR="000B56F9">
        <w:t xml:space="preserve"> </w:t>
      </w:r>
      <w:del w:id="5" w:author="Vladymyr Kozyr" w:date="2021-03-12T14:26:00Z">
        <w:r w:rsidR="000B56F9" w:rsidDel="009F56FF">
          <w:delText>YEAR</w:delText>
        </w:r>
      </w:del>
      <w:ins w:id="6" w:author="Vladymyr Kozyr" w:date="2021-03-12T14:26:00Z">
        <w:r w:rsidR="009F56FF">
          <w:t>2021</w:t>
        </w:r>
      </w:ins>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7" w:name="_Toc67830726"/>
      <w:r>
        <w:lastRenderedPageBreak/>
        <w:t>Declaration of Committee</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8" w:name="_Toc67830727"/>
      <w:r>
        <w:lastRenderedPageBreak/>
        <w:t>Ethics Statement</w:t>
      </w:r>
      <w:bookmarkEnd w:id="8"/>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51AF2CC7" w:rsidR="000C0A80" w:rsidRDefault="00751639" w:rsidP="00E10BCA">
      <w:pPr>
        <w:pStyle w:val="Heading1Preliminary"/>
        <w:rPr>
          <w:ins w:id="9" w:author="Vladymyr Kozyr" w:date="2021-03-12T14:55:00Z"/>
        </w:rPr>
      </w:pPr>
      <w:bookmarkStart w:id="10" w:name="_Toc67830728"/>
      <w:r>
        <w:lastRenderedPageBreak/>
        <w:t>Abstract</w:t>
      </w:r>
      <w:bookmarkEnd w:id="10"/>
    </w:p>
    <w:p w14:paraId="031E13BE" w14:textId="77777777" w:rsidR="009F56FF" w:rsidRDefault="009F56FF">
      <w:pPr>
        <w:pStyle w:val="1Para"/>
        <w:ind w:firstLine="0"/>
        <w:rPr>
          <w:ins w:id="11" w:author="Vladymyr Kozyr" w:date="2021-03-12T14:55:00Z"/>
        </w:rPr>
        <w:pPrChange w:id="12" w:author="Vladymyr Kozyr" w:date="2021-03-12T14:56:00Z">
          <w:pPr>
            <w:pStyle w:val="1Para"/>
          </w:pPr>
        </w:pPrChange>
      </w:pPr>
      <w:ins w:id="13" w:author="Vladymyr Kozyr" w:date="2021-03-12T14:55:00Z">
        <w:r>
          <w:t>Fishery data visualization plays a vital role for companies in countries with developed fishery infrastructure.</w:t>
        </w:r>
      </w:ins>
    </w:p>
    <w:p w14:paraId="33E8026B" w14:textId="77777777" w:rsidR="009F56FF" w:rsidRDefault="009F56FF">
      <w:pPr>
        <w:pStyle w:val="1Para"/>
        <w:ind w:firstLine="0"/>
        <w:rPr>
          <w:ins w:id="14" w:author="Vladymyr Kozyr" w:date="2021-03-12T14:55:00Z"/>
        </w:rPr>
        <w:pPrChange w:id="15" w:author="Vladymyr Kozyr" w:date="2021-03-12T14:56:00Z">
          <w:pPr>
            <w:pStyle w:val="1Para"/>
          </w:pPr>
        </w:pPrChange>
      </w:pPr>
      <w:ins w:id="16" w:author="Vladymyr Kozyr" w:date="2021-03-12T14:55:00Z">
        <w:r>
          <w:t xml:space="preserve">This paper will show trends, anomalies, year-by-year comparison (drill-down) of fishing catches and money value. </w:t>
        </w:r>
      </w:ins>
    </w:p>
    <w:p w14:paraId="66B184A9" w14:textId="77777777" w:rsidR="009F56FF" w:rsidRDefault="009F56FF">
      <w:pPr>
        <w:pStyle w:val="1Para"/>
        <w:ind w:firstLine="0"/>
        <w:rPr>
          <w:ins w:id="17" w:author="Vladymyr Kozyr" w:date="2021-03-12T14:55:00Z"/>
        </w:rPr>
        <w:pPrChange w:id="18" w:author="Vladymyr Kozyr" w:date="2021-03-12T14:57:00Z">
          <w:pPr>
            <w:pStyle w:val="1Para"/>
          </w:pPr>
        </w:pPrChange>
      </w:pPr>
      <w:ins w:id="19" w:author="Vladymyr Kozyr" w:date="2021-03-12T14:55:00Z">
        <w:r>
          <w:t>Showing correlation between these two parameters for each Canadian province and fish species is a prominent part of the work.</w:t>
        </w:r>
      </w:ins>
    </w:p>
    <w:p w14:paraId="433B244E" w14:textId="77777777" w:rsidR="009F56FF" w:rsidRDefault="009F56FF">
      <w:pPr>
        <w:pStyle w:val="1Para"/>
        <w:ind w:firstLine="0"/>
        <w:rPr>
          <w:ins w:id="20" w:author="Vladymyr Kozyr" w:date="2021-03-12T14:55:00Z"/>
        </w:rPr>
        <w:pPrChange w:id="21" w:author="Vladymyr Kozyr" w:date="2021-03-12T14:57:00Z">
          <w:pPr>
            <w:pStyle w:val="1Para"/>
          </w:pPr>
        </w:pPrChange>
      </w:pPr>
      <w:ins w:id="22" w:author="Vladymyr Kozyr" w:date="2021-03-12T14:55:00Z">
        <w:r>
          <w:t xml:space="preserve">This research will provide a user-friendly way to show all necessary data for non-domain expert users in a web browser, using the novel </w:t>
        </w:r>
        <w:proofErr w:type="spellStart"/>
        <w:r>
          <w:t>js</w:t>
        </w:r>
        <w:proofErr w:type="spellEnd"/>
        <w:r>
          <w:t xml:space="preserve"> library </w:t>
        </w:r>
        <w:proofErr w:type="spellStart"/>
        <w:r>
          <w:t>amCharts</w:t>
        </w:r>
        <w:proofErr w:type="spellEnd"/>
        <w:r>
          <w:t>.</w:t>
        </w:r>
      </w:ins>
    </w:p>
    <w:p w14:paraId="4EECA72A" w14:textId="77777777" w:rsidR="009F56FF" w:rsidRDefault="009F56FF">
      <w:pPr>
        <w:pStyle w:val="1Para"/>
        <w:ind w:firstLine="0"/>
        <w:rPr>
          <w:ins w:id="23" w:author="Vladymyr Kozyr" w:date="2021-03-12T14:55:00Z"/>
        </w:rPr>
        <w:pPrChange w:id="24" w:author="Vladymyr Kozyr" w:date="2021-03-12T14:57:00Z">
          <w:pPr>
            <w:pStyle w:val="1Para"/>
          </w:pPr>
        </w:pPrChange>
      </w:pPr>
      <w:ins w:id="25" w:author="Vladymyr Kozyr" w:date="2021-03-12T14:55:00Z">
        <w:r>
          <w:t>The tool will help users see/identify fish amounts in specific regions and help fishery managers add or remove restrictions on fish quotas.  It will allow answering questions about the number of caught species or possible threat to biological diversity.</w:t>
        </w:r>
      </w:ins>
    </w:p>
    <w:p w14:paraId="67D5E680" w14:textId="77777777" w:rsidR="009F56FF" w:rsidRDefault="009F56FF">
      <w:pPr>
        <w:pStyle w:val="1Para"/>
        <w:ind w:firstLine="0"/>
        <w:rPr>
          <w:ins w:id="26" w:author="Vladymyr Kozyr" w:date="2021-03-12T14:55:00Z"/>
        </w:rPr>
        <w:pPrChange w:id="27" w:author="Vladymyr Kozyr" w:date="2021-03-12T14:57:00Z">
          <w:pPr>
            <w:pStyle w:val="1Para"/>
          </w:pPr>
        </w:pPrChange>
      </w:pPr>
      <w:ins w:id="28" w:author="Vladymyr Kozyr" w:date="2021-03-12T14:55:00Z">
        <w:r>
          <w:t>Having the visualization tool in a web browser is very handy for users because they do not have to install software on their computers that may not be compatible with OS.</w:t>
        </w:r>
      </w:ins>
    </w:p>
    <w:p w14:paraId="4855BC10" w14:textId="13F89A17" w:rsidR="009F56FF" w:rsidRPr="009F56FF" w:rsidRDefault="009F56FF">
      <w:pPr>
        <w:pStyle w:val="1Para"/>
        <w:ind w:firstLine="0"/>
        <w:pPrChange w:id="29" w:author="Vladymyr Kozyr" w:date="2021-03-12T14:57:00Z">
          <w:pPr>
            <w:pStyle w:val="Heading1Preliminary"/>
          </w:pPr>
        </w:pPrChange>
      </w:pPr>
      <w:ins w:id="30" w:author="Vladymyr Kozyr" w:date="2021-03-12T14:55:00Z">
        <w:r>
          <w:t>The proposed web-interface will be a highly accessible multi-platform tool that will help users interested in the fishery domain analyze table data quickly and effectively.</w:t>
        </w:r>
      </w:ins>
    </w:p>
    <w:p w14:paraId="208CC561" w14:textId="58E049C4" w:rsidR="006B3698" w:rsidDel="009F56FF" w:rsidRDefault="006B3698" w:rsidP="009F56FF">
      <w:pPr>
        <w:pStyle w:val="1ParaFlushLeft"/>
        <w:rPr>
          <w:del w:id="31" w:author="Vladymyr Kozyr" w:date="2021-03-12T14:55:00Z"/>
        </w:rPr>
      </w:pPr>
      <w:del w:id="32" w:author="Vladymyr Kozyr" w:date="2021-03-12T14:55:00Z">
        <w:r w:rsidDel="009F56FF">
          <w:delText>Fishery data visualization plays important role for companies in countries with developed fishery infrastructure</w:delText>
        </w:r>
      </w:del>
    </w:p>
    <w:p w14:paraId="3E66C147" w14:textId="7DE8304D" w:rsidR="00950736" w:rsidRPr="00950736" w:rsidDel="009F56FF" w:rsidRDefault="00950736" w:rsidP="006B3698">
      <w:pPr>
        <w:pStyle w:val="1ParaFlushLeft"/>
        <w:rPr>
          <w:del w:id="33" w:author="Vladymyr Kozyr" w:date="2021-03-12T14:55:00Z"/>
          <w:rFonts w:ascii="Times New Roman" w:hAnsi="Times New Roman" w:cs="Times New Roman"/>
          <w:sz w:val="24"/>
          <w:szCs w:val="24"/>
        </w:rPr>
      </w:pPr>
      <w:del w:id="34" w:author="Vladymyr Kozyr" w:date="2021-03-12T14:55:00Z">
        <w:r w:rsidRPr="00950736" w:rsidDel="009F56FF">
          <w:delText>In my paper I am going to show trends, anomalies, year-by-year comparison (drill-down) of fishing catches and money value. </w:delText>
        </w:r>
      </w:del>
    </w:p>
    <w:p w14:paraId="07119671" w14:textId="2F11D844" w:rsidR="00950736" w:rsidRPr="00950736" w:rsidDel="009F56FF" w:rsidRDefault="00950736" w:rsidP="006B3698">
      <w:pPr>
        <w:pStyle w:val="1ParaFlushLeft"/>
        <w:rPr>
          <w:del w:id="35" w:author="Vladymyr Kozyr" w:date="2021-03-12T14:55:00Z"/>
          <w:rFonts w:ascii="Times New Roman" w:hAnsi="Times New Roman" w:cs="Times New Roman"/>
          <w:sz w:val="24"/>
          <w:szCs w:val="24"/>
        </w:rPr>
      </w:pPr>
      <w:del w:id="36" w:author="Vladymyr Kozyr" w:date="2021-03-12T14:55:00Z">
        <w:r w:rsidRPr="00950736" w:rsidDel="009F56FF">
          <w:delText>Showing correlation between these two parameters for each Canada province and fish species is a main part of the work.</w:delText>
        </w:r>
      </w:del>
    </w:p>
    <w:p w14:paraId="48C511C4" w14:textId="6155E8AE" w:rsidR="00950736" w:rsidRPr="00950736" w:rsidDel="009F56FF" w:rsidRDefault="00950736" w:rsidP="006B3698">
      <w:pPr>
        <w:pStyle w:val="1ParaFlushLeft"/>
        <w:rPr>
          <w:del w:id="37" w:author="Vladymyr Kozyr" w:date="2021-03-12T14:55:00Z"/>
          <w:rFonts w:ascii="Times New Roman" w:hAnsi="Times New Roman" w:cs="Times New Roman"/>
          <w:sz w:val="24"/>
          <w:szCs w:val="24"/>
        </w:rPr>
      </w:pPr>
      <w:del w:id="38" w:author="Vladymyr Kozyr" w:date="2021-03-12T14:55:00Z">
        <w:r w:rsidRPr="00950736" w:rsidDel="009F56FF">
          <w:delText>This will provide a user-friendly way to show all necessary data for non-domain expert users in a web browser, using the novel js library amCharts.</w:delText>
        </w:r>
      </w:del>
    </w:p>
    <w:p w14:paraId="4B476631" w14:textId="7C59AC67" w:rsidR="00950736" w:rsidRPr="00950736" w:rsidDel="009F56FF" w:rsidRDefault="00950736" w:rsidP="006B3698">
      <w:pPr>
        <w:pStyle w:val="1ParaFlushLeft"/>
        <w:rPr>
          <w:del w:id="39" w:author="Vladymyr Kozyr" w:date="2021-03-12T14:55:00Z"/>
          <w:rFonts w:ascii="Times New Roman" w:hAnsi="Times New Roman" w:cs="Times New Roman"/>
          <w:sz w:val="24"/>
          <w:szCs w:val="24"/>
        </w:rPr>
      </w:pPr>
      <w:del w:id="40" w:author="Vladymyr Kozyr" w:date="2021-03-12T14:55:00Z">
        <w:r w:rsidRPr="00950736" w:rsidDel="009F56FF">
          <w:delTex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delText>
        </w:r>
      </w:del>
    </w:p>
    <w:p w14:paraId="5D666F92" w14:textId="4FC6FFF9" w:rsidR="00950736" w:rsidDel="009F56FF" w:rsidRDefault="00950736" w:rsidP="006B3698">
      <w:pPr>
        <w:pStyle w:val="1ParaFlushLeft"/>
        <w:rPr>
          <w:del w:id="41" w:author="Vladymyr Kozyr" w:date="2021-03-12T14:55:00Z"/>
          <w:lang w:val="en-US"/>
        </w:rPr>
      </w:pPr>
      <w:del w:id="42" w:author="Vladymyr Kozyr" w:date="2021-03-12T14:55:00Z">
        <w:r w:rsidRPr="00950736" w:rsidDel="009F56FF">
          <w:rPr>
            <w:lang w:val="en-US"/>
          </w:rPr>
          <w:delText>Having it in a web browser is very handy for users because they don’t have to install software on their computers which may not be compatible with OS.</w:delText>
        </w:r>
        <w:r w:rsidRPr="00950736" w:rsidDel="009F56FF">
          <w:rPr>
            <w:lang w:val="en-US"/>
          </w:rPr>
          <w:br/>
          <w:delText>This will be a highly accessible multi platform tool which will help to analyze table data much quicker and will give some answers for users who are interested in the fishery domain.</w:delText>
        </w:r>
      </w:del>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43" w:name="_Toc67830729"/>
      <w:r w:rsidRPr="0082303B">
        <w:rPr>
          <w:color w:val="auto"/>
        </w:rPr>
        <w:lastRenderedPageBreak/>
        <w:t>Dedication</w:t>
      </w:r>
      <w:bookmarkEnd w:id="4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4" w:name="_Toc67830730"/>
      <w:r>
        <w:lastRenderedPageBreak/>
        <w:t>Acknowledgements</w:t>
      </w:r>
      <w:bookmarkEnd w:id="4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45" w:name="_Toc67830731"/>
      <w:r>
        <w:lastRenderedPageBreak/>
        <w:t>Table of Contents</w:t>
      </w:r>
      <w:bookmarkEnd w:id="45"/>
    </w:p>
    <w:p w14:paraId="06E27F17" w14:textId="1333B73F" w:rsidR="00FD00CC" w:rsidRDefault="00E92C0F" w:rsidP="00FD00CC">
      <w:pPr>
        <w:pStyle w:val="TOC2"/>
        <w:rPr>
          <w:ins w:id="46" w:author="Vladymyr Kozyr" w:date="2021-03-28T13:31:00Z"/>
          <w:rFonts w:asciiTheme="minorHAnsi" w:eastAsiaTheme="minorEastAsia" w:hAnsiTheme="minorHAnsi"/>
          <w:noProof/>
          <w:sz w:val="24"/>
          <w:szCs w:val="24"/>
          <w:lang w:val="en-CA"/>
        </w:rPr>
      </w:pPr>
      <w:r>
        <w:rPr>
          <w:rFonts w:asciiTheme="minorHAnsi" w:hAnsiTheme="minorHAnsi" w:cs="Times New Roman (Body CS)"/>
          <w:color w:val="000000" w:themeColor="text1"/>
          <w:sz w:val="20"/>
          <w:rPrChange w:id="47" w:author="Vladymyr Kozyr" w:date="2021-03-28T13:34:00Z">
            <w:rPr>
              <w:rFonts w:asciiTheme="minorHAnsi" w:hAnsiTheme="minorHAnsi"/>
              <w:sz w:val="20"/>
            </w:rPr>
          </w:rPrChange>
        </w:rPr>
        <w:fldChar w:fldCharType="begin"/>
      </w:r>
      <w:r w:rsidRPr="00FD00CC">
        <w:rPr>
          <w:rFonts w:asciiTheme="minorHAnsi" w:hAnsiTheme="minorHAnsi" w:cs="Times New Roman (Body CS)"/>
          <w:color w:val="000000" w:themeColor="text1"/>
          <w:sz w:val="20"/>
          <w:rPrChange w:id="48" w:author="Vladymyr Kozyr" w:date="2021-03-28T13:34:00Z">
            <w:rPr>
              <w:rFonts w:asciiTheme="minorHAnsi" w:hAnsiTheme="minorHAnsi"/>
              <w:sz w:val="20"/>
            </w:rPr>
          </w:rPrChange>
        </w:rPr>
        <w:instrText xml:space="preserve"> TOC \o "1-4" \h \z \u </w:instrText>
      </w:r>
      <w:r>
        <w:rPr>
          <w:rFonts w:asciiTheme="minorHAnsi" w:hAnsiTheme="minorHAnsi" w:cs="Times New Roman (Body CS)"/>
          <w:color w:val="000000" w:themeColor="text1"/>
          <w:sz w:val="20"/>
          <w:rPrChange w:id="49" w:author="Vladymyr Kozyr" w:date="2021-03-28T13:34:00Z">
            <w:rPr>
              <w:bCs w:val="0"/>
              <w:szCs w:val="22"/>
            </w:rPr>
          </w:rPrChange>
        </w:rPr>
        <w:fldChar w:fldCharType="separate"/>
      </w:r>
      <w:ins w:id="50" w:author="Vladymyr Kozyr" w:date="2021-03-28T13:31:00Z">
        <w:r w:rsidR="00FD00CC" w:rsidRPr="00983934">
          <w:rPr>
            <w:rStyle w:val="Hyperlink"/>
            <w:rFonts w:cs="Times New Roman (Body CS)"/>
            <w:noProof/>
            <w:color w:val="000000" w:themeColor="text1"/>
            <w:rPrChange w:id="51" w:author="Vladymyr Kozyr" w:date="2021-03-28T13:34:00Z">
              <w:rPr>
                <w:rStyle w:val="Hyperlink"/>
                <w:noProof/>
              </w:rPr>
            </w:rPrChange>
          </w:rPr>
          <w:fldChar w:fldCharType="begin"/>
        </w:r>
        <w:r w:rsidR="00FD00CC" w:rsidRPr="00FD00CC">
          <w:rPr>
            <w:rStyle w:val="Hyperlink"/>
            <w:rFonts w:cs="Times New Roman (Body CS)"/>
            <w:noProof/>
            <w:color w:val="000000" w:themeColor="text1"/>
            <w:rPrChange w:id="52" w:author="Vladymyr Kozyr" w:date="2021-03-28T13:34:00Z">
              <w:rPr>
                <w:rStyle w:val="Hyperlink"/>
                <w:noProof/>
              </w:rPr>
            </w:rPrChange>
          </w:rPr>
          <w:instrText xml:space="preserve"> </w:instrText>
        </w:r>
        <w:r w:rsidR="00FD00CC" w:rsidRPr="00FD00CC">
          <w:rPr>
            <w:rFonts w:cs="Times New Roman (Body CS)"/>
            <w:noProof/>
            <w:color w:val="000000" w:themeColor="text1"/>
            <w:rPrChange w:id="53" w:author="Vladymyr Kozyr" w:date="2021-03-28T13:34:00Z">
              <w:rPr>
                <w:noProof/>
              </w:rPr>
            </w:rPrChange>
          </w:rPr>
          <w:instrText>HYPERLINK \l "_Toc67830726"</w:instrText>
        </w:r>
        <w:r w:rsidR="00FD00CC" w:rsidRPr="00FD00CC">
          <w:rPr>
            <w:rStyle w:val="Hyperlink"/>
            <w:rFonts w:cs="Times New Roman (Body CS)"/>
            <w:noProof/>
            <w:color w:val="000000" w:themeColor="text1"/>
            <w:rPrChange w:id="54" w:author="Vladymyr Kozyr" w:date="2021-03-28T13:34:00Z">
              <w:rPr>
                <w:rStyle w:val="Hyperlink"/>
                <w:noProof/>
              </w:rPr>
            </w:rPrChange>
          </w:rPr>
          <w:instrText xml:space="preserve"> </w:instrText>
        </w:r>
        <w:r w:rsidR="00FD00CC" w:rsidRPr="00983934">
          <w:rPr>
            <w:rStyle w:val="Hyperlink"/>
            <w:rFonts w:cs="Times New Roman (Body CS)"/>
            <w:noProof/>
            <w:color w:val="000000" w:themeColor="text1"/>
            <w:rPrChange w:id="55" w:author="Vladymyr Kozyr" w:date="2021-03-28T13:34:00Z">
              <w:rPr>
                <w:rStyle w:val="Hyperlink"/>
                <w:noProof/>
              </w:rPr>
            </w:rPrChange>
          </w:rPr>
          <w:fldChar w:fldCharType="separate"/>
        </w:r>
        <w:r w:rsidR="00FD00CC" w:rsidRPr="00FD00CC">
          <w:rPr>
            <w:rStyle w:val="Hyperlink"/>
            <w:rFonts w:cs="Times New Roman (Body CS)"/>
            <w:noProof/>
            <w:color w:val="000000" w:themeColor="text1"/>
            <w:rPrChange w:id="56" w:author="Vladymyr Kozyr" w:date="2021-03-28T13:34:00Z">
              <w:rPr>
                <w:rStyle w:val="Hyperlink"/>
                <w:noProof/>
              </w:rPr>
            </w:rPrChange>
          </w:rPr>
          <w:t>Declaration</w:t>
        </w:r>
        <w:r w:rsidR="00FD00CC" w:rsidRPr="00983934">
          <w:rPr>
            <w:rStyle w:val="Hyperlink"/>
            <w:noProof/>
          </w:rPr>
          <w:t xml:space="preserve"> of Committee</w:t>
        </w:r>
        <w:r w:rsidR="00FD00CC">
          <w:rPr>
            <w:noProof/>
            <w:webHidden/>
          </w:rPr>
          <w:tab/>
        </w:r>
        <w:r w:rsidR="00FD00CC">
          <w:rPr>
            <w:noProof/>
            <w:webHidden/>
          </w:rPr>
          <w:fldChar w:fldCharType="begin"/>
        </w:r>
        <w:r w:rsidR="00FD00CC">
          <w:rPr>
            <w:noProof/>
            <w:webHidden/>
          </w:rPr>
          <w:instrText xml:space="preserve"> PAGEREF _Toc67830726 \h </w:instrText>
        </w:r>
      </w:ins>
      <w:r w:rsidR="00FD00CC">
        <w:rPr>
          <w:noProof/>
          <w:webHidden/>
        </w:rPr>
      </w:r>
      <w:r w:rsidR="00FD00CC">
        <w:rPr>
          <w:noProof/>
          <w:webHidden/>
        </w:rPr>
        <w:fldChar w:fldCharType="separate"/>
      </w:r>
      <w:ins w:id="57" w:author="Vladymyr Kozyr" w:date="2021-03-28T13:31:00Z">
        <w:r w:rsidR="00FD00CC">
          <w:rPr>
            <w:noProof/>
            <w:webHidden/>
          </w:rPr>
          <w:t>ii</w:t>
        </w:r>
        <w:r w:rsidR="00FD00CC">
          <w:rPr>
            <w:noProof/>
            <w:webHidden/>
          </w:rPr>
          <w:fldChar w:fldCharType="end"/>
        </w:r>
        <w:r w:rsidR="00FD00CC" w:rsidRPr="00983934">
          <w:rPr>
            <w:rStyle w:val="Hyperlink"/>
            <w:noProof/>
          </w:rPr>
          <w:fldChar w:fldCharType="end"/>
        </w:r>
      </w:ins>
    </w:p>
    <w:p w14:paraId="3A324DB4" w14:textId="2A18C0B3" w:rsidR="00FD00CC" w:rsidRDefault="00FD00CC" w:rsidP="00FD00CC">
      <w:pPr>
        <w:pStyle w:val="TOC2"/>
        <w:rPr>
          <w:ins w:id="58" w:author="Vladymyr Kozyr" w:date="2021-03-28T13:31:00Z"/>
          <w:rFonts w:asciiTheme="minorHAnsi" w:eastAsiaTheme="minorEastAsia" w:hAnsiTheme="minorHAnsi"/>
          <w:noProof/>
          <w:sz w:val="24"/>
          <w:szCs w:val="24"/>
          <w:lang w:val="en-CA"/>
        </w:rPr>
      </w:pPr>
      <w:ins w:id="5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"_Toc67830727"</w:instrText>
        </w:r>
        <w:r w:rsidRPr="00983934">
          <w:rPr>
            <w:rStyle w:val="Hyperlink"/>
            <w:noProof/>
          </w:rPr>
          <w:instrText xml:space="preserve"> </w:instrText>
        </w:r>
        <w:r w:rsidRPr="00983934">
          <w:rPr>
            <w:rStyle w:val="Hyperlink"/>
            <w:noProof/>
          </w:rPr>
          <w:fldChar w:fldCharType="separate"/>
        </w:r>
        <w:r w:rsidRPr="00983934">
          <w:rPr>
            <w:rStyle w:val="Hyperlink"/>
            <w:noProof/>
          </w:rPr>
          <w:t>Ethics Statement</w:t>
        </w:r>
        <w:r>
          <w:rPr>
            <w:noProof/>
            <w:webHidden/>
          </w:rPr>
          <w:tab/>
        </w:r>
        <w:r>
          <w:rPr>
            <w:noProof/>
            <w:webHidden/>
          </w:rPr>
          <w:fldChar w:fldCharType="begin"/>
        </w:r>
        <w:r>
          <w:rPr>
            <w:noProof/>
            <w:webHidden/>
          </w:rPr>
          <w:instrText xml:space="preserve"> PAGEREF _Toc67830727 \h </w:instrText>
        </w:r>
      </w:ins>
      <w:r>
        <w:rPr>
          <w:noProof/>
          <w:webHidden/>
        </w:rPr>
      </w:r>
      <w:r>
        <w:rPr>
          <w:noProof/>
          <w:webHidden/>
        </w:rPr>
        <w:fldChar w:fldCharType="separate"/>
      </w:r>
      <w:ins w:id="60" w:author="Vladymyr Kozyr" w:date="2021-03-28T13:31:00Z">
        <w:r>
          <w:rPr>
            <w:noProof/>
            <w:webHidden/>
          </w:rPr>
          <w:t>iii</w:t>
        </w:r>
        <w:r>
          <w:rPr>
            <w:noProof/>
            <w:webHidden/>
          </w:rPr>
          <w:fldChar w:fldCharType="end"/>
        </w:r>
        <w:r w:rsidRPr="00983934">
          <w:rPr>
            <w:rStyle w:val="Hyperlink"/>
            <w:noProof/>
          </w:rPr>
          <w:fldChar w:fldCharType="end"/>
        </w:r>
      </w:ins>
    </w:p>
    <w:p w14:paraId="36DBBCA5" w14:textId="5A9431AD" w:rsidR="00FD00CC" w:rsidRDefault="00FD00CC" w:rsidP="00FD00CC">
      <w:pPr>
        <w:pStyle w:val="TOC2"/>
        <w:rPr>
          <w:ins w:id="61" w:author="Vladymyr Kozyr" w:date="2021-03-28T13:31:00Z"/>
          <w:rFonts w:asciiTheme="minorHAnsi" w:eastAsiaTheme="minorEastAsia" w:hAnsiTheme="minorHAnsi"/>
          <w:noProof/>
          <w:sz w:val="24"/>
          <w:szCs w:val="24"/>
          <w:lang w:val="en-CA"/>
        </w:rPr>
      </w:pPr>
      <w:ins w:id="6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"_Toc67830728"</w:instrText>
        </w:r>
        <w:r w:rsidRPr="00983934">
          <w:rPr>
            <w:rStyle w:val="Hyperlink"/>
            <w:noProof/>
          </w:rPr>
          <w:instrText xml:space="preserve"> </w:instrText>
        </w:r>
        <w:r w:rsidRPr="00983934">
          <w:rPr>
            <w:rStyle w:val="Hyperlink"/>
            <w:noProof/>
          </w:rPr>
          <w:fldChar w:fldCharType="separate"/>
        </w:r>
        <w:r w:rsidRPr="00983934">
          <w:rPr>
            <w:rStyle w:val="Hyperlink"/>
            <w:noProof/>
          </w:rPr>
          <w:t>Abstract</w:t>
        </w:r>
        <w:r>
          <w:rPr>
            <w:noProof/>
            <w:webHidden/>
          </w:rPr>
          <w:tab/>
        </w:r>
        <w:r>
          <w:rPr>
            <w:noProof/>
            <w:webHidden/>
          </w:rPr>
          <w:fldChar w:fldCharType="begin"/>
        </w:r>
        <w:r>
          <w:rPr>
            <w:noProof/>
            <w:webHidden/>
          </w:rPr>
          <w:instrText xml:space="preserve"> PAGEREF _Toc67830728 \h </w:instrText>
        </w:r>
      </w:ins>
      <w:r>
        <w:rPr>
          <w:noProof/>
          <w:webHidden/>
        </w:rPr>
      </w:r>
      <w:r>
        <w:rPr>
          <w:noProof/>
          <w:webHidden/>
        </w:rPr>
        <w:fldChar w:fldCharType="separate"/>
      </w:r>
      <w:ins w:id="63" w:author="Vladymyr Kozyr" w:date="2021-03-28T13:31:00Z">
        <w:r>
          <w:rPr>
            <w:noProof/>
            <w:webHidden/>
          </w:rPr>
          <w:t>iv</w:t>
        </w:r>
        <w:r>
          <w:rPr>
            <w:noProof/>
            <w:webHidden/>
          </w:rPr>
          <w:fldChar w:fldCharType="end"/>
        </w:r>
        <w:r w:rsidRPr="00983934">
          <w:rPr>
            <w:rStyle w:val="Hyperlink"/>
            <w:noProof/>
          </w:rPr>
          <w:fldChar w:fldCharType="end"/>
        </w:r>
      </w:ins>
    </w:p>
    <w:p w14:paraId="26E0E002" w14:textId="37322DEB" w:rsidR="00FD00CC" w:rsidRDefault="00FD00CC" w:rsidP="00FD00CC">
      <w:pPr>
        <w:pStyle w:val="TOC2"/>
        <w:rPr>
          <w:ins w:id="64" w:author="Vladymyr Kozyr" w:date="2021-03-28T13:31:00Z"/>
          <w:rFonts w:asciiTheme="minorHAnsi" w:eastAsiaTheme="minorEastAsia" w:hAnsiTheme="minorHAnsi"/>
          <w:noProof/>
          <w:sz w:val="24"/>
          <w:szCs w:val="24"/>
          <w:lang w:val="en-CA"/>
        </w:rPr>
      </w:pPr>
      <w:ins w:id="6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"_Toc67830729"</w:instrText>
        </w:r>
        <w:r w:rsidRPr="00983934">
          <w:rPr>
            <w:rStyle w:val="Hyperlink"/>
            <w:noProof/>
          </w:rPr>
          <w:instrText xml:space="preserve"> </w:instrText>
        </w:r>
        <w:r w:rsidRPr="00983934">
          <w:rPr>
            <w:rStyle w:val="Hyperlink"/>
            <w:noProof/>
          </w:rPr>
          <w:fldChar w:fldCharType="separate"/>
        </w:r>
        <w:r w:rsidRPr="00983934">
          <w:rPr>
            <w:rStyle w:val="Hyperlink"/>
            <w:noProof/>
          </w:rPr>
          <w:t>Dedication</w:t>
        </w:r>
        <w:r>
          <w:rPr>
            <w:noProof/>
            <w:webHidden/>
          </w:rPr>
          <w:tab/>
        </w:r>
        <w:r>
          <w:rPr>
            <w:noProof/>
            <w:webHidden/>
          </w:rPr>
          <w:fldChar w:fldCharType="begin"/>
        </w:r>
        <w:r>
          <w:rPr>
            <w:noProof/>
            <w:webHidden/>
          </w:rPr>
          <w:instrText xml:space="preserve"> PAGEREF _Toc67830729 \h </w:instrText>
        </w:r>
      </w:ins>
      <w:r>
        <w:rPr>
          <w:noProof/>
          <w:webHidden/>
        </w:rPr>
      </w:r>
      <w:r>
        <w:rPr>
          <w:noProof/>
          <w:webHidden/>
        </w:rPr>
        <w:fldChar w:fldCharType="separate"/>
      </w:r>
      <w:ins w:id="66" w:author="Vladymyr Kozyr" w:date="2021-03-28T13:31:00Z">
        <w:r>
          <w:rPr>
            <w:noProof/>
            <w:webHidden/>
          </w:rPr>
          <w:t>v</w:t>
        </w:r>
        <w:r>
          <w:rPr>
            <w:noProof/>
            <w:webHidden/>
          </w:rPr>
          <w:fldChar w:fldCharType="end"/>
        </w:r>
        <w:r w:rsidRPr="00983934">
          <w:rPr>
            <w:rStyle w:val="Hyperlink"/>
            <w:noProof/>
          </w:rPr>
          <w:fldChar w:fldCharType="end"/>
        </w:r>
      </w:ins>
    </w:p>
    <w:p w14:paraId="1BFE6CF1" w14:textId="6DCC34AF" w:rsidR="00FD00CC" w:rsidRDefault="00FD00CC" w:rsidP="00FD00CC">
      <w:pPr>
        <w:pStyle w:val="TOC2"/>
        <w:rPr>
          <w:ins w:id="67" w:author="Vladymyr Kozyr" w:date="2021-03-28T13:31:00Z"/>
          <w:rFonts w:asciiTheme="minorHAnsi" w:eastAsiaTheme="minorEastAsia" w:hAnsiTheme="minorHAnsi"/>
          <w:noProof/>
          <w:sz w:val="24"/>
          <w:szCs w:val="24"/>
          <w:lang w:val="en-CA"/>
        </w:rPr>
      </w:pPr>
      <w:ins w:id="6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"_Toc67830730"</w:instrText>
        </w:r>
        <w:r w:rsidRPr="00983934">
          <w:rPr>
            <w:rStyle w:val="Hyperlink"/>
            <w:noProof/>
          </w:rPr>
          <w:instrText xml:space="preserve"> </w:instrText>
        </w:r>
        <w:r w:rsidRPr="00983934">
          <w:rPr>
            <w:rStyle w:val="Hyperlink"/>
            <w:noProof/>
          </w:rPr>
          <w:fldChar w:fldCharType="separate"/>
        </w:r>
        <w:r w:rsidRPr="00983934">
          <w:rPr>
            <w:rStyle w:val="Hyperlink"/>
            <w:noProof/>
          </w:rPr>
          <w:t>Acknowledgements</w:t>
        </w:r>
        <w:r>
          <w:rPr>
            <w:noProof/>
            <w:webHidden/>
          </w:rPr>
          <w:tab/>
        </w:r>
        <w:r>
          <w:rPr>
            <w:noProof/>
            <w:webHidden/>
          </w:rPr>
          <w:fldChar w:fldCharType="begin"/>
        </w:r>
        <w:r>
          <w:rPr>
            <w:noProof/>
            <w:webHidden/>
          </w:rPr>
          <w:instrText xml:space="preserve"> PAGEREF _Toc67830730 \h </w:instrText>
        </w:r>
      </w:ins>
      <w:r>
        <w:rPr>
          <w:noProof/>
          <w:webHidden/>
        </w:rPr>
      </w:r>
      <w:r>
        <w:rPr>
          <w:noProof/>
          <w:webHidden/>
        </w:rPr>
        <w:fldChar w:fldCharType="separate"/>
      </w:r>
      <w:ins w:id="69" w:author="Vladymyr Kozyr" w:date="2021-03-28T13:31:00Z">
        <w:r>
          <w:rPr>
            <w:noProof/>
            <w:webHidden/>
          </w:rPr>
          <w:t>vi</w:t>
        </w:r>
        <w:r>
          <w:rPr>
            <w:noProof/>
            <w:webHidden/>
          </w:rPr>
          <w:fldChar w:fldCharType="end"/>
        </w:r>
        <w:r w:rsidRPr="00983934">
          <w:rPr>
            <w:rStyle w:val="Hyperlink"/>
            <w:noProof/>
          </w:rPr>
          <w:fldChar w:fldCharType="end"/>
        </w:r>
      </w:ins>
    </w:p>
    <w:p w14:paraId="0AA62695" w14:textId="6B41A90E" w:rsidR="00FD00CC" w:rsidRDefault="00FD00CC" w:rsidP="00FD00CC">
      <w:pPr>
        <w:pStyle w:val="TOC2"/>
        <w:rPr>
          <w:ins w:id="70" w:author="Vladymyr Kozyr" w:date="2021-03-28T13:31:00Z"/>
          <w:rFonts w:asciiTheme="minorHAnsi" w:eastAsiaTheme="minorEastAsia" w:hAnsiTheme="minorHAnsi"/>
          <w:noProof/>
          <w:sz w:val="24"/>
          <w:szCs w:val="24"/>
          <w:lang w:val="en-CA"/>
        </w:rPr>
      </w:pPr>
      <w:ins w:id="7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"_Toc67830731"</w:instrText>
        </w:r>
        <w:r w:rsidRPr="00983934">
          <w:rPr>
            <w:rStyle w:val="Hyperlink"/>
            <w:noProof/>
          </w:rPr>
          <w:instrText xml:space="preserve"> </w:instrText>
        </w:r>
        <w:r w:rsidRPr="00983934">
          <w:rPr>
            <w:rStyle w:val="Hyperlink"/>
            <w:noProof/>
          </w:rPr>
          <w:fldChar w:fldCharType="separate"/>
        </w:r>
        <w:r w:rsidRPr="00983934">
          <w:rPr>
            <w:rStyle w:val="Hyperlink"/>
            <w:noProof/>
          </w:rPr>
          <w:t>Table of Contents</w:t>
        </w:r>
        <w:r>
          <w:rPr>
            <w:noProof/>
            <w:webHidden/>
          </w:rPr>
          <w:tab/>
        </w:r>
        <w:r>
          <w:rPr>
            <w:noProof/>
            <w:webHidden/>
          </w:rPr>
          <w:fldChar w:fldCharType="begin"/>
        </w:r>
        <w:r>
          <w:rPr>
            <w:noProof/>
            <w:webHidden/>
          </w:rPr>
          <w:instrText xml:space="preserve"> PAGEREF _Toc67830731 \h </w:instrText>
        </w:r>
      </w:ins>
      <w:r>
        <w:rPr>
          <w:noProof/>
          <w:webHidden/>
        </w:rPr>
      </w:r>
      <w:r>
        <w:rPr>
          <w:noProof/>
          <w:webHidden/>
        </w:rPr>
        <w:fldChar w:fldCharType="separate"/>
      </w:r>
      <w:ins w:id="72" w:author="Vladymyr Kozyr" w:date="2021-03-28T13:31:00Z">
        <w:r>
          <w:rPr>
            <w:noProof/>
            <w:webHidden/>
          </w:rPr>
          <w:t>vii</w:t>
        </w:r>
        <w:r>
          <w:rPr>
            <w:noProof/>
            <w:webHidden/>
          </w:rPr>
          <w:fldChar w:fldCharType="end"/>
        </w:r>
        <w:r w:rsidRPr="00983934">
          <w:rPr>
            <w:rStyle w:val="Hyperlink"/>
            <w:noProof/>
          </w:rPr>
          <w:fldChar w:fldCharType="end"/>
        </w:r>
      </w:ins>
    </w:p>
    <w:p w14:paraId="2322CB1E" w14:textId="05494152" w:rsidR="00FD00CC" w:rsidRDefault="00FD00CC" w:rsidP="00FD00CC">
      <w:pPr>
        <w:pStyle w:val="TOC2"/>
        <w:rPr>
          <w:ins w:id="73" w:author="Vladymyr Kozyr" w:date="2021-03-28T13:31:00Z"/>
          <w:rFonts w:asciiTheme="minorHAnsi" w:eastAsiaTheme="minorEastAsia" w:hAnsiTheme="minorHAnsi"/>
          <w:noProof/>
          <w:sz w:val="24"/>
          <w:szCs w:val="24"/>
          <w:lang w:val="en-CA"/>
        </w:rPr>
      </w:pPr>
      <w:ins w:id="74"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"_Toc67830732"</w:instrText>
        </w:r>
        <w:r w:rsidRPr="00983934">
          <w:rPr>
            <w:rStyle w:val="Hyperlink"/>
            <w:noProof/>
          </w:rPr>
          <w:instrText xml:space="preserve"> </w:instrText>
        </w:r>
        <w:r w:rsidRPr="00983934">
          <w:rPr>
            <w:rStyle w:val="Hyperlink"/>
            <w:noProof/>
          </w:rPr>
          <w:fldChar w:fldCharType="separate"/>
        </w:r>
        <w:r w:rsidRPr="00983934">
          <w:rPr>
            <w:rStyle w:val="Hyperlink"/>
            <w:noProof/>
          </w:rPr>
          <w:t>List of Tables</w:t>
        </w:r>
        <w:r>
          <w:rPr>
            <w:noProof/>
            <w:webHidden/>
          </w:rPr>
          <w:tab/>
        </w:r>
        <w:r>
          <w:rPr>
            <w:noProof/>
            <w:webHidden/>
          </w:rPr>
          <w:fldChar w:fldCharType="begin"/>
        </w:r>
        <w:r>
          <w:rPr>
            <w:noProof/>
            <w:webHidden/>
          </w:rPr>
          <w:instrText xml:space="preserve"> PAGEREF _Toc67830732 \h </w:instrText>
        </w:r>
      </w:ins>
      <w:r>
        <w:rPr>
          <w:noProof/>
          <w:webHidden/>
        </w:rPr>
      </w:r>
      <w:r>
        <w:rPr>
          <w:noProof/>
          <w:webHidden/>
        </w:rPr>
        <w:fldChar w:fldCharType="separate"/>
      </w:r>
      <w:ins w:id="75" w:author="Vladymyr Kozyr" w:date="2021-03-28T13:31:00Z">
        <w:r>
          <w:rPr>
            <w:noProof/>
            <w:webHidden/>
          </w:rPr>
          <w:t>ix</w:t>
        </w:r>
        <w:r>
          <w:rPr>
            <w:noProof/>
            <w:webHidden/>
          </w:rPr>
          <w:fldChar w:fldCharType="end"/>
        </w:r>
        <w:r w:rsidRPr="00983934">
          <w:rPr>
            <w:rStyle w:val="Hyperlink"/>
            <w:noProof/>
          </w:rPr>
          <w:fldChar w:fldCharType="end"/>
        </w:r>
      </w:ins>
    </w:p>
    <w:p w14:paraId="08D6FF17" w14:textId="2C1BEA61" w:rsidR="00FD00CC" w:rsidRDefault="00FD00CC" w:rsidP="00FD00CC">
      <w:pPr>
        <w:pStyle w:val="TOC2"/>
        <w:rPr>
          <w:ins w:id="76" w:author="Vladymyr Kozyr" w:date="2021-03-28T13:31:00Z"/>
          <w:rFonts w:asciiTheme="minorHAnsi" w:eastAsiaTheme="minorEastAsia" w:hAnsiTheme="minorHAnsi"/>
          <w:noProof/>
          <w:sz w:val="24"/>
          <w:szCs w:val="24"/>
          <w:lang w:val="en-CA"/>
        </w:rPr>
      </w:pPr>
      <w:ins w:id="77"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"_Toc67830733"</w:instrText>
        </w:r>
        <w:r w:rsidRPr="00983934">
          <w:rPr>
            <w:rStyle w:val="Hyperlink"/>
            <w:noProof/>
          </w:rPr>
          <w:instrText xml:space="preserve"> </w:instrText>
        </w:r>
        <w:r w:rsidRPr="00983934">
          <w:rPr>
            <w:rStyle w:val="Hyperlink"/>
            <w:noProof/>
          </w:rPr>
          <w:fldChar w:fldCharType="separate"/>
        </w:r>
        <w:r w:rsidRPr="00983934">
          <w:rPr>
            <w:rStyle w:val="Hyperlink"/>
            <w:noProof/>
          </w:rPr>
          <w:t>List of Figures</w:t>
        </w:r>
        <w:r>
          <w:rPr>
            <w:noProof/>
            <w:webHidden/>
          </w:rPr>
          <w:tab/>
        </w:r>
        <w:r>
          <w:rPr>
            <w:noProof/>
            <w:webHidden/>
          </w:rPr>
          <w:fldChar w:fldCharType="begin"/>
        </w:r>
        <w:r>
          <w:rPr>
            <w:noProof/>
            <w:webHidden/>
          </w:rPr>
          <w:instrText xml:space="preserve"> PAGEREF _Toc67830733 \h </w:instrText>
        </w:r>
      </w:ins>
      <w:r>
        <w:rPr>
          <w:noProof/>
          <w:webHidden/>
        </w:rPr>
      </w:r>
      <w:r>
        <w:rPr>
          <w:noProof/>
          <w:webHidden/>
        </w:rPr>
        <w:fldChar w:fldCharType="separate"/>
      </w:r>
      <w:ins w:id="78" w:author="Vladymyr Kozyr" w:date="2021-03-28T13:31:00Z">
        <w:r>
          <w:rPr>
            <w:noProof/>
            <w:webHidden/>
          </w:rPr>
          <w:t>x</w:t>
        </w:r>
        <w:r>
          <w:rPr>
            <w:noProof/>
            <w:webHidden/>
          </w:rPr>
          <w:fldChar w:fldCharType="end"/>
        </w:r>
        <w:r w:rsidRPr="00983934">
          <w:rPr>
            <w:rStyle w:val="Hyperlink"/>
            <w:noProof/>
          </w:rPr>
          <w:fldChar w:fldCharType="end"/>
        </w:r>
      </w:ins>
    </w:p>
    <w:p w14:paraId="3B04C9E1" w14:textId="700817B3" w:rsidR="00FD00CC" w:rsidRDefault="00FD00CC" w:rsidP="00FD00CC">
      <w:pPr>
        <w:pStyle w:val="TOC2"/>
        <w:rPr>
          <w:ins w:id="79" w:author="Vladymyr Kozyr" w:date="2021-03-28T13:31:00Z"/>
          <w:rFonts w:asciiTheme="minorHAnsi" w:eastAsiaTheme="minorEastAsia" w:hAnsiTheme="minorHAnsi"/>
          <w:noProof/>
          <w:sz w:val="24"/>
          <w:szCs w:val="24"/>
          <w:lang w:val="en-CA"/>
        </w:rPr>
      </w:pPr>
      <w:ins w:id="80"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"_Toc67830734"</w:instrText>
        </w:r>
        <w:r w:rsidRPr="00983934">
          <w:rPr>
            <w:rStyle w:val="Hyperlink"/>
            <w:noProof/>
          </w:rPr>
          <w:instrText xml:space="preserve"> </w:instrText>
        </w:r>
        <w:r w:rsidRPr="00983934">
          <w:rPr>
            <w:rStyle w:val="Hyperlink"/>
            <w:noProof/>
          </w:rPr>
          <w:fldChar w:fldCharType="separate"/>
        </w:r>
        <w:r w:rsidRPr="00983934">
          <w:rPr>
            <w:rStyle w:val="Hyperlink"/>
            <w:noProof/>
          </w:rPr>
          <w:t>List of Acronyms</w:t>
        </w:r>
        <w:r>
          <w:rPr>
            <w:noProof/>
            <w:webHidden/>
          </w:rPr>
          <w:tab/>
        </w:r>
        <w:r>
          <w:rPr>
            <w:noProof/>
            <w:webHidden/>
          </w:rPr>
          <w:fldChar w:fldCharType="begin"/>
        </w:r>
        <w:r>
          <w:rPr>
            <w:noProof/>
            <w:webHidden/>
          </w:rPr>
          <w:instrText xml:space="preserve"> PAGEREF _Toc67830734 \h </w:instrText>
        </w:r>
      </w:ins>
      <w:r>
        <w:rPr>
          <w:noProof/>
          <w:webHidden/>
        </w:rPr>
      </w:r>
      <w:r>
        <w:rPr>
          <w:noProof/>
          <w:webHidden/>
        </w:rPr>
        <w:fldChar w:fldCharType="separate"/>
      </w:r>
      <w:ins w:id="81" w:author="Vladymyr Kozyr" w:date="2021-03-28T13:31:00Z">
        <w:r>
          <w:rPr>
            <w:noProof/>
            <w:webHidden/>
          </w:rPr>
          <w:t>xi</w:t>
        </w:r>
        <w:r>
          <w:rPr>
            <w:noProof/>
            <w:webHidden/>
          </w:rPr>
          <w:fldChar w:fldCharType="end"/>
        </w:r>
        <w:r w:rsidRPr="00983934">
          <w:rPr>
            <w:rStyle w:val="Hyperlink"/>
            <w:noProof/>
          </w:rPr>
          <w:fldChar w:fldCharType="end"/>
        </w:r>
      </w:ins>
    </w:p>
    <w:p w14:paraId="41C1A33E" w14:textId="73FE5680" w:rsidR="00FD00CC" w:rsidRDefault="00FD00CC" w:rsidP="00FD00CC">
      <w:pPr>
        <w:pStyle w:val="TOC2"/>
        <w:rPr>
          <w:ins w:id="82" w:author="Vladymyr Kozyr" w:date="2021-03-28T13:31:00Z"/>
          <w:rFonts w:asciiTheme="minorHAnsi" w:eastAsiaTheme="minorEastAsia" w:hAnsiTheme="minorHAnsi"/>
          <w:noProof/>
          <w:sz w:val="24"/>
          <w:szCs w:val="24"/>
          <w:lang w:val="en-CA"/>
        </w:rPr>
      </w:pPr>
      <w:ins w:id="83"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"_Toc67830735"</w:instrText>
        </w:r>
        <w:r w:rsidRPr="00983934">
          <w:rPr>
            <w:rStyle w:val="Hyperlink"/>
            <w:noProof/>
          </w:rPr>
          <w:instrText xml:space="preserve"> </w:instrText>
        </w:r>
        <w:r w:rsidRPr="00983934">
          <w:rPr>
            <w:rStyle w:val="Hyperlink"/>
            <w:noProof/>
          </w:rPr>
          <w:fldChar w:fldCharType="separate"/>
        </w:r>
        <w:r w:rsidRPr="00983934">
          <w:rPr>
            <w:rStyle w:val="Hyperlink"/>
            <w:noProof/>
          </w:rPr>
          <w:t>Glossary</w:t>
        </w:r>
        <w:r>
          <w:rPr>
            <w:noProof/>
            <w:webHidden/>
          </w:rPr>
          <w:tab/>
        </w:r>
        <w:r>
          <w:rPr>
            <w:noProof/>
            <w:webHidden/>
          </w:rPr>
          <w:fldChar w:fldCharType="begin"/>
        </w:r>
        <w:r>
          <w:rPr>
            <w:noProof/>
            <w:webHidden/>
          </w:rPr>
          <w:instrText xml:space="preserve"> PAGEREF _Toc67830735 \h </w:instrText>
        </w:r>
      </w:ins>
      <w:r>
        <w:rPr>
          <w:noProof/>
          <w:webHidden/>
        </w:rPr>
      </w:r>
      <w:r>
        <w:rPr>
          <w:noProof/>
          <w:webHidden/>
        </w:rPr>
        <w:fldChar w:fldCharType="separate"/>
      </w:r>
      <w:ins w:id="84" w:author="Vladymyr Kozyr" w:date="2021-03-28T13:31:00Z">
        <w:r>
          <w:rPr>
            <w:noProof/>
            <w:webHidden/>
          </w:rPr>
          <w:t>xii</w:t>
        </w:r>
        <w:r>
          <w:rPr>
            <w:noProof/>
            <w:webHidden/>
          </w:rPr>
          <w:fldChar w:fldCharType="end"/>
        </w:r>
        <w:r w:rsidRPr="00983934">
          <w:rPr>
            <w:rStyle w:val="Hyperlink"/>
            <w:noProof/>
          </w:rPr>
          <w:fldChar w:fldCharType="end"/>
        </w:r>
      </w:ins>
    </w:p>
    <w:p w14:paraId="3CA04795" w14:textId="387A2180" w:rsidR="00FD00CC" w:rsidRDefault="00FD00CC" w:rsidP="00FD00CC">
      <w:pPr>
        <w:pStyle w:val="TOC2"/>
        <w:rPr>
          <w:ins w:id="85" w:author="Vladymyr Kozyr" w:date="2021-03-28T13:31:00Z"/>
          <w:rFonts w:asciiTheme="minorHAnsi" w:eastAsiaTheme="minorEastAsia" w:hAnsiTheme="minorHAnsi"/>
          <w:noProof/>
          <w:sz w:val="24"/>
          <w:szCs w:val="24"/>
          <w:lang w:val="en-CA"/>
        </w:rPr>
      </w:pPr>
      <w:ins w:id="86"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"_Toc67830736"</w:instrText>
        </w:r>
        <w:r w:rsidRPr="00983934">
          <w:rPr>
            <w:rStyle w:val="Hyperlink"/>
            <w:noProof/>
          </w:rPr>
          <w:instrText xml:space="preserve"> </w:instrText>
        </w:r>
        <w:r w:rsidRPr="00983934">
          <w:rPr>
            <w:rStyle w:val="Hyperlink"/>
            <w:noProof/>
          </w:rPr>
          <w:fldChar w:fldCharType="separate"/>
        </w:r>
        <w:r w:rsidRPr="00983934">
          <w:rPr>
            <w:rStyle w:val="Hyperlink"/>
            <w:noProof/>
          </w:rPr>
          <w:t>Preface/Executive Summary/Image</w:t>
        </w:r>
        <w:r>
          <w:rPr>
            <w:noProof/>
            <w:webHidden/>
          </w:rPr>
          <w:tab/>
        </w:r>
        <w:r>
          <w:rPr>
            <w:noProof/>
            <w:webHidden/>
          </w:rPr>
          <w:fldChar w:fldCharType="begin"/>
        </w:r>
        <w:r>
          <w:rPr>
            <w:noProof/>
            <w:webHidden/>
          </w:rPr>
          <w:instrText xml:space="preserve"> PAGEREF _Toc67830736 \h </w:instrText>
        </w:r>
      </w:ins>
      <w:r>
        <w:rPr>
          <w:noProof/>
          <w:webHidden/>
        </w:rPr>
      </w:r>
      <w:r>
        <w:rPr>
          <w:noProof/>
          <w:webHidden/>
        </w:rPr>
        <w:fldChar w:fldCharType="separate"/>
      </w:r>
      <w:ins w:id="87" w:author="Vladymyr Kozyr" w:date="2021-03-28T13:31:00Z">
        <w:r>
          <w:rPr>
            <w:noProof/>
            <w:webHidden/>
          </w:rPr>
          <w:t>xiii</w:t>
        </w:r>
        <w:r>
          <w:rPr>
            <w:noProof/>
            <w:webHidden/>
          </w:rPr>
          <w:fldChar w:fldCharType="end"/>
        </w:r>
        <w:r w:rsidRPr="00983934">
          <w:rPr>
            <w:rStyle w:val="Hyperlink"/>
            <w:noProof/>
          </w:rPr>
          <w:fldChar w:fldCharType="end"/>
        </w:r>
      </w:ins>
    </w:p>
    <w:p w14:paraId="6BE6F299" w14:textId="1E5E01B3" w:rsidR="00FD00CC" w:rsidRDefault="00FD00CC">
      <w:pPr>
        <w:pStyle w:val="TOC1"/>
        <w:tabs>
          <w:tab w:val="left" w:pos="1440"/>
        </w:tabs>
        <w:rPr>
          <w:ins w:id="88" w:author="Vladymyr Kozyr" w:date="2021-03-28T13:31:00Z"/>
          <w:rFonts w:asciiTheme="minorHAnsi" w:eastAsiaTheme="minorEastAsia" w:hAnsiTheme="minorHAnsi"/>
          <w:b w:val="0"/>
          <w:bCs w:val="0"/>
          <w:sz w:val="24"/>
          <w:lang w:val="en-CA"/>
        </w:rPr>
      </w:pPr>
      <w:ins w:id="89" w:author="Vladymyr Kozyr" w:date="2021-03-28T13:31:00Z">
        <w:r w:rsidRPr="00983934">
          <w:rPr>
            <w:rStyle w:val="Hyperlink"/>
          </w:rPr>
          <w:fldChar w:fldCharType="begin"/>
        </w:r>
        <w:r w:rsidRPr="00983934">
          <w:rPr>
            <w:rStyle w:val="Hyperlink"/>
          </w:rPr>
          <w:instrText xml:space="preserve"> </w:instrText>
        </w:r>
        <w:r>
          <w:instrText>HYPERLINK \l "_Toc67830737"</w:instrText>
        </w:r>
        <w:r w:rsidRPr="00983934">
          <w:rPr>
            <w:rStyle w:val="Hyperlink"/>
          </w:rPr>
          <w:instrText xml:space="preserve"> </w:instrText>
        </w:r>
        <w:r w:rsidRPr="00983934">
          <w:rPr>
            <w:rStyle w:val="Hyperlink"/>
          </w:rPr>
          <w:fldChar w:fldCharType="separate"/>
        </w:r>
        <w:r w:rsidRPr="00983934">
          <w:rPr>
            <w:rStyle w:val="Hyperlink"/>
          </w:rPr>
          <w:t>Chapter 1.</w:t>
        </w:r>
        <w:r>
          <w:rPr>
            <w:rFonts w:asciiTheme="minorHAnsi" w:eastAsiaTheme="minorEastAsia" w:hAnsiTheme="minorHAnsi"/>
            <w:b w:val="0"/>
            <w:bCs w:val="0"/>
            <w:sz w:val="24"/>
            <w:lang w:val="en-CA"/>
          </w:rPr>
          <w:tab/>
        </w:r>
        <w:r w:rsidRPr="00983934">
          <w:rPr>
            <w:rStyle w:val="Hyperlink"/>
          </w:rPr>
          <w:t>Introduction</w:t>
        </w:r>
        <w:r>
          <w:rPr>
            <w:webHidden/>
          </w:rPr>
          <w:tab/>
        </w:r>
        <w:r>
          <w:rPr>
            <w:webHidden/>
          </w:rPr>
          <w:fldChar w:fldCharType="begin"/>
        </w:r>
        <w:r>
          <w:rPr>
            <w:webHidden/>
          </w:rPr>
          <w:instrText xml:space="preserve"> PAGEREF _Toc67830737 \h </w:instrText>
        </w:r>
      </w:ins>
      <w:r>
        <w:rPr>
          <w:webHidden/>
        </w:rPr>
      </w:r>
      <w:r>
        <w:rPr>
          <w:webHidden/>
        </w:rPr>
        <w:fldChar w:fldCharType="separate"/>
      </w:r>
      <w:ins w:id="90" w:author="Vladymyr Kozyr" w:date="2021-03-28T13:31:00Z">
        <w:r>
          <w:rPr>
            <w:webHidden/>
          </w:rPr>
          <w:t>1</w:t>
        </w:r>
        <w:r>
          <w:rPr>
            <w:webHidden/>
          </w:rPr>
          <w:fldChar w:fldCharType="end"/>
        </w:r>
        <w:r w:rsidRPr="00983934">
          <w:rPr>
            <w:rStyle w:val="Hyperlink"/>
          </w:rPr>
          <w:fldChar w:fldCharType="end"/>
        </w:r>
      </w:ins>
    </w:p>
    <w:p w14:paraId="15F5BEC3" w14:textId="4DE14C7D" w:rsidR="00FD00CC" w:rsidRDefault="00FD00CC">
      <w:pPr>
        <w:pStyle w:val="TOC1"/>
        <w:tabs>
          <w:tab w:val="left" w:pos="1440"/>
        </w:tabs>
        <w:rPr>
          <w:ins w:id="91" w:author="Vladymyr Kozyr" w:date="2021-03-28T13:31:00Z"/>
          <w:rFonts w:asciiTheme="minorHAnsi" w:eastAsiaTheme="minorEastAsia" w:hAnsiTheme="minorHAnsi"/>
          <w:b w:val="0"/>
          <w:bCs w:val="0"/>
          <w:sz w:val="24"/>
          <w:lang w:val="en-CA"/>
        </w:rPr>
      </w:pPr>
      <w:ins w:id="92" w:author="Vladymyr Kozyr" w:date="2021-03-28T13:31:00Z">
        <w:r w:rsidRPr="00983934">
          <w:rPr>
            <w:rStyle w:val="Hyperlink"/>
          </w:rPr>
          <w:fldChar w:fldCharType="begin"/>
        </w:r>
        <w:r w:rsidRPr="00983934">
          <w:rPr>
            <w:rStyle w:val="Hyperlink"/>
          </w:rPr>
          <w:instrText xml:space="preserve"> </w:instrText>
        </w:r>
        <w:r>
          <w:instrText>HYPERLINK \l "_Toc67830738"</w:instrText>
        </w:r>
        <w:r w:rsidRPr="00983934">
          <w:rPr>
            <w:rStyle w:val="Hyperlink"/>
          </w:rPr>
          <w:instrText xml:space="preserve"> </w:instrText>
        </w:r>
        <w:r w:rsidRPr="00983934">
          <w:rPr>
            <w:rStyle w:val="Hyperlink"/>
          </w:rPr>
          <w:fldChar w:fldCharType="separate"/>
        </w:r>
        <w:r w:rsidRPr="00983934">
          <w:rPr>
            <w:rStyle w:val="Hyperlink"/>
          </w:rPr>
          <w:t>Chapter 2.</w:t>
        </w:r>
        <w:r>
          <w:rPr>
            <w:rFonts w:asciiTheme="minorHAnsi" w:eastAsiaTheme="minorEastAsia" w:hAnsiTheme="minorHAnsi"/>
            <w:b w:val="0"/>
            <w:bCs w:val="0"/>
            <w:sz w:val="24"/>
            <w:lang w:val="en-CA"/>
          </w:rPr>
          <w:tab/>
        </w:r>
        <w:r w:rsidRPr="00983934">
          <w:rPr>
            <w:rStyle w:val="Hyperlink"/>
          </w:rPr>
          <w:t>Related Work</w:t>
        </w:r>
        <w:r>
          <w:rPr>
            <w:webHidden/>
          </w:rPr>
          <w:tab/>
        </w:r>
        <w:r>
          <w:rPr>
            <w:webHidden/>
          </w:rPr>
          <w:fldChar w:fldCharType="begin"/>
        </w:r>
        <w:r>
          <w:rPr>
            <w:webHidden/>
          </w:rPr>
          <w:instrText xml:space="preserve"> PAGEREF _Toc67830738 \h </w:instrText>
        </w:r>
      </w:ins>
      <w:r>
        <w:rPr>
          <w:webHidden/>
        </w:rPr>
      </w:r>
      <w:r>
        <w:rPr>
          <w:webHidden/>
        </w:rPr>
        <w:fldChar w:fldCharType="separate"/>
      </w:r>
      <w:ins w:id="93" w:author="Vladymyr Kozyr" w:date="2021-03-28T13:31:00Z">
        <w:r>
          <w:rPr>
            <w:webHidden/>
          </w:rPr>
          <w:t>2</w:t>
        </w:r>
        <w:r>
          <w:rPr>
            <w:webHidden/>
          </w:rPr>
          <w:fldChar w:fldCharType="end"/>
        </w:r>
        <w:r w:rsidRPr="00983934">
          <w:rPr>
            <w:rStyle w:val="Hyperlink"/>
          </w:rPr>
          <w:fldChar w:fldCharType="end"/>
        </w:r>
      </w:ins>
    </w:p>
    <w:p w14:paraId="0FA3F6F7" w14:textId="23725824" w:rsidR="00FD00CC" w:rsidRDefault="00FD00CC" w:rsidP="00FD00CC">
      <w:pPr>
        <w:pStyle w:val="TOC2"/>
        <w:rPr>
          <w:ins w:id="94" w:author="Vladymyr Kozyr" w:date="2021-03-28T13:31:00Z"/>
          <w:rFonts w:asciiTheme="minorHAnsi" w:eastAsiaTheme="minorEastAsia" w:hAnsiTheme="minorHAnsi"/>
          <w:noProof/>
          <w:sz w:val="24"/>
          <w:szCs w:val="24"/>
          <w:lang w:val="en-CA"/>
        </w:rPr>
      </w:pPr>
      <w:ins w:id="9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"_Toc67830739"</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2.1.</w:t>
        </w:r>
        <w:r>
          <w:rPr>
            <w:rFonts w:asciiTheme="minorHAnsi" w:eastAsiaTheme="minorEastAsia" w:hAnsiTheme="minorHAnsi"/>
            <w:noProof/>
            <w:sz w:val="24"/>
            <w:szCs w:val="24"/>
            <w:lang w:val="en-CA"/>
          </w:rPr>
          <w:tab/>
        </w:r>
        <w:r w:rsidRPr="00983934">
          <w:rPr>
            <w:rStyle w:val="Hyperlink"/>
            <w:noProof/>
          </w:rPr>
          <w:t>Role of the Fishery Visualization</w:t>
        </w:r>
        <w:r>
          <w:rPr>
            <w:noProof/>
            <w:webHidden/>
          </w:rPr>
          <w:tab/>
        </w:r>
        <w:r>
          <w:rPr>
            <w:noProof/>
            <w:webHidden/>
          </w:rPr>
          <w:fldChar w:fldCharType="begin"/>
        </w:r>
        <w:r>
          <w:rPr>
            <w:noProof/>
            <w:webHidden/>
          </w:rPr>
          <w:instrText xml:space="preserve"> PAGEREF _Toc67830739 \h </w:instrText>
        </w:r>
      </w:ins>
      <w:r>
        <w:rPr>
          <w:noProof/>
          <w:webHidden/>
        </w:rPr>
      </w:r>
      <w:r>
        <w:rPr>
          <w:noProof/>
          <w:webHidden/>
        </w:rPr>
        <w:fldChar w:fldCharType="separate"/>
      </w:r>
      <w:ins w:id="96" w:author="Vladymyr Kozyr" w:date="2021-03-28T13:31:00Z">
        <w:r>
          <w:rPr>
            <w:noProof/>
            <w:webHidden/>
          </w:rPr>
          <w:t>2</w:t>
        </w:r>
        <w:r>
          <w:rPr>
            <w:noProof/>
            <w:webHidden/>
          </w:rPr>
          <w:fldChar w:fldCharType="end"/>
        </w:r>
        <w:r w:rsidRPr="00983934">
          <w:rPr>
            <w:rStyle w:val="Hyperlink"/>
            <w:noProof/>
          </w:rPr>
          <w:fldChar w:fldCharType="end"/>
        </w:r>
      </w:ins>
    </w:p>
    <w:p w14:paraId="20461715" w14:textId="26413B9B" w:rsidR="00FD00CC" w:rsidRDefault="00FD00CC" w:rsidP="00FD00CC">
      <w:pPr>
        <w:pStyle w:val="TOC2"/>
        <w:rPr>
          <w:ins w:id="97" w:author="Vladymyr Kozyr" w:date="2021-03-28T13:31:00Z"/>
          <w:rFonts w:asciiTheme="minorHAnsi" w:eastAsiaTheme="minorEastAsia" w:hAnsiTheme="minorHAnsi"/>
          <w:noProof/>
          <w:sz w:val="24"/>
          <w:szCs w:val="24"/>
          <w:lang w:val="en-CA"/>
        </w:rPr>
      </w:pPr>
      <w:ins w:id="9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"_Toc67830743"</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2.2.</w:t>
        </w:r>
        <w:r>
          <w:rPr>
            <w:rFonts w:asciiTheme="minorHAnsi" w:eastAsiaTheme="minorEastAsia" w:hAnsiTheme="minorHAnsi"/>
            <w:noProof/>
            <w:sz w:val="24"/>
            <w:szCs w:val="24"/>
            <w:lang w:val="en-CA"/>
          </w:rPr>
          <w:tab/>
        </w:r>
        <w:r w:rsidRPr="00983934">
          <w:rPr>
            <w:rStyle w:val="Hyperlink"/>
            <w:noProof/>
          </w:rPr>
          <w:t>Marine Environmental Management</w:t>
        </w:r>
        <w:r>
          <w:rPr>
            <w:noProof/>
            <w:webHidden/>
          </w:rPr>
          <w:tab/>
        </w:r>
        <w:r>
          <w:rPr>
            <w:noProof/>
            <w:webHidden/>
          </w:rPr>
          <w:fldChar w:fldCharType="begin"/>
        </w:r>
        <w:r>
          <w:rPr>
            <w:noProof/>
            <w:webHidden/>
          </w:rPr>
          <w:instrText xml:space="preserve"> PAGEREF _Toc67830743 \h </w:instrText>
        </w:r>
      </w:ins>
      <w:r>
        <w:rPr>
          <w:noProof/>
          <w:webHidden/>
        </w:rPr>
      </w:r>
      <w:r>
        <w:rPr>
          <w:noProof/>
          <w:webHidden/>
        </w:rPr>
        <w:fldChar w:fldCharType="separate"/>
      </w:r>
      <w:ins w:id="99" w:author="Vladymyr Kozyr" w:date="2021-03-28T13:31:00Z">
        <w:r>
          <w:rPr>
            <w:noProof/>
            <w:webHidden/>
          </w:rPr>
          <w:t>2</w:t>
        </w:r>
        <w:r>
          <w:rPr>
            <w:noProof/>
            <w:webHidden/>
          </w:rPr>
          <w:fldChar w:fldCharType="end"/>
        </w:r>
        <w:r w:rsidRPr="00983934">
          <w:rPr>
            <w:rStyle w:val="Hyperlink"/>
            <w:noProof/>
          </w:rPr>
          <w:fldChar w:fldCharType="end"/>
        </w:r>
      </w:ins>
    </w:p>
    <w:p w14:paraId="3BF040B1" w14:textId="19CF4409" w:rsidR="00FD00CC" w:rsidRDefault="00FD00CC" w:rsidP="00FD00CC">
      <w:pPr>
        <w:pStyle w:val="TOC2"/>
        <w:rPr>
          <w:ins w:id="100" w:author="Vladymyr Kozyr" w:date="2021-03-28T13:31:00Z"/>
          <w:rFonts w:asciiTheme="minorHAnsi" w:eastAsiaTheme="minorEastAsia" w:hAnsiTheme="minorHAnsi"/>
          <w:noProof/>
          <w:sz w:val="24"/>
          <w:szCs w:val="24"/>
          <w:lang w:val="en-CA"/>
        </w:rPr>
      </w:pPr>
      <w:ins w:id="10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"_Toc67830744"</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2.3.</w:t>
        </w:r>
        <w:r>
          <w:rPr>
            <w:rFonts w:asciiTheme="minorHAnsi" w:eastAsiaTheme="minorEastAsia" w:hAnsiTheme="minorHAnsi"/>
            <w:noProof/>
            <w:sz w:val="24"/>
            <w:szCs w:val="24"/>
            <w:lang w:val="en-CA"/>
          </w:rPr>
          <w:tab/>
        </w:r>
        <w:r w:rsidRPr="00983934">
          <w:rPr>
            <w:rStyle w:val="Hyperlink"/>
            <w:noProof/>
          </w:rPr>
          <w:t>Approaches to Visualization</w:t>
        </w:r>
        <w:r>
          <w:rPr>
            <w:noProof/>
            <w:webHidden/>
          </w:rPr>
          <w:tab/>
        </w:r>
        <w:r>
          <w:rPr>
            <w:noProof/>
            <w:webHidden/>
          </w:rPr>
          <w:fldChar w:fldCharType="begin"/>
        </w:r>
        <w:r>
          <w:rPr>
            <w:noProof/>
            <w:webHidden/>
          </w:rPr>
          <w:instrText xml:space="preserve"> PAGEREF _Toc67830744 \h </w:instrText>
        </w:r>
      </w:ins>
      <w:r>
        <w:rPr>
          <w:noProof/>
          <w:webHidden/>
        </w:rPr>
      </w:r>
      <w:r>
        <w:rPr>
          <w:noProof/>
          <w:webHidden/>
        </w:rPr>
        <w:fldChar w:fldCharType="separate"/>
      </w:r>
      <w:ins w:id="102" w:author="Vladymyr Kozyr" w:date="2021-03-28T13:31:00Z">
        <w:r>
          <w:rPr>
            <w:noProof/>
            <w:webHidden/>
          </w:rPr>
          <w:t>4</w:t>
        </w:r>
        <w:r>
          <w:rPr>
            <w:noProof/>
            <w:webHidden/>
          </w:rPr>
          <w:fldChar w:fldCharType="end"/>
        </w:r>
        <w:r w:rsidRPr="00983934">
          <w:rPr>
            <w:rStyle w:val="Hyperlink"/>
            <w:noProof/>
          </w:rPr>
          <w:fldChar w:fldCharType="end"/>
        </w:r>
      </w:ins>
    </w:p>
    <w:p w14:paraId="0AEEABC2" w14:textId="12537CA5" w:rsidR="00FD00CC" w:rsidRDefault="00FD00CC">
      <w:pPr>
        <w:pStyle w:val="TOC1"/>
        <w:tabs>
          <w:tab w:val="left" w:pos="1440"/>
        </w:tabs>
        <w:rPr>
          <w:ins w:id="103" w:author="Vladymyr Kozyr" w:date="2021-03-28T13:31:00Z"/>
          <w:rFonts w:asciiTheme="minorHAnsi" w:eastAsiaTheme="minorEastAsia" w:hAnsiTheme="minorHAnsi"/>
          <w:b w:val="0"/>
          <w:bCs w:val="0"/>
          <w:sz w:val="24"/>
          <w:lang w:val="en-CA"/>
        </w:rPr>
      </w:pPr>
      <w:ins w:id="104" w:author="Vladymyr Kozyr" w:date="2021-03-28T13:31:00Z">
        <w:r w:rsidRPr="00983934">
          <w:rPr>
            <w:rStyle w:val="Hyperlink"/>
          </w:rPr>
          <w:fldChar w:fldCharType="begin"/>
        </w:r>
        <w:r w:rsidRPr="00983934">
          <w:rPr>
            <w:rStyle w:val="Hyperlink"/>
          </w:rPr>
          <w:instrText xml:space="preserve"> </w:instrText>
        </w:r>
        <w:r>
          <w:instrText>HYPERLINK \l "_Toc67830745"</w:instrText>
        </w:r>
        <w:r w:rsidRPr="00983934">
          <w:rPr>
            <w:rStyle w:val="Hyperlink"/>
          </w:rPr>
          <w:instrText xml:space="preserve"> </w:instrText>
        </w:r>
        <w:r w:rsidRPr="00983934">
          <w:rPr>
            <w:rStyle w:val="Hyperlink"/>
          </w:rPr>
          <w:fldChar w:fldCharType="separate"/>
        </w:r>
        <w:r w:rsidRPr="00983934">
          <w:rPr>
            <w:rStyle w:val="Hyperlink"/>
          </w:rPr>
          <w:t>Chapter 3.</w:t>
        </w:r>
        <w:r>
          <w:rPr>
            <w:rFonts w:asciiTheme="minorHAnsi" w:eastAsiaTheme="minorEastAsia" w:hAnsiTheme="minorHAnsi"/>
            <w:b w:val="0"/>
            <w:bCs w:val="0"/>
            <w:sz w:val="24"/>
            <w:lang w:val="en-CA"/>
          </w:rPr>
          <w:tab/>
        </w:r>
        <w:r w:rsidRPr="00983934">
          <w:rPr>
            <w:rStyle w:val="Hyperlink"/>
          </w:rPr>
          <w:t>Design and Use Cases</w:t>
        </w:r>
        <w:r>
          <w:rPr>
            <w:webHidden/>
          </w:rPr>
          <w:tab/>
        </w:r>
        <w:r>
          <w:rPr>
            <w:webHidden/>
          </w:rPr>
          <w:fldChar w:fldCharType="begin"/>
        </w:r>
        <w:r>
          <w:rPr>
            <w:webHidden/>
          </w:rPr>
          <w:instrText xml:space="preserve"> PAGEREF _Toc67830745 \h </w:instrText>
        </w:r>
      </w:ins>
      <w:r>
        <w:rPr>
          <w:webHidden/>
        </w:rPr>
      </w:r>
      <w:r>
        <w:rPr>
          <w:webHidden/>
        </w:rPr>
        <w:fldChar w:fldCharType="separate"/>
      </w:r>
      <w:ins w:id="105" w:author="Vladymyr Kozyr" w:date="2021-03-28T13:31:00Z">
        <w:r>
          <w:rPr>
            <w:webHidden/>
          </w:rPr>
          <w:t>6</w:t>
        </w:r>
        <w:r>
          <w:rPr>
            <w:webHidden/>
          </w:rPr>
          <w:fldChar w:fldCharType="end"/>
        </w:r>
        <w:r w:rsidRPr="00983934">
          <w:rPr>
            <w:rStyle w:val="Hyperlink"/>
          </w:rPr>
          <w:fldChar w:fldCharType="end"/>
        </w:r>
      </w:ins>
    </w:p>
    <w:p w14:paraId="013FE2B5" w14:textId="55631CF5" w:rsidR="00FD00CC" w:rsidRDefault="00FD00CC" w:rsidP="00FD00CC">
      <w:pPr>
        <w:pStyle w:val="TOC2"/>
        <w:rPr>
          <w:ins w:id="106" w:author="Vladymyr Kozyr" w:date="2021-03-28T13:31:00Z"/>
          <w:rFonts w:asciiTheme="minorHAnsi" w:eastAsiaTheme="minorEastAsia" w:hAnsiTheme="minorHAnsi"/>
          <w:noProof/>
          <w:sz w:val="24"/>
          <w:szCs w:val="24"/>
          <w:lang w:val="en-CA"/>
        </w:rPr>
      </w:pPr>
      <w:ins w:id="107" w:author="Vladymyr Kozyr" w:date="2021-03-28T13:33:00Z">
        <w:r>
          <w:rPr>
            <w:rStyle w:val="Hyperlink"/>
            <w:noProof/>
          </w:rPr>
          <w:t>3.1.</w:t>
        </w:r>
      </w:ins>
      <w:ins w:id="10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"_Toc67830746"</w:instrText>
        </w:r>
        <w:r w:rsidRPr="00983934">
          <w:rPr>
            <w:rStyle w:val="Hyperlink"/>
            <w:noProof/>
          </w:rPr>
          <w:instrText xml:space="preserve"> </w:instrText>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Fishery Reports</w:t>
        </w:r>
        <w:r>
          <w:rPr>
            <w:noProof/>
            <w:webHidden/>
          </w:rPr>
          <w:tab/>
        </w:r>
        <w:r>
          <w:rPr>
            <w:noProof/>
            <w:webHidden/>
          </w:rPr>
          <w:fldChar w:fldCharType="begin"/>
        </w:r>
        <w:r>
          <w:rPr>
            <w:noProof/>
            <w:webHidden/>
          </w:rPr>
          <w:instrText xml:space="preserve"> PAGEREF _Toc67830746 \h </w:instrText>
        </w:r>
      </w:ins>
      <w:r>
        <w:rPr>
          <w:noProof/>
          <w:webHidden/>
        </w:rPr>
      </w:r>
      <w:r>
        <w:rPr>
          <w:noProof/>
          <w:webHidden/>
        </w:rPr>
        <w:fldChar w:fldCharType="separate"/>
      </w:r>
      <w:ins w:id="109" w:author="Vladymyr Kozyr" w:date="2021-03-28T13:31:00Z">
        <w:r>
          <w:rPr>
            <w:noProof/>
            <w:webHidden/>
          </w:rPr>
          <w:t>6</w:t>
        </w:r>
        <w:r>
          <w:rPr>
            <w:noProof/>
            <w:webHidden/>
          </w:rPr>
          <w:fldChar w:fldCharType="end"/>
        </w:r>
        <w:r w:rsidRPr="00983934">
          <w:rPr>
            <w:rStyle w:val="Hyperlink"/>
            <w:noProof/>
          </w:rPr>
          <w:fldChar w:fldCharType="end"/>
        </w:r>
      </w:ins>
    </w:p>
    <w:p w14:paraId="26D30BBC" w14:textId="75997C64" w:rsidR="00FD00CC" w:rsidRDefault="00FD00CC" w:rsidP="00FD00CC">
      <w:pPr>
        <w:pStyle w:val="TOC2"/>
        <w:rPr>
          <w:ins w:id="110" w:author="Vladymyr Kozyr" w:date="2021-03-28T13:31:00Z"/>
          <w:rFonts w:asciiTheme="minorHAnsi" w:eastAsiaTheme="minorEastAsia" w:hAnsiTheme="minorHAnsi"/>
          <w:noProof/>
          <w:sz w:val="24"/>
          <w:szCs w:val="24"/>
          <w:lang w:val="en-CA"/>
        </w:rPr>
      </w:pPr>
      <w:ins w:id="11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"_Toc67830749"</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3.2.</w:t>
        </w:r>
        <w:r>
          <w:rPr>
            <w:rFonts w:asciiTheme="minorHAnsi" w:eastAsiaTheme="minorEastAsia" w:hAnsiTheme="minorHAnsi"/>
            <w:noProof/>
            <w:sz w:val="24"/>
            <w:szCs w:val="24"/>
            <w:lang w:val="en-CA"/>
          </w:rPr>
          <w:tab/>
        </w:r>
        <w:r w:rsidRPr="00983934">
          <w:rPr>
            <w:rStyle w:val="Hyperlink"/>
            <w:noProof/>
          </w:rPr>
          <w:t xml:space="preserve">Data Sources </w:t>
        </w:r>
        <w:r>
          <w:rPr>
            <w:noProof/>
            <w:webHidden/>
          </w:rPr>
          <w:tab/>
        </w:r>
        <w:r>
          <w:rPr>
            <w:noProof/>
            <w:webHidden/>
          </w:rPr>
          <w:fldChar w:fldCharType="begin"/>
        </w:r>
        <w:r>
          <w:rPr>
            <w:noProof/>
            <w:webHidden/>
          </w:rPr>
          <w:instrText xml:space="preserve"> PAGEREF _Toc67830749 \h </w:instrText>
        </w:r>
      </w:ins>
      <w:r>
        <w:rPr>
          <w:noProof/>
          <w:webHidden/>
        </w:rPr>
      </w:r>
      <w:r>
        <w:rPr>
          <w:noProof/>
          <w:webHidden/>
        </w:rPr>
        <w:fldChar w:fldCharType="separate"/>
      </w:r>
      <w:ins w:id="112" w:author="Vladymyr Kozyr" w:date="2021-03-28T13:31:00Z">
        <w:r>
          <w:rPr>
            <w:noProof/>
            <w:webHidden/>
          </w:rPr>
          <w:t>12</w:t>
        </w:r>
        <w:r>
          <w:rPr>
            <w:noProof/>
            <w:webHidden/>
          </w:rPr>
          <w:fldChar w:fldCharType="end"/>
        </w:r>
        <w:r w:rsidRPr="00983934">
          <w:rPr>
            <w:rStyle w:val="Hyperlink"/>
            <w:noProof/>
          </w:rPr>
          <w:fldChar w:fldCharType="end"/>
        </w:r>
      </w:ins>
    </w:p>
    <w:p w14:paraId="0975F9CA" w14:textId="4AC6666F" w:rsidR="00FD00CC" w:rsidRDefault="00FD00CC" w:rsidP="00FD00CC">
      <w:pPr>
        <w:pStyle w:val="TOC2"/>
        <w:rPr>
          <w:ins w:id="113" w:author="Vladymyr Kozyr" w:date="2021-03-28T13:31:00Z"/>
          <w:rFonts w:asciiTheme="minorHAnsi" w:eastAsiaTheme="minorEastAsia" w:hAnsiTheme="minorHAnsi"/>
          <w:noProof/>
          <w:sz w:val="24"/>
          <w:szCs w:val="24"/>
          <w:lang w:val="en-CA"/>
        </w:rPr>
      </w:pPr>
      <w:ins w:id="114"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"_Toc67830750"</w:instrText>
        </w:r>
        <w:r w:rsidRPr="00983934">
          <w:rPr>
            <w:rStyle w:val="Hyperlink"/>
            <w:noProof/>
          </w:rPr>
          <w:instrText xml:space="preserve"> </w:instrText>
        </w:r>
        <w:r w:rsidRPr="00983934">
          <w:rPr>
            <w:rStyle w:val="Hyperlink"/>
            <w:noProof/>
          </w:rPr>
          <w:fldChar w:fldCharType="separate"/>
        </w:r>
        <w:r w:rsidRPr="00983934">
          <w:rPr>
            <w:rStyle w:val="Hyperlink"/>
            <w:noProof/>
          </w:rPr>
          <w:t>3.3.</w:t>
        </w:r>
        <w:r>
          <w:rPr>
            <w:rFonts w:asciiTheme="minorHAnsi" w:eastAsiaTheme="minorEastAsia" w:hAnsiTheme="minorHAnsi"/>
            <w:noProof/>
            <w:sz w:val="24"/>
            <w:szCs w:val="24"/>
            <w:lang w:val="en-CA"/>
          </w:rPr>
          <w:tab/>
        </w:r>
        <w:r w:rsidRPr="00983934">
          <w:rPr>
            <w:rStyle w:val="Hyperlink"/>
            <w:noProof/>
          </w:rPr>
          <w:t>Fishery Domain Problems</w:t>
        </w:r>
        <w:r>
          <w:rPr>
            <w:noProof/>
            <w:webHidden/>
          </w:rPr>
          <w:tab/>
        </w:r>
        <w:r>
          <w:rPr>
            <w:noProof/>
            <w:webHidden/>
          </w:rPr>
          <w:fldChar w:fldCharType="begin"/>
        </w:r>
        <w:r>
          <w:rPr>
            <w:noProof/>
            <w:webHidden/>
          </w:rPr>
          <w:instrText xml:space="preserve"> PAGEREF _Toc67830750 \h </w:instrText>
        </w:r>
      </w:ins>
      <w:r>
        <w:rPr>
          <w:noProof/>
          <w:webHidden/>
        </w:rPr>
      </w:r>
      <w:r>
        <w:rPr>
          <w:noProof/>
          <w:webHidden/>
        </w:rPr>
        <w:fldChar w:fldCharType="separate"/>
      </w:r>
      <w:ins w:id="115" w:author="Vladymyr Kozyr" w:date="2021-03-28T13:31:00Z">
        <w:r>
          <w:rPr>
            <w:noProof/>
            <w:webHidden/>
          </w:rPr>
          <w:t>13</w:t>
        </w:r>
        <w:r>
          <w:rPr>
            <w:noProof/>
            <w:webHidden/>
          </w:rPr>
          <w:fldChar w:fldCharType="end"/>
        </w:r>
        <w:r w:rsidRPr="00983934">
          <w:rPr>
            <w:rStyle w:val="Hyperlink"/>
            <w:noProof/>
          </w:rPr>
          <w:fldChar w:fldCharType="end"/>
        </w:r>
      </w:ins>
    </w:p>
    <w:p w14:paraId="26BAC1EC" w14:textId="3F19DF87" w:rsidR="00FD00CC" w:rsidRDefault="00FD00CC" w:rsidP="00FD00CC">
      <w:pPr>
        <w:pStyle w:val="TOC2"/>
        <w:rPr>
          <w:ins w:id="116" w:author="Vladymyr Kozyr" w:date="2021-03-28T13:31:00Z"/>
          <w:rFonts w:asciiTheme="minorHAnsi" w:eastAsiaTheme="minorEastAsia" w:hAnsiTheme="minorHAnsi"/>
          <w:noProof/>
          <w:sz w:val="24"/>
          <w:szCs w:val="24"/>
          <w:lang w:val="en-CA"/>
        </w:rPr>
      </w:pPr>
      <w:ins w:id="117"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"_Toc67830751"</w:instrText>
        </w:r>
        <w:r w:rsidRPr="00983934">
          <w:rPr>
            <w:rStyle w:val="Hyperlink"/>
            <w:noProof/>
          </w:rPr>
          <w:instrText xml:space="preserve"> </w:instrText>
        </w:r>
        <w:r w:rsidRPr="00983934">
          <w:rPr>
            <w:rStyle w:val="Hyperlink"/>
            <w:noProof/>
          </w:rPr>
          <w:fldChar w:fldCharType="separate"/>
        </w:r>
        <w:r w:rsidRPr="00983934">
          <w:rPr>
            <w:rStyle w:val="Hyperlink"/>
            <w:noProof/>
          </w:rPr>
          <w:t>3.4.</w:t>
        </w:r>
        <w:r w:rsidRPr="00983934">
          <w:rPr>
            <w:rStyle w:val="Hyperlink"/>
            <w:noProof/>
          </w:rPr>
          <w:fldChar w:fldCharType="end"/>
        </w:r>
      </w:ins>
      <w:ins w:id="118" w:author="Vladymyr Kozyr" w:date="2021-03-28T13:32:00Z">
        <w:r>
          <w:rPr>
            <w:rStyle w:val="Hyperlink"/>
            <w:noProof/>
          </w:rPr>
          <w:tab/>
        </w:r>
      </w:ins>
      <w:ins w:id="11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"_Toc67830752"</w:instrText>
        </w:r>
        <w:r w:rsidRPr="00983934">
          <w:rPr>
            <w:rStyle w:val="Hyperlink"/>
            <w:noProof/>
          </w:rPr>
          <w:instrText xml:space="preserve"> </w:instrText>
        </w:r>
        <w:r w:rsidRPr="00983934">
          <w:rPr>
            <w:rStyle w:val="Hyperlink"/>
            <w:noProof/>
          </w:rPr>
          <w:fldChar w:fldCharType="separate"/>
        </w:r>
        <w:r w:rsidRPr="00983934">
          <w:rPr>
            <w:rStyle w:val="Hyperlink"/>
            <w:noProof/>
          </w:rPr>
          <w:t>Visualization Motivation</w:t>
        </w:r>
        <w:r>
          <w:rPr>
            <w:noProof/>
            <w:webHidden/>
          </w:rPr>
          <w:tab/>
        </w:r>
        <w:r>
          <w:rPr>
            <w:noProof/>
            <w:webHidden/>
          </w:rPr>
          <w:fldChar w:fldCharType="begin"/>
        </w:r>
        <w:r>
          <w:rPr>
            <w:noProof/>
            <w:webHidden/>
          </w:rPr>
          <w:instrText xml:space="preserve"> PAGEREF _Toc67830752 \h </w:instrText>
        </w:r>
      </w:ins>
      <w:r>
        <w:rPr>
          <w:noProof/>
          <w:webHidden/>
        </w:rPr>
      </w:r>
      <w:r>
        <w:rPr>
          <w:noProof/>
          <w:webHidden/>
        </w:rPr>
        <w:fldChar w:fldCharType="separate"/>
      </w:r>
      <w:ins w:id="120" w:author="Vladymyr Kozyr" w:date="2021-03-28T13:31:00Z">
        <w:r>
          <w:rPr>
            <w:noProof/>
            <w:webHidden/>
          </w:rPr>
          <w:t>15</w:t>
        </w:r>
        <w:r>
          <w:rPr>
            <w:noProof/>
            <w:webHidden/>
          </w:rPr>
          <w:fldChar w:fldCharType="end"/>
        </w:r>
        <w:r w:rsidRPr="00983934">
          <w:rPr>
            <w:rStyle w:val="Hyperlink"/>
            <w:noProof/>
          </w:rPr>
          <w:fldChar w:fldCharType="end"/>
        </w:r>
      </w:ins>
    </w:p>
    <w:p w14:paraId="65AE3690" w14:textId="2BD04C47" w:rsidR="00FD00CC" w:rsidRDefault="00FD00CC" w:rsidP="00FD00CC">
      <w:pPr>
        <w:pStyle w:val="TOC2"/>
        <w:rPr>
          <w:ins w:id="121" w:author="Vladymyr Kozyr" w:date="2021-03-28T13:31:00Z"/>
          <w:rFonts w:asciiTheme="minorHAnsi" w:eastAsiaTheme="minorEastAsia" w:hAnsiTheme="minorHAnsi"/>
          <w:noProof/>
          <w:sz w:val="24"/>
          <w:szCs w:val="24"/>
          <w:lang w:val="en-CA"/>
        </w:rPr>
      </w:pPr>
      <w:ins w:id="12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"_Toc67830753"</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3.5.</w:t>
        </w:r>
        <w:r>
          <w:rPr>
            <w:rFonts w:asciiTheme="minorHAnsi" w:eastAsiaTheme="minorEastAsia" w:hAnsiTheme="minorHAnsi"/>
            <w:noProof/>
            <w:sz w:val="24"/>
            <w:szCs w:val="24"/>
            <w:lang w:val="en-CA"/>
          </w:rPr>
          <w:tab/>
        </w:r>
        <w:r w:rsidRPr="00983934">
          <w:rPr>
            <w:rStyle w:val="Hyperlink"/>
            <w:noProof/>
          </w:rPr>
          <w:t>Task Abstraction</w:t>
        </w:r>
        <w:r>
          <w:rPr>
            <w:noProof/>
            <w:webHidden/>
          </w:rPr>
          <w:tab/>
        </w:r>
        <w:r>
          <w:rPr>
            <w:noProof/>
            <w:webHidden/>
          </w:rPr>
          <w:fldChar w:fldCharType="begin"/>
        </w:r>
        <w:r>
          <w:rPr>
            <w:noProof/>
            <w:webHidden/>
          </w:rPr>
          <w:instrText xml:space="preserve"> PAGEREF _Toc67830753 \h </w:instrText>
        </w:r>
      </w:ins>
      <w:r>
        <w:rPr>
          <w:noProof/>
          <w:webHidden/>
        </w:rPr>
      </w:r>
      <w:r>
        <w:rPr>
          <w:noProof/>
          <w:webHidden/>
        </w:rPr>
        <w:fldChar w:fldCharType="separate"/>
      </w:r>
      <w:ins w:id="123" w:author="Vladymyr Kozyr" w:date="2021-03-28T13:31:00Z">
        <w:r>
          <w:rPr>
            <w:noProof/>
            <w:webHidden/>
          </w:rPr>
          <w:t>16</w:t>
        </w:r>
        <w:r>
          <w:rPr>
            <w:noProof/>
            <w:webHidden/>
          </w:rPr>
          <w:fldChar w:fldCharType="end"/>
        </w:r>
        <w:r w:rsidRPr="00983934">
          <w:rPr>
            <w:rStyle w:val="Hyperlink"/>
            <w:noProof/>
          </w:rPr>
          <w:fldChar w:fldCharType="end"/>
        </w:r>
      </w:ins>
    </w:p>
    <w:p w14:paraId="677020DE" w14:textId="0167A241" w:rsidR="00FD00CC" w:rsidRDefault="00FD00CC">
      <w:pPr>
        <w:pStyle w:val="TOC3"/>
        <w:tabs>
          <w:tab w:val="right" w:leader="dot" w:pos="8630"/>
        </w:tabs>
        <w:rPr>
          <w:ins w:id="124" w:author="Vladymyr Kozyr" w:date="2021-03-28T13:31:00Z"/>
          <w:rFonts w:asciiTheme="minorHAnsi" w:eastAsiaTheme="minorEastAsia" w:hAnsiTheme="minorHAnsi"/>
          <w:noProof/>
          <w:sz w:val="24"/>
          <w:szCs w:val="24"/>
          <w:lang w:val="en-CA"/>
        </w:rPr>
      </w:pPr>
      <w:ins w:id="12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"_Toc67830754"</w:instrText>
        </w:r>
        <w:r w:rsidRPr="00983934">
          <w:rPr>
            <w:rStyle w:val="Hyperlink"/>
            <w:noProof/>
          </w:rPr>
          <w:instrText xml:space="preserve"> </w:instrText>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Task 1. Exploring Relationships for Fish Amount and Price</w:t>
        </w:r>
        <w:r>
          <w:rPr>
            <w:noProof/>
            <w:webHidden/>
          </w:rPr>
          <w:tab/>
        </w:r>
        <w:r>
          <w:rPr>
            <w:noProof/>
            <w:webHidden/>
          </w:rPr>
          <w:fldChar w:fldCharType="begin"/>
        </w:r>
        <w:r>
          <w:rPr>
            <w:noProof/>
            <w:webHidden/>
          </w:rPr>
          <w:instrText xml:space="preserve"> PAGEREF _Toc67830754 \h </w:instrText>
        </w:r>
      </w:ins>
      <w:r>
        <w:rPr>
          <w:noProof/>
          <w:webHidden/>
        </w:rPr>
      </w:r>
      <w:r>
        <w:rPr>
          <w:noProof/>
          <w:webHidden/>
        </w:rPr>
        <w:fldChar w:fldCharType="separate"/>
      </w:r>
      <w:ins w:id="126" w:author="Vladymyr Kozyr" w:date="2021-03-28T13:31:00Z">
        <w:r>
          <w:rPr>
            <w:noProof/>
            <w:webHidden/>
          </w:rPr>
          <w:t>16</w:t>
        </w:r>
        <w:r>
          <w:rPr>
            <w:noProof/>
            <w:webHidden/>
          </w:rPr>
          <w:fldChar w:fldCharType="end"/>
        </w:r>
        <w:r w:rsidRPr="00983934">
          <w:rPr>
            <w:rStyle w:val="Hyperlink"/>
            <w:noProof/>
          </w:rPr>
          <w:fldChar w:fldCharType="end"/>
        </w:r>
      </w:ins>
    </w:p>
    <w:p w14:paraId="53A9D20B" w14:textId="1708B17E" w:rsidR="00FD00CC" w:rsidRDefault="00FD00CC">
      <w:pPr>
        <w:pStyle w:val="TOC3"/>
        <w:tabs>
          <w:tab w:val="right" w:leader="dot" w:pos="8630"/>
        </w:tabs>
        <w:rPr>
          <w:ins w:id="127" w:author="Vladymyr Kozyr" w:date="2021-03-28T13:31:00Z"/>
          <w:rFonts w:asciiTheme="minorHAnsi" w:eastAsiaTheme="minorEastAsia" w:hAnsiTheme="minorHAnsi"/>
          <w:noProof/>
          <w:sz w:val="24"/>
          <w:szCs w:val="24"/>
          <w:lang w:val="en-CA"/>
        </w:rPr>
      </w:pPr>
      <w:ins w:id="12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"_Toc67830755"</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3.5.1.</w:t>
        </w:r>
        <w:r>
          <w:rPr>
            <w:noProof/>
            <w:webHidden/>
          </w:rPr>
          <w:tab/>
        </w:r>
        <w:r>
          <w:rPr>
            <w:noProof/>
            <w:webHidden/>
          </w:rPr>
          <w:fldChar w:fldCharType="begin"/>
        </w:r>
        <w:r>
          <w:rPr>
            <w:noProof/>
            <w:webHidden/>
          </w:rPr>
          <w:instrText xml:space="preserve"> PAGEREF _Toc67830755 \h </w:instrText>
        </w:r>
      </w:ins>
      <w:r>
        <w:rPr>
          <w:noProof/>
          <w:webHidden/>
        </w:rPr>
      </w:r>
      <w:r>
        <w:rPr>
          <w:noProof/>
          <w:webHidden/>
        </w:rPr>
        <w:fldChar w:fldCharType="separate"/>
      </w:r>
      <w:ins w:id="129" w:author="Vladymyr Kozyr" w:date="2021-03-28T13:31:00Z">
        <w:r>
          <w:rPr>
            <w:noProof/>
            <w:webHidden/>
          </w:rPr>
          <w:t>16</w:t>
        </w:r>
        <w:r>
          <w:rPr>
            <w:noProof/>
            <w:webHidden/>
          </w:rPr>
          <w:fldChar w:fldCharType="end"/>
        </w:r>
        <w:r w:rsidRPr="00983934">
          <w:rPr>
            <w:rStyle w:val="Hyperlink"/>
            <w:noProof/>
          </w:rPr>
          <w:fldChar w:fldCharType="end"/>
        </w:r>
      </w:ins>
    </w:p>
    <w:p w14:paraId="34EBD154" w14:textId="6469EAD2" w:rsidR="00FD00CC" w:rsidRDefault="00FD00CC">
      <w:pPr>
        <w:pStyle w:val="TOC3"/>
        <w:tabs>
          <w:tab w:val="left" w:pos="1440"/>
          <w:tab w:val="right" w:leader="dot" w:pos="8630"/>
        </w:tabs>
        <w:rPr>
          <w:ins w:id="130" w:author="Vladymyr Kozyr" w:date="2021-03-28T13:31:00Z"/>
          <w:rFonts w:asciiTheme="minorHAnsi" w:eastAsiaTheme="minorEastAsia" w:hAnsiTheme="minorHAnsi"/>
          <w:noProof/>
          <w:sz w:val="24"/>
          <w:szCs w:val="24"/>
          <w:lang w:val="en-CA"/>
        </w:rPr>
      </w:pPr>
      <w:ins w:id="13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"_Toc67830756"</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3.5.2.</w:t>
        </w:r>
        <w:r>
          <w:rPr>
            <w:rFonts w:asciiTheme="minorHAnsi" w:eastAsiaTheme="minorEastAsia" w:hAnsiTheme="minorHAnsi"/>
            <w:noProof/>
            <w:sz w:val="24"/>
            <w:szCs w:val="24"/>
            <w:lang w:val="en-CA"/>
          </w:rPr>
          <w:tab/>
        </w:r>
        <w:r w:rsidRPr="00983934">
          <w:rPr>
            <w:rStyle w:val="Hyperlink"/>
            <w:noProof/>
          </w:rPr>
          <w:t>Task 2. Paired Time Series for Fish Amount and Price</w:t>
        </w:r>
        <w:r>
          <w:rPr>
            <w:noProof/>
            <w:webHidden/>
          </w:rPr>
          <w:tab/>
        </w:r>
        <w:r>
          <w:rPr>
            <w:noProof/>
            <w:webHidden/>
          </w:rPr>
          <w:fldChar w:fldCharType="begin"/>
        </w:r>
        <w:r>
          <w:rPr>
            <w:noProof/>
            <w:webHidden/>
          </w:rPr>
          <w:instrText xml:space="preserve"> PAGEREF _Toc67830756 \h </w:instrText>
        </w:r>
      </w:ins>
      <w:r>
        <w:rPr>
          <w:noProof/>
          <w:webHidden/>
        </w:rPr>
      </w:r>
      <w:r>
        <w:rPr>
          <w:noProof/>
          <w:webHidden/>
        </w:rPr>
        <w:fldChar w:fldCharType="separate"/>
      </w:r>
      <w:ins w:id="132" w:author="Vladymyr Kozyr" w:date="2021-03-28T13:31:00Z">
        <w:r>
          <w:rPr>
            <w:noProof/>
            <w:webHidden/>
          </w:rPr>
          <w:t>16</w:t>
        </w:r>
        <w:r>
          <w:rPr>
            <w:noProof/>
            <w:webHidden/>
          </w:rPr>
          <w:fldChar w:fldCharType="end"/>
        </w:r>
        <w:r w:rsidRPr="00983934">
          <w:rPr>
            <w:rStyle w:val="Hyperlink"/>
            <w:noProof/>
          </w:rPr>
          <w:fldChar w:fldCharType="end"/>
        </w:r>
      </w:ins>
    </w:p>
    <w:p w14:paraId="55CA5B7B" w14:textId="3664C83D" w:rsidR="00FD00CC" w:rsidRDefault="00FD00CC">
      <w:pPr>
        <w:pStyle w:val="TOC3"/>
        <w:tabs>
          <w:tab w:val="right" w:leader="dot" w:pos="8630"/>
        </w:tabs>
        <w:rPr>
          <w:ins w:id="133" w:author="Vladymyr Kozyr" w:date="2021-03-28T13:31:00Z"/>
          <w:rFonts w:asciiTheme="minorHAnsi" w:eastAsiaTheme="minorEastAsia" w:hAnsiTheme="minorHAnsi"/>
          <w:noProof/>
          <w:sz w:val="24"/>
          <w:szCs w:val="24"/>
          <w:lang w:val="en-CA"/>
        </w:rPr>
      </w:pPr>
      <w:ins w:id="134"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"_Toc67830758"</w:instrText>
        </w:r>
        <w:r w:rsidRPr="00983934">
          <w:rPr>
            <w:rStyle w:val="Hyperlink"/>
            <w:noProof/>
          </w:rPr>
          <w:instrText xml:space="preserve"> </w:instrText>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Task 3.</w:t>
        </w:r>
        <w:r>
          <w:rPr>
            <w:noProof/>
            <w:webHidden/>
          </w:rPr>
          <w:tab/>
        </w:r>
        <w:r>
          <w:rPr>
            <w:noProof/>
            <w:webHidden/>
          </w:rPr>
          <w:fldChar w:fldCharType="begin"/>
        </w:r>
        <w:r>
          <w:rPr>
            <w:noProof/>
            <w:webHidden/>
          </w:rPr>
          <w:instrText xml:space="preserve"> PAGEREF _Toc67830758 \h </w:instrText>
        </w:r>
      </w:ins>
      <w:r>
        <w:rPr>
          <w:noProof/>
          <w:webHidden/>
        </w:rPr>
      </w:r>
      <w:r>
        <w:rPr>
          <w:noProof/>
          <w:webHidden/>
        </w:rPr>
        <w:fldChar w:fldCharType="separate"/>
      </w:r>
      <w:ins w:id="135" w:author="Vladymyr Kozyr" w:date="2021-03-28T13:31:00Z">
        <w:r>
          <w:rPr>
            <w:noProof/>
            <w:webHidden/>
          </w:rPr>
          <w:t>17</w:t>
        </w:r>
        <w:r>
          <w:rPr>
            <w:noProof/>
            <w:webHidden/>
          </w:rPr>
          <w:fldChar w:fldCharType="end"/>
        </w:r>
        <w:r w:rsidRPr="00983934">
          <w:rPr>
            <w:rStyle w:val="Hyperlink"/>
            <w:noProof/>
          </w:rPr>
          <w:fldChar w:fldCharType="end"/>
        </w:r>
      </w:ins>
    </w:p>
    <w:p w14:paraId="4F2460F7" w14:textId="6CAF7EF3" w:rsidR="00FD00CC" w:rsidRDefault="00FD00CC">
      <w:pPr>
        <w:pStyle w:val="TOC3"/>
        <w:tabs>
          <w:tab w:val="left" w:pos="1440"/>
          <w:tab w:val="right" w:leader="dot" w:pos="8630"/>
        </w:tabs>
        <w:rPr>
          <w:ins w:id="136" w:author="Vladymyr Kozyr" w:date="2021-03-28T13:31:00Z"/>
          <w:rFonts w:asciiTheme="minorHAnsi" w:eastAsiaTheme="minorEastAsia" w:hAnsiTheme="minorHAnsi"/>
          <w:noProof/>
          <w:sz w:val="24"/>
          <w:szCs w:val="24"/>
          <w:lang w:val="en-CA"/>
        </w:rPr>
      </w:pPr>
      <w:ins w:id="137"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"_Toc67830759"</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3.5.3.</w:t>
        </w:r>
        <w:r>
          <w:rPr>
            <w:rFonts w:asciiTheme="minorHAnsi" w:eastAsiaTheme="minorEastAsia" w:hAnsiTheme="minorHAnsi"/>
            <w:noProof/>
            <w:sz w:val="24"/>
            <w:szCs w:val="24"/>
            <w:lang w:val="en-CA"/>
          </w:rPr>
          <w:tab/>
        </w:r>
        <w:r w:rsidRPr="00983934">
          <w:rPr>
            <w:rStyle w:val="Hyperlink"/>
            <w:noProof/>
          </w:rPr>
          <w:t>Identifying Top Fish Species by Catch Amount or Price</w:t>
        </w:r>
        <w:r>
          <w:rPr>
            <w:noProof/>
            <w:webHidden/>
          </w:rPr>
          <w:tab/>
        </w:r>
        <w:r>
          <w:rPr>
            <w:noProof/>
            <w:webHidden/>
          </w:rPr>
          <w:fldChar w:fldCharType="begin"/>
        </w:r>
        <w:r>
          <w:rPr>
            <w:noProof/>
            <w:webHidden/>
          </w:rPr>
          <w:instrText xml:space="preserve"> PAGEREF _Toc67830759 \h </w:instrText>
        </w:r>
      </w:ins>
      <w:r>
        <w:rPr>
          <w:noProof/>
          <w:webHidden/>
        </w:rPr>
      </w:r>
      <w:r>
        <w:rPr>
          <w:noProof/>
          <w:webHidden/>
        </w:rPr>
        <w:fldChar w:fldCharType="separate"/>
      </w:r>
      <w:ins w:id="138" w:author="Vladymyr Kozyr" w:date="2021-03-28T13:31:00Z">
        <w:r>
          <w:rPr>
            <w:noProof/>
            <w:webHidden/>
          </w:rPr>
          <w:t>17</w:t>
        </w:r>
        <w:r>
          <w:rPr>
            <w:noProof/>
            <w:webHidden/>
          </w:rPr>
          <w:fldChar w:fldCharType="end"/>
        </w:r>
        <w:r w:rsidRPr="00983934">
          <w:rPr>
            <w:rStyle w:val="Hyperlink"/>
            <w:noProof/>
          </w:rPr>
          <w:fldChar w:fldCharType="end"/>
        </w:r>
      </w:ins>
    </w:p>
    <w:p w14:paraId="41A8B10F" w14:textId="63E7142F" w:rsidR="00FD00CC" w:rsidRDefault="00FD00CC">
      <w:pPr>
        <w:pStyle w:val="TOC3"/>
        <w:tabs>
          <w:tab w:val="right" w:leader="dot" w:pos="8630"/>
        </w:tabs>
        <w:rPr>
          <w:ins w:id="139" w:author="Vladymyr Kozyr" w:date="2021-03-28T13:31:00Z"/>
          <w:rFonts w:asciiTheme="minorHAnsi" w:eastAsiaTheme="minorEastAsia" w:hAnsiTheme="minorHAnsi"/>
          <w:noProof/>
          <w:sz w:val="24"/>
          <w:szCs w:val="24"/>
          <w:lang w:val="en-CA"/>
        </w:rPr>
      </w:pPr>
      <w:ins w:id="140"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"_Toc67830760"</w:instrText>
        </w:r>
        <w:r w:rsidRPr="00983934">
          <w:rPr>
            <w:rStyle w:val="Hyperlink"/>
            <w:noProof/>
          </w:rPr>
          <w:instrText xml:space="preserve"> </w:instrText>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Task 4.</w:t>
        </w:r>
        <w:r>
          <w:rPr>
            <w:noProof/>
            <w:webHidden/>
          </w:rPr>
          <w:tab/>
        </w:r>
        <w:r>
          <w:rPr>
            <w:noProof/>
            <w:webHidden/>
          </w:rPr>
          <w:fldChar w:fldCharType="begin"/>
        </w:r>
        <w:r>
          <w:rPr>
            <w:noProof/>
            <w:webHidden/>
          </w:rPr>
          <w:instrText xml:space="preserve"> PAGEREF _Toc67830760 \h </w:instrText>
        </w:r>
      </w:ins>
      <w:r>
        <w:rPr>
          <w:noProof/>
          <w:webHidden/>
        </w:rPr>
      </w:r>
      <w:r>
        <w:rPr>
          <w:noProof/>
          <w:webHidden/>
        </w:rPr>
        <w:fldChar w:fldCharType="separate"/>
      </w:r>
      <w:ins w:id="141" w:author="Vladymyr Kozyr" w:date="2021-03-28T13:31:00Z">
        <w:r>
          <w:rPr>
            <w:noProof/>
            <w:webHidden/>
          </w:rPr>
          <w:t>18</w:t>
        </w:r>
        <w:r>
          <w:rPr>
            <w:noProof/>
            <w:webHidden/>
          </w:rPr>
          <w:fldChar w:fldCharType="end"/>
        </w:r>
        <w:r w:rsidRPr="00983934">
          <w:rPr>
            <w:rStyle w:val="Hyperlink"/>
            <w:noProof/>
          </w:rPr>
          <w:fldChar w:fldCharType="end"/>
        </w:r>
      </w:ins>
    </w:p>
    <w:p w14:paraId="7F9D514E" w14:textId="5D498BF4" w:rsidR="00FD00CC" w:rsidRDefault="00FD00CC">
      <w:pPr>
        <w:pStyle w:val="TOC3"/>
        <w:tabs>
          <w:tab w:val="left" w:pos="1440"/>
          <w:tab w:val="right" w:leader="dot" w:pos="8630"/>
        </w:tabs>
        <w:rPr>
          <w:ins w:id="142" w:author="Vladymyr Kozyr" w:date="2021-03-28T13:31:00Z"/>
          <w:rFonts w:asciiTheme="minorHAnsi" w:eastAsiaTheme="minorEastAsia" w:hAnsiTheme="minorHAnsi"/>
          <w:noProof/>
          <w:sz w:val="24"/>
          <w:szCs w:val="24"/>
          <w:lang w:val="en-CA"/>
        </w:rPr>
      </w:pPr>
      <w:ins w:id="143"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"_Toc67830761"</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3.5.4.</w:t>
        </w:r>
        <w:r>
          <w:rPr>
            <w:rFonts w:asciiTheme="minorHAnsi" w:eastAsiaTheme="minorEastAsia" w:hAnsiTheme="minorHAnsi"/>
            <w:noProof/>
            <w:sz w:val="24"/>
            <w:szCs w:val="24"/>
            <w:lang w:val="en-CA"/>
          </w:rPr>
          <w:tab/>
        </w:r>
        <w:r w:rsidRPr="00983934">
          <w:rPr>
            <w:rStyle w:val="Hyperlink"/>
            <w:noProof/>
          </w:rPr>
          <w:t>Consequent Years Fishery Data Comparison</w:t>
        </w:r>
        <w:r>
          <w:rPr>
            <w:noProof/>
            <w:webHidden/>
          </w:rPr>
          <w:tab/>
        </w:r>
        <w:r>
          <w:rPr>
            <w:noProof/>
            <w:webHidden/>
          </w:rPr>
          <w:fldChar w:fldCharType="begin"/>
        </w:r>
        <w:r>
          <w:rPr>
            <w:noProof/>
            <w:webHidden/>
          </w:rPr>
          <w:instrText xml:space="preserve"> PAGEREF _Toc67830761 \h </w:instrText>
        </w:r>
      </w:ins>
      <w:r>
        <w:rPr>
          <w:noProof/>
          <w:webHidden/>
        </w:rPr>
      </w:r>
      <w:r>
        <w:rPr>
          <w:noProof/>
          <w:webHidden/>
        </w:rPr>
        <w:fldChar w:fldCharType="separate"/>
      </w:r>
      <w:ins w:id="144" w:author="Vladymyr Kozyr" w:date="2021-03-28T13:31:00Z">
        <w:r>
          <w:rPr>
            <w:noProof/>
            <w:webHidden/>
          </w:rPr>
          <w:t>18</w:t>
        </w:r>
        <w:r>
          <w:rPr>
            <w:noProof/>
            <w:webHidden/>
          </w:rPr>
          <w:fldChar w:fldCharType="end"/>
        </w:r>
        <w:r w:rsidRPr="00983934">
          <w:rPr>
            <w:rStyle w:val="Hyperlink"/>
            <w:noProof/>
          </w:rPr>
          <w:fldChar w:fldCharType="end"/>
        </w:r>
      </w:ins>
    </w:p>
    <w:p w14:paraId="51451AC4" w14:textId="48F59AF5" w:rsidR="00FD00CC" w:rsidRDefault="00FD00CC">
      <w:pPr>
        <w:pStyle w:val="TOC1"/>
        <w:tabs>
          <w:tab w:val="left" w:pos="1440"/>
        </w:tabs>
        <w:rPr>
          <w:ins w:id="145" w:author="Vladymyr Kozyr" w:date="2021-03-28T13:31:00Z"/>
          <w:rFonts w:asciiTheme="minorHAnsi" w:eastAsiaTheme="minorEastAsia" w:hAnsiTheme="minorHAnsi"/>
          <w:b w:val="0"/>
          <w:bCs w:val="0"/>
          <w:sz w:val="24"/>
          <w:lang w:val="en-CA"/>
        </w:rPr>
      </w:pPr>
      <w:ins w:id="146" w:author="Vladymyr Kozyr" w:date="2021-03-28T13:31:00Z">
        <w:r w:rsidRPr="00983934">
          <w:rPr>
            <w:rStyle w:val="Hyperlink"/>
          </w:rPr>
          <w:fldChar w:fldCharType="begin"/>
        </w:r>
        <w:r w:rsidRPr="00983934">
          <w:rPr>
            <w:rStyle w:val="Hyperlink"/>
          </w:rPr>
          <w:instrText xml:space="preserve"> </w:instrText>
        </w:r>
        <w:r>
          <w:instrText>HYPERLINK \l "_Toc67830762"</w:instrText>
        </w:r>
        <w:r w:rsidRPr="00983934">
          <w:rPr>
            <w:rStyle w:val="Hyperlink"/>
          </w:rPr>
          <w:instrText xml:space="preserve"> </w:instrText>
        </w:r>
        <w:r w:rsidRPr="00983934">
          <w:rPr>
            <w:rStyle w:val="Hyperlink"/>
          </w:rPr>
          <w:fldChar w:fldCharType="separate"/>
        </w:r>
        <w:r w:rsidRPr="00983934">
          <w:rPr>
            <w:rStyle w:val="Hyperlink"/>
          </w:rPr>
          <w:t>Chapter 4.</w:t>
        </w:r>
        <w:r>
          <w:rPr>
            <w:rFonts w:asciiTheme="minorHAnsi" w:eastAsiaTheme="minorEastAsia" w:hAnsiTheme="minorHAnsi"/>
            <w:b w:val="0"/>
            <w:bCs w:val="0"/>
            <w:sz w:val="24"/>
            <w:lang w:val="en-CA"/>
          </w:rPr>
          <w:tab/>
        </w:r>
        <w:r w:rsidRPr="00983934">
          <w:rPr>
            <w:rStyle w:val="Hyperlink"/>
          </w:rPr>
          <w:t>Implementation</w:t>
        </w:r>
        <w:r>
          <w:rPr>
            <w:webHidden/>
          </w:rPr>
          <w:tab/>
        </w:r>
        <w:r>
          <w:rPr>
            <w:webHidden/>
          </w:rPr>
          <w:fldChar w:fldCharType="begin"/>
        </w:r>
        <w:r>
          <w:rPr>
            <w:webHidden/>
          </w:rPr>
          <w:instrText xml:space="preserve"> PAGEREF _Toc67830762 \h </w:instrText>
        </w:r>
      </w:ins>
      <w:r>
        <w:rPr>
          <w:webHidden/>
        </w:rPr>
      </w:r>
      <w:r>
        <w:rPr>
          <w:webHidden/>
        </w:rPr>
        <w:fldChar w:fldCharType="separate"/>
      </w:r>
      <w:ins w:id="147" w:author="Vladymyr Kozyr" w:date="2021-03-28T13:31:00Z">
        <w:r>
          <w:rPr>
            <w:webHidden/>
          </w:rPr>
          <w:t>19</w:t>
        </w:r>
        <w:r>
          <w:rPr>
            <w:webHidden/>
          </w:rPr>
          <w:fldChar w:fldCharType="end"/>
        </w:r>
        <w:r w:rsidRPr="00983934">
          <w:rPr>
            <w:rStyle w:val="Hyperlink"/>
          </w:rPr>
          <w:fldChar w:fldCharType="end"/>
        </w:r>
      </w:ins>
    </w:p>
    <w:p w14:paraId="6320ADBD" w14:textId="6214D0F2" w:rsidR="00FD00CC" w:rsidRDefault="00FD00CC" w:rsidP="00FD00CC">
      <w:pPr>
        <w:pStyle w:val="TOC2"/>
        <w:rPr>
          <w:ins w:id="148" w:author="Vladymyr Kozyr" w:date="2021-03-28T13:31:00Z"/>
          <w:rFonts w:asciiTheme="minorHAnsi" w:eastAsiaTheme="minorEastAsia" w:hAnsiTheme="minorHAnsi"/>
          <w:noProof/>
          <w:sz w:val="24"/>
          <w:szCs w:val="24"/>
          <w:lang w:val="en-CA"/>
        </w:rPr>
      </w:pPr>
      <w:ins w:id="14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"_Toc67830763"</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4.1.</w:t>
        </w:r>
        <w:r>
          <w:rPr>
            <w:rFonts w:asciiTheme="minorHAnsi" w:eastAsiaTheme="minorEastAsia" w:hAnsiTheme="minorHAnsi"/>
            <w:noProof/>
            <w:sz w:val="24"/>
            <w:szCs w:val="24"/>
            <w:lang w:val="en-CA"/>
          </w:rPr>
          <w:tab/>
        </w:r>
        <w:r w:rsidRPr="00983934">
          <w:rPr>
            <w:rStyle w:val="Hyperlink"/>
            <w:noProof/>
          </w:rPr>
          <w:t>Overview of the Tool’s User Interface</w:t>
        </w:r>
        <w:r>
          <w:rPr>
            <w:noProof/>
            <w:webHidden/>
          </w:rPr>
          <w:tab/>
        </w:r>
        <w:r>
          <w:rPr>
            <w:noProof/>
            <w:webHidden/>
          </w:rPr>
          <w:fldChar w:fldCharType="begin"/>
        </w:r>
        <w:r>
          <w:rPr>
            <w:noProof/>
            <w:webHidden/>
          </w:rPr>
          <w:instrText xml:space="preserve"> PAGEREF _Toc67830763 \h </w:instrText>
        </w:r>
      </w:ins>
      <w:r>
        <w:rPr>
          <w:noProof/>
          <w:webHidden/>
        </w:rPr>
      </w:r>
      <w:r>
        <w:rPr>
          <w:noProof/>
          <w:webHidden/>
        </w:rPr>
        <w:fldChar w:fldCharType="separate"/>
      </w:r>
      <w:ins w:id="150" w:author="Vladymyr Kozyr" w:date="2021-03-28T13:31:00Z">
        <w:r>
          <w:rPr>
            <w:noProof/>
            <w:webHidden/>
          </w:rPr>
          <w:t>19</w:t>
        </w:r>
        <w:r>
          <w:rPr>
            <w:noProof/>
            <w:webHidden/>
          </w:rPr>
          <w:fldChar w:fldCharType="end"/>
        </w:r>
        <w:r w:rsidRPr="00983934">
          <w:rPr>
            <w:rStyle w:val="Hyperlink"/>
            <w:noProof/>
          </w:rPr>
          <w:fldChar w:fldCharType="end"/>
        </w:r>
      </w:ins>
    </w:p>
    <w:p w14:paraId="77B61202" w14:textId="43CF9CA7" w:rsidR="00FD00CC" w:rsidRDefault="00FD00CC" w:rsidP="00FD00CC">
      <w:pPr>
        <w:pStyle w:val="TOC2"/>
        <w:rPr>
          <w:ins w:id="151" w:author="Vladymyr Kozyr" w:date="2021-03-28T13:31:00Z"/>
          <w:rFonts w:asciiTheme="minorHAnsi" w:eastAsiaTheme="minorEastAsia" w:hAnsiTheme="minorHAnsi"/>
          <w:noProof/>
          <w:sz w:val="24"/>
          <w:szCs w:val="24"/>
          <w:lang w:val="en-CA"/>
        </w:rPr>
      </w:pPr>
      <w:ins w:id="15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"_Toc67830764"</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4.2.</w:t>
        </w:r>
        <w:r>
          <w:rPr>
            <w:rFonts w:asciiTheme="minorHAnsi" w:eastAsiaTheme="minorEastAsia" w:hAnsiTheme="minorHAnsi"/>
            <w:noProof/>
            <w:sz w:val="24"/>
            <w:szCs w:val="24"/>
            <w:lang w:val="en-CA"/>
          </w:rPr>
          <w:tab/>
        </w:r>
        <w:r w:rsidRPr="00983934">
          <w:rPr>
            <w:rStyle w:val="Hyperlink"/>
            <w:noProof/>
          </w:rPr>
          <w:t>Data Processing</w:t>
        </w:r>
        <w:r>
          <w:rPr>
            <w:noProof/>
            <w:webHidden/>
          </w:rPr>
          <w:tab/>
        </w:r>
        <w:r>
          <w:rPr>
            <w:noProof/>
            <w:webHidden/>
          </w:rPr>
          <w:fldChar w:fldCharType="begin"/>
        </w:r>
        <w:r>
          <w:rPr>
            <w:noProof/>
            <w:webHidden/>
          </w:rPr>
          <w:instrText xml:space="preserve"> PAGEREF _Toc67830764 \h </w:instrText>
        </w:r>
      </w:ins>
      <w:r>
        <w:rPr>
          <w:noProof/>
          <w:webHidden/>
        </w:rPr>
      </w:r>
      <w:r>
        <w:rPr>
          <w:noProof/>
          <w:webHidden/>
        </w:rPr>
        <w:fldChar w:fldCharType="separate"/>
      </w:r>
      <w:ins w:id="153" w:author="Vladymyr Kozyr" w:date="2021-03-28T13:31:00Z">
        <w:r>
          <w:rPr>
            <w:noProof/>
            <w:webHidden/>
          </w:rPr>
          <w:t>19</w:t>
        </w:r>
        <w:r>
          <w:rPr>
            <w:noProof/>
            <w:webHidden/>
          </w:rPr>
          <w:fldChar w:fldCharType="end"/>
        </w:r>
        <w:r w:rsidRPr="00983934">
          <w:rPr>
            <w:rStyle w:val="Hyperlink"/>
            <w:noProof/>
          </w:rPr>
          <w:fldChar w:fldCharType="end"/>
        </w:r>
      </w:ins>
    </w:p>
    <w:p w14:paraId="1EDDDB94" w14:textId="17F26D02" w:rsidR="00FD00CC" w:rsidRDefault="00FD00CC" w:rsidP="00FD00CC">
      <w:pPr>
        <w:pStyle w:val="TOC2"/>
        <w:rPr>
          <w:ins w:id="154" w:author="Vladymyr Kozyr" w:date="2021-03-28T13:31:00Z"/>
          <w:rFonts w:asciiTheme="minorHAnsi" w:eastAsiaTheme="minorEastAsia" w:hAnsiTheme="minorHAnsi"/>
          <w:noProof/>
          <w:sz w:val="24"/>
          <w:szCs w:val="24"/>
          <w:lang w:val="en-CA"/>
        </w:rPr>
      </w:pPr>
      <w:ins w:id="15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"_Toc67830765"</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4.3.</w:t>
        </w:r>
        <w:r>
          <w:rPr>
            <w:rFonts w:asciiTheme="minorHAnsi" w:eastAsiaTheme="minorEastAsia" w:hAnsiTheme="minorHAnsi"/>
            <w:noProof/>
            <w:sz w:val="24"/>
            <w:szCs w:val="24"/>
            <w:lang w:val="en-CA"/>
          </w:rPr>
          <w:tab/>
        </w:r>
        <w:r w:rsidRPr="00983934">
          <w:rPr>
            <w:rStyle w:val="Hyperlink"/>
            <w:noProof/>
          </w:rPr>
          <w:t>Visualizations Overview</w:t>
        </w:r>
        <w:r>
          <w:rPr>
            <w:noProof/>
            <w:webHidden/>
          </w:rPr>
          <w:tab/>
        </w:r>
        <w:r>
          <w:rPr>
            <w:noProof/>
            <w:webHidden/>
          </w:rPr>
          <w:fldChar w:fldCharType="begin"/>
        </w:r>
        <w:r>
          <w:rPr>
            <w:noProof/>
            <w:webHidden/>
          </w:rPr>
          <w:instrText xml:space="preserve"> PAGEREF _Toc67830765 \h </w:instrText>
        </w:r>
      </w:ins>
      <w:r>
        <w:rPr>
          <w:noProof/>
          <w:webHidden/>
        </w:rPr>
      </w:r>
      <w:r>
        <w:rPr>
          <w:noProof/>
          <w:webHidden/>
        </w:rPr>
        <w:fldChar w:fldCharType="separate"/>
      </w:r>
      <w:ins w:id="156" w:author="Vladymyr Kozyr" w:date="2021-03-28T13:31:00Z">
        <w:r>
          <w:rPr>
            <w:noProof/>
            <w:webHidden/>
          </w:rPr>
          <w:t>20</w:t>
        </w:r>
        <w:r>
          <w:rPr>
            <w:noProof/>
            <w:webHidden/>
          </w:rPr>
          <w:fldChar w:fldCharType="end"/>
        </w:r>
        <w:r w:rsidRPr="00983934">
          <w:rPr>
            <w:rStyle w:val="Hyperlink"/>
            <w:noProof/>
          </w:rPr>
          <w:fldChar w:fldCharType="end"/>
        </w:r>
      </w:ins>
    </w:p>
    <w:p w14:paraId="403D7231" w14:textId="529310E9" w:rsidR="00FD00CC" w:rsidRDefault="00FD00CC">
      <w:pPr>
        <w:pStyle w:val="TOC3"/>
        <w:tabs>
          <w:tab w:val="left" w:pos="1440"/>
          <w:tab w:val="right" w:leader="dot" w:pos="8630"/>
        </w:tabs>
        <w:rPr>
          <w:ins w:id="157" w:author="Vladymyr Kozyr" w:date="2021-03-28T13:31:00Z"/>
          <w:rFonts w:asciiTheme="minorHAnsi" w:eastAsiaTheme="minorEastAsia" w:hAnsiTheme="minorHAnsi"/>
          <w:noProof/>
          <w:sz w:val="24"/>
          <w:szCs w:val="24"/>
          <w:lang w:val="en-CA"/>
        </w:rPr>
      </w:pPr>
      <w:ins w:id="15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"_Toc67830766"</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4.3.1.</w:t>
        </w:r>
        <w:r>
          <w:rPr>
            <w:rFonts w:asciiTheme="minorHAnsi" w:eastAsiaTheme="minorEastAsia" w:hAnsiTheme="minorHAnsi"/>
            <w:noProof/>
            <w:sz w:val="24"/>
            <w:szCs w:val="24"/>
            <w:lang w:val="en-CA"/>
          </w:rPr>
          <w:tab/>
        </w:r>
        <w:r w:rsidRPr="00983934">
          <w:rPr>
            <w:rStyle w:val="Hyperlink"/>
            <w:noProof/>
          </w:rPr>
          <w:t>Task 1</w:t>
        </w:r>
        <w:r>
          <w:rPr>
            <w:noProof/>
            <w:webHidden/>
          </w:rPr>
          <w:tab/>
        </w:r>
        <w:r>
          <w:rPr>
            <w:noProof/>
            <w:webHidden/>
          </w:rPr>
          <w:fldChar w:fldCharType="begin"/>
        </w:r>
        <w:r>
          <w:rPr>
            <w:noProof/>
            <w:webHidden/>
          </w:rPr>
          <w:instrText xml:space="preserve"> PAGEREF _Toc67830766 \h </w:instrText>
        </w:r>
      </w:ins>
      <w:r>
        <w:rPr>
          <w:noProof/>
          <w:webHidden/>
        </w:rPr>
      </w:r>
      <w:r>
        <w:rPr>
          <w:noProof/>
          <w:webHidden/>
        </w:rPr>
        <w:fldChar w:fldCharType="separate"/>
      </w:r>
      <w:ins w:id="159" w:author="Vladymyr Kozyr" w:date="2021-03-28T13:31:00Z">
        <w:r>
          <w:rPr>
            <w:noProof/>
            <w:webHidden/>
          </w:rPr>
          <w:t>20</w:t>
        </w:r>
        <w:r>
          <w:rPr>
            <w:noProof/>
            <w:webHidden/>
          </w:rPr>
          <w:fldChar w:fldCharType="end"/>
        </w:r>
        <w:r w:rsidRPr="00983934">
          <w:rPr>
            <w:rStyle w:val="Hyperlink"/>
            <w:noProof/>
          </w:rPr>
          <w:fldChar w:fldCharType="end"/>
        </w:r>
      </w:ins>
    </w:p>
    <w:p w14:paraId="105288D6" w14:textId="308B67A7" w:rsidR="00FD00CC" w:rsidRDefault="00FD00CC">
      <w:pPr>
        <w:pStyle w:val="TOC3"/>
        <w:tabs>
          <w:tab w:val="left" w:pos="1440"/>
          <w:tab w:val="right" w:leader="dot" w:pos="8630"/>
        </w:tabs>
        <w:rPr>
          <w:ins w:id="160" w:author="Vladymyr Kozyr" w:date="2021-03-28T13:31:00Z"/>
          <w:rFonts w:asciiTheme="minorHAnsi" w:eastAsiaTheme="minorEastAsia" w:hAnsiTheme="minorHAnsi"/>
          <w:noProof/>
          <w:sz w:val="24"/>
          <w:szCs w:val="24"/>
          <w:lang w:val="en-CA"/>
        </w:rPr>
      </w:pPr>
      <w:ins w:id="16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"_Toc67830767"</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4.3.2.</w:t>
        </w:r>
        <w:r>
          <w:rPr>
            <w:rFonts w:asciiTheme="minorHAnsi" w:eastAsiaTheme="minorEastAsia" w:hAnsiTheme="minorHAnsi"/>
            <w:noProof/>
            <w:sz w:val="24"/>
            <w:szCs w:val="24"/>
            <w:lang w:val="en-CA"/>
          </w:rPr>
          <w:tab/>
        </w:r>
        <w:r w:rsidRPr="00983934">
          <w:rPr>
            <w:rStyle w:val="Hyperlink"/>
            <w:noProof/>
          </w:rPr>
          <w:t>Task 2</w:t>
        </w:r>
        <w:r>
          <w:rPr>
            <w:noProof/>
            <w:webHidden/>
          </w:rPr>
          <w:tab/>
        </w:r>
        <w:r>
          <w:rPr>
            <w:noProof/>
            <w:webHidden/>
          </w:rPr>
          <w:fldChar w:fldCharType="begin"/>
        </w:r>
        <w:r>
          <w:rPr>
            <w:noProof/>
            <w:webHidden/>
          </w:rPr>
          <w:instrText xml:space="preserve"> PAGEREF _Toc67830767 \h </w:instrText>
        </w:r>
      </w:ins>
      <w:r>
        <w:rPr>
          <w:noProof/>
          <w:webHidden/>
        </w:rPr>
      </w:r>
      <w:r>
        <w:rPr>
          <w:noProof/>
          <w:webHidden/>
        </w:rPr>
        <w:fldChar w:fldCharType="separate"/>
      </w:r>
      <w:ins w:id="162" w:author="Vladymyr Kozyr" w:date="2021-03-28T13:31:00Z">
        <w:r>
          <w:rPr>
            <w:noProof/>
            <w:webHidden/>
          </w:rPr>
          <w:t>21</w:t>
        </w:r>
        <w:r>
          <w:rPr>
            <w:noProof/>
            <w:webHidden/>
          </w:rPr>
          <w:fldChar w:fldCharType="end"/>
        </w:r>
        <w:r w:rsidRPr="00983934">
          <w:rPr>
            <w:rStyle w:val="Hyperlink"/>
            <w:noProof/>
          </w:rPr>
          <w:fldChar w:fldCharType="end"/>
        </w:r>
      </w:ins>
    </w:p>
    <w:p w14:paraId="495834B6" w14:textId="07D4F85D" w:rsidR="00FD00CC" w:rsidRDefault="00FD00CC">
      <w:pPr>
        <w:pStyle w:val="TOC3"/>
        <w:tabs>
          <w:tab w:val="left" w:pos="1440"/>
          <w:tab w:val="right" w:leader="dot" w:pos="8630"/>
        </w:tabs>
        <w:rPr>
          <w:ins w:id="163" w:author="Vladymyr Kozyr" w:date="2021-03-28T13:31:00Z"/>
          <w:rFonts w:asciiTheme="minorHAnsi" w:eastAsiaTheme="minorEastAsia" w:hAnsiTheme="minorHAnsi"/>
          <w:noProof/>
          <w:sz w:val="24"/>
          <w:szCs w:val="24"/>
          <w:lang w:val="en-CA"/>
        </w:rPr>
      </w:pPr>
      <w:ins w:id="164"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"_Toc67830769"</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4.3.3.</w:t>
        </w:r>
        <w:r>
          <w:rPr>
            <w:rFonts w:asciiTheme="minorHAnsi" w:eastAsiaTheme="minorEastAsia" w:hAnsiTheme="minorHAnsi"/>
            <w:noProof/>
            <w:sz w:val="24"/>
            <w:szCs w:val="24"/>
            <w:lang w:val="en-CA"/>
          </w:rPr>
          <w:tab/>
        </w:r>
        <w:r w:rsidRPr="00983934">
          <w:rPr>
            <w:rStyle w:val="Hyperlink"/>
            <w:noProof/>
          </w:rPr>
          <w:t>Task 3</w:t>
        </w:r>
        <w:r>
          <w:rPr>
            <w:noProof/>
            <w:webHidden/>
          </w:rPr>
          <w:tab/>
        </w:r>
        <w:r>
          <w:rPr>
            <w:noProof/>
            <w:webHidden/>
          </w:rPr>
          <w:fldChar w:fldCharType="begin"/>
        </w:r>
        <w:r>
          <w:rPr>
            <w:noProof/>
            <w:webHidden/>
          </w:rPr>
          <w:instrText xml:space="preserve"> PAGEREF _Toc67830769 \h </w:instrText>
        </w:r>
      </w:ins>
      <w:r>
        <w:rPr>
          <w:noProof/>
          <w:webHidden/>
        </w:rPr>
      </w:r>
      <w:r>
        <w:rPr>
          <w:noProof/>
          <w:webHidden/>
        </w:rPr>
        <w:fldChar w:fldCharType="separate"/>
      </w:r>
      <w:ins w:id="165" w:author="Vladymyr Kozyr" w:date="2021-03-28T13:31:00Z">
        <w:r>
          <w:rPr>
            <w:noProof/>
            <w:webHidden/>
          </w:rPr>
          <w:t>21</w:t>
        </w:r>
        <w:r>
          <w:rPr>
            <w:noProof/>
            <w:webHidden/>
          </w:rPr>
          <w:fldChar w:fldCharType="end"/>
        </w:r>
        <w:r w:rsidRPr="00983934">
          <w:rPr>
            <w:rStyle w:val="Hyperlink"/>
            <w:noProof/>
          </w:rPr>
          <w:fldChar w:fldCharType="end"/>
        </w:r>
      </w:ins>
    </w:p>
    <w:p w14:paraId="57EB0215" w14:textId="49659B0E" w:rsidR="00FD00CC" w:rsidRDefault="00FD00CC">
      <w:pPr>
        <w:pStyle w:val="TOC3"/>
        <w:tabs>
          <w:tab w:val="left" w:pos="1440"/>
          <w:tab w:val="right" w:leader="dot" w:pos="8630"/>
        </w:tabs>
        <w:rPr>
          <w:ins w:id="166" w:author="Vladymyr Kozyr" w:date="2021-03-28T13:31:00Z"/>
          <w:rFonts w:asciiTheme="minorHAnsi" w:eastAsiaTheme="minorEastAsia" w:hAnsiTheme="minorHAnsi"/>
          <w:noProof/>
          <w:sz w:val="24"/>
          <w:szCs w:val="24"/>
          <w:lang w:val="en-CA"/>
        </w:rPr>
      </w:pPr>
      <w:ins w:id="167"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"_Toc67830770"</w:instrText>
        </w:r>
        <w:r w:rsidRPr="00983934">
          <w:rPr>
            <w:rStyle w:val="Hyperlink"/>
            <w:noProof/>
          </w:rPr>
          <w:instrText xml:space="preserve"> </w:instrText>
        </w:r>
        <w:r w:rsidRPr="00983934">
          <w:rPr>
            <w:rStyle w:val="Hyperlink"/>
            <w:noProof/>
          </w:rPr>
          <w:fldChar w:fldCharType="separate"/>
        </w:r>
        <w:r w:rsidRPr="00983934">
          <w:rPr>
            <w:rStyle w:val="Hyperlink"/>
            <w:rFonts w:cs="Arial"/>
            <w:noProof/>
          </w:rPr>
          <w:t>4.3.4.</w:t>
        </w:r>
        <w:r>
          <w:rPr>
            <w:rFonts w:asciiTheme="minorHAnsi" w:eastAsiaTheme="minorEastAsia" w:hAnsiTheme="minorHAnsi"/>
            <w:noProof/>
            <w:sz w:val="24"/>
            <w:szCs w:val="24"/>
            <w:lang w:val="en-CA"/>
          </w:rPr>
          <w:tab/>
        </w:r>
        <w:r w:rsidRPr="00983934">
          <w:rPr>
            <w:rStyle w:val="Hyperlink"/>
            <w:noProof/>
          </w:rPr>
          <w:t>Task 4</w:t>
        </w:r>
        <w:r>
          <w:rPr>
            <w:noProof/>
            <w:webHidden/>
          </w:rPr>
          <w:tab/>
        </w:r>
        <w:r>
          <w:rPr>
            <w:noProof/>
            <w:webHidden/>
          </w:rPr>
          <w:fldChar w:fldCharType="begin"/>
        </w:r>
        <w:r>
          <w:rPr>
            <w:noProof/>
            <w:webHidden/>
          </w:rPr>
          <w:instrText xml:space="preserve"> PAGEREF _Toc67830770 \h </w:instrText>
        </w:r>
      </w:ins>
      <w:r>
        <w:rPr>
          <w:noProof/>
          <w:webHidden/>
        </w:rPr>
      </w:r>
      <w:r>
        <w:rPr>
          <w:noProof/>
          <w:webHidden/>
        </w:rPr>
        <w:fldChar w:fldCharType="separate"/>
      </w:r>
      <w:ins w:id="168" w:author="Vladymyr Kozyr" w:date="2021-03-28T13:31:00Z">
        <w:r>
          <w:rPr>
            <w:noProof/>
            <w:webHidden/>
          </w:rPr>
          <w:t>22</w:t>
        </w:r>
        <w:r>
          <w:rPr>
            <w:noProof/>
            <w:webHidden/>
          </w:rPr>
          <w:fldChar w:fldCharType="end"/>
        </w:r>
        <w:r w:rsidRPr="00983934">
          <w:rPr>
            <w:rStyle w:val="Hyperlink"/>
            <w:noProof/>
          </w:rPr>
          <w:fldChar w:fldCharType="end"/>
        </w:r>
      </w:ins>
    </w:p>
    <w:p w14:paraId="6DBBC2E8" w14:textId="249AE1EB" w:rsidR="00FD00CC" w:rsidRDefault="00FD00CC">
      <w:pPr>
        <w:pStyle w:val="TOC1"/>
        <w:tabs>
          <w:tab w:val="left" w:pos="1440"/>
        </w:tabs>
        <w:rPr>
          <w:ins w:id="169" w:author="Vladymyr Kozyr" w:date="2021-03-28T13:31:00Z"/>
          <w:rFonts w:asciiTheme="minorHAnsi" w:eastAsiaTheme="minorEastAsia" w:hAnsiTheme="minorHAnsi"/>
          <w:b w:val="0"/>
          <w:bCs w:val="0"/>
          <w:sz w:val="24"/>
          <w:lang w:val="en-CA"/>
        </w:rPr>
      </w:pPr>
      <w:ins w:id="170" w:author="Vladymyr Kozyr" w:date="2021-03-28T13:31:00Z">
        <w:r w:rsidRPr="00983934">
          <w:rPr>
            <w:rStyle w:val="Hyperlink"/>
          </w:rPr>
          <w:fldChar w:fldCharType="begin"/>
        </w:r>
        <w:r w:rsidRPr="00983934">
          <w:rPr>
            <w:rStyle w:val="Hyperlink"/>
          </w:rPr>
          <w:instrText xml:space="preserve"> </w:instrText>
        </w:r>
        <w:r>
          <w:instrText>HYPERLINK \l "_Toc67830774"</w:instrText>
        </w:r>
        <w:r w:rsidRPr="00983934">
          <w:rPr>
            <w:rStyle w:val="Hyperlink"/>
          </w:rPr>
          <w:instrText xml:space="preserve"> </w:instrText>
        </w:r>
        <w:r w:rsidRPr="00983934">
          <w:rPr>
            <w:rStyle w:val="Hyperlink"/>
          </w:rPr>
          <w:fldChar w:fldCharType="separate"/>
        </w:r>
        <w:r w:rsidRPr="00983934">
          <w:rPr>
            <w:rStyle w:val="Hyperlink"/>
          </w:rPr>
          <w:t>Chapter 5.</w:t>
        </w:r>
        <w:r>
          <w:rPr>
            <w:rFonts w:asciiTheme="minorHAnsi" w:eastAsiaTheme="minorEastAsia" w:hAnsiTheme="minorHAnsi"/>
            <w:b w:val="0"/>
            <w:bCs w:val="0"/>
            <w:sz w:val="24"/>
            <w:lang w:val="en-CA"/>
          </w:rPr>
          <w:tab/>
        </w:r>
        <w:r w:rsidRPr="00983934">
          <w:rPr>
            <w:rStyle w:val="Hyperlink"/>
          </w:rPr>
          <w:t>Evaluation</w:t>
        </w:r>
        <w:r>
          <w:rPr>
            <w:webHidden/>
          </w:rPr>
          <w:tab/>
        </w:r>
        <w:r>
          <w:rPr>
            <w:webHidden/>
          </w:rPr>
          <w:fldChar w:fldCharType="begin"/>
        </w:r>
        <w:r>
          <w:rPr>
            <w:webHidden/>
          </w:rPr>
          <w:instrText xml:space="preserve"> PAGEREF _Toc67830774 \h </w:instrText>
        </w:r>
      </w:ins>
      <w:r>
        <w:rPr>
          <w:webHidden/>
        </w:rPr>
      </w:r>
      <w:r>
        <w:rPr>
          <w:webHidden/>
        </w:rPr>
        <w:fldChar w:fldCharType="separate"/>
      </w:r>
      <w:ins w:id="171" w:author="Vladymyr Kozyr" w:date="2021-03-28T13:31:00Z">
        <w:r>
          <w:rPr>
            <w:webHidden/>
          </w:rPr>
          <w:t>24</w:t>
        </w:r>
        <w:r>
          <w:rPr>
            <w:webHidden/>
          </w:rPr>
          <w:fldChar w:fldCharType="end"/>
        </w:r>
        <w:r w:rsidRPr="00983934">
          <w:rPr>
            <w:rStyle w:val="Hyperlink"/>
          </w:rPr>
          <w:fldChar w:fldCharType="end"/>
        </w:r>
      </w:ins>
    </w:p>
    <w:p w14:paraId="573131F8" w14:textId="53F51107" w:rsidR="00FD00CC" w:rsidRDefault="00FD00CC">
      <w:pPr>
        <w:pStyle w:val="TOC1"/>
        <w:tabs>
          <w:tab w:val="left" w:pos="1440"/>
        </w:tabs>
        <w:rPr>
          <w:ins w:id="172" w:author="Vladymyr Kozyr" w:date="2021-03-28T13:31:00Z"/>
          <w:rFonts w:asciiTheme="minorHAnsi" w:eastAsiaTheme="minorEastAsia" w:hAnsiTheme="minorHAnsi"/>
          <w:b w:val="0"/>
          <w:bCs w:val="0"/>
          <w:sz w:val="24"/>
          <w:lang w:val="en-CA"/>
        </w:rPr>
      </w:pPr>
      <w:ins w:id="173" w:author="Vladymyr Kozyr" w:date="2021-03-28T13:31:00Z">
        <w:r w:rsidRPr="00983934">
          <w:rPr>
            <w:rStyle w:val="Hyperlink"/>
          </w:rPr>
          <w:lastRenderedPageBreak/>
          <w:fldChar w:fldCharType="begin"/>
        </w:r>
        <w:r w:rsidRPr="00983934">
          <w:rPr>
            <w:rStyle w:val="Hyperlink"/>
          </w:rPr>
          <w:instrText xml:space="preserve"> </w:instrText>
        </w:r>
        <w:r>
          <w:instrText>HYPERLINK \l "_Toc67830775"</w:instrText>
        </w:r>
        <w:r w:rsidRPr="00983934">
          <w:rPr>
            <w:rStyle w:val="Hyperlink"/>
          </w:rPr>
          <w:instrText xml:space="preserve"> </w:instrText>
        </w:r>
        <w:r w:rsidRPr="00983934">
          <w:rPr>
            <w:rStyle w:val="Hyperlink"/>
          </w:rPr>
          <w:fldChar w:fldCharType="separate"/>
        </w:r>
        <w:r w:rsidRPr="00983934">
          <w:rPr>
            <w:rStyle w:val="Hyperlink"/>
          </w:rPr>
          <w:t>Chapter 6.</w:t>
        </w:r>
        <w:r>
          <w:rPr>
            <w:rFonts w:asciiTheme="minorHAnsi" w:eastAsiaTheme="minorEastAsia" w:hAnsiTheme="minorHAnsi"/>
            <w:b w:val="0"/>
            <w:bCs w:val="0"/>
            <w:sz w:val="24"/>
            <w:lang w:val="en-CA"/>
          </w:rPr>
          <w:tab/>
        </w:r>
        <w:r w:rsidRPr="00983934">
          <w:rPr>
            <w:rStyle w:val="Hyperlink"/>
          </w:rPr>
          <w:t>Conclusions and Future Work</w:t>
        </w:r>
        <w:r>
          <w:rPr>
            <w:webHidden/>
          </w:rPr>
          <w:tab/>
        </w:r>
        <w:r>
          <w:rPr>
            <w:webHidden/>
          </w:rPr>
          <w:fldChar w:fldCharType="begin"/>
        </w:r>
        <w:r>
          <w:rPr>
            <w:webHidden/>
          </w:rPr>
          <w:instrText xml:space="preserve"> PAGEREF _Toc67830775 \h </w:instrText>
        </w:r>
      </w:ins>
      <w:r>
        <w:rPr>
          <w:webHidden/>
        </w:rPr>
      </w:r>
      <w:r>
        <w:rPr>
          <w:webHidden/>
        </w:rPr>
        <w:fldChar w:fldCharType="separate"/>
      </w:r>
      <w:ins w:id="174" w:author="Vladymyr Kozyr" w:date="2021-03-28T13:31:00Z">
        <w:r>
          <w:rPr>
            <w:webHidden/>
          </w:rPr>
          <w:t>25</w:t>
        </w:r>
        <w:r>
          <w:rPr>
            <w:webHidden/>
          </w:rPr>
          <w:fldChar w:fldCharType="end"/>
        </w:r>
        <w:r w:rsidRPr="00983934">
          <w:rPr>
            <w:rStyle w:val="Hyperlink"/>
          </w:rPr>
          <w:fldChar w:fldCharType="end"/>
        </w:r>
      </w:ins>
    </w:p>
    <w:p w14:paraId="1556E252" w14:textId="598973FB" w:rsidR="00FD00CC" w:rsidRDefault="00FD00CC">
      <w:pPr>
        <w:pStyle w:val="TOC2"/>
        <w:rPr>
          <w:ins w:id="175" w:author="Vladymyr Kozyr" w:date="2021-03-28T13:31:00Z"/>
          <w:rFonts w:asciiTheme="minorHAnsi" w:eastAsiaTheme="minorEastAsia" w:hAnsiTheme="minorHAnsi"/>
          <w:noProof/>
          <w:sz w:val="24"/>
          <w:szCs w:val="24"/>
          <w:lang w:val="en-CA"/>
        </w:rPr>
        <w:pPrChange w:id="176" w:author="Vladymyr Kozyr" w:date="2021-03-28T13:31:00Z">
          <w:pPr>
            <w:pStyle w:val="TOC2"/>
            <w:tabs>
              <w:tab w:val="left" w:pos="1440"/>
            </w:tabs>
          </w:pPr>
        </w:pPrChange>
      </w:pPr>
      <w:ins w:id="177"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"_Toc67830776"</w:instrText>
        </w:r>
        <w:r w:rsidRPr="00983934">
          <w:rPr>
            <w:rStyle w:val="Hyperlink"/>
            <w:noProof/>
          </w:rPr>
          <w:instrText xml:space="preserve"> </w:instrText>
        </w:r>
        <w:r w:rsidRPr="00983934">
          <w:rPr>
            <w:rStyle w:val="Hyperlink"/>
            <w:noProof/>
          </w:rPr>
          <w:fldChar w:fldCharType="separate"/>
        </w:r>
        <w:r w:rsidRPr="00983934">
          <w:rPr>
            <w:rStyle w:val="Hyperlink"/>
            <w:noProof/>
          </w:rPr>
          <w:t>Chapter 7.</w:t>
        </w:r>
        <w:r>
          <w:rPr>
            <w:rFonts w:asciiTheme="minorHAnsi" w:eastAsiaTheme="minorEastAsia" w:hAnsiTheme="minorHAnsi"/>
            <w:noProof/>
            <w:sz w:val="24"/>
            <w:szCs w:val="24"/>
            <w:lang w:val="en-CA"/>
          </w:rPr>
          <w:tab/>
        </w:r>
        <w:r w:rsidRPr="00983934">
          <w:rPr>
            <w:rStyle w:val="Hyperlink"/>
            <w:noProof/>
          </w:rPr>
          <w:t>Bibliography</w:t>
        </w:r>
        <w:r>
          <w:rPr>
            <w:noProof/>
            <w:webHidden/>
          </w:rPr>
          <w:tab/>
        </w:r>
        <w:r>
          <w:rPr>
            <w:noProof/>
            <w:webHidden/>
          </w:rPr>
          <w:fldChar w:fldCharType="begin"/>
        </w:r>
        <w:r>
          <w:rPr>
            <w:noProof/>
            <w:webHidden/>
          </w:rPr>
          <w:instrText xml:space="preserve"> PAGEREF _Toc67830776 \h </w:instrText>
        </w:r>
      </w:ins>
      <w:r>
        <w:rPr>
          <w:noProof/>
          <w:webHidden/>
        </w:rPr>
      </w:r>
      <w:r>
        <w:rPr>
          <w:noProof/>
          <w:webHidden/>
        </w:rPr>
        <w:fldChar w:fldCharType="separate"/>
      </w:r>
      <w:ins w:id="178" w:author="Vladymyr Kozyr" w:date="2021-03-28T13:31:00Z">
        <w:r>
          <w:rPr>
            <w:noProof/>
            <w:webHidden/>
          </w:rPr>
          <w:t>26</w:t>
        </w:r>
        <w:r>
          <w:rPr>
            <w:noProof/>
            <w:webHidden/>
          </w:rPr>
          <w:fldChar w:fldCharType="end"/>
        </w:r>
        <w:r w:rsidRPr="00983934">
          <w:rPr>
            <w:rStyle w:val="Hyperlink"/>
            <w:noProof/>
          </w:rPr>
          <w:fldChar w:fldCharType="end"/>
        </w:r>
      </w:ins>
    </w:p>
    <w:p w14:paraId="4135147E" w14:textId="52B9E6ED" w:rsidR="00FD00CC" w:rsidRDefault="00FD00CC">
      <w:pPr>
        <w:pStyle w:val="TOC1"/>
        <w:rPr>
          <w:ins w:id="179" w:author="Vladymyr Kozyr" w:date="2021-03-28T13:31:00Z"/>
          <w:rFonts w:asciiTheme="minorHAnsi" w:eastAsiaTheme="minorEastAsia" w:hAnsiTheme="minorHAnsi"/>
          <w:b w:val="0"/>
          <w:bCs w:val="0"/>
          <w:sz w:val="24"/>
          <w:lang w:val="en-CA"/>
        </w:rPr>
      </w:pPr>
      <w:ins w:id="180" w:author="Vladymyr Kozyr" w:date="2021-03-28T13:31:00Z">
        <w:r w:rsidRPr="00983934">
          <w:rPr>
            <w:rStyle w:val="Hyperlink"/>
          </w:rPr>
          <w:fldChar w:fldCharType="begin"/>
        </w:r>
        <w:r w:rsidRPr="00983934">
          <w:rPr>
            <w:rStyle w:val="Hyperlink"/>
          </w:rPr>
          <w:instrText xml:space="preserve"> </w:instrText>
        </w:r>
        <w:r>
          <w:instrText>HYPERLINK \l "_Toc67830777"</w:instrText>
        </w:r>
        <w:r w:rsidRPr="00983934">
          <w:rPr>
            <w:rStyle w:val="Hyperlink"/>
          </w:rPr>
          <w:instrText xml:space="preserve"> </w:instrText>
        </w:r>
        <w:r w:rsidRPr="00983934">
          <w:rPr>
            <w:rStyle w:val="Hyperlink"/>
          </w:rPr>
          <w:fldChar w:fldCharType="separate"/>
        </w:r>
        <w:r w:rsidRPr="00983934">
          <w:rPr>
            <w:rStyle w:val="Hyperlink"/>
          </w:rPr>
          <w:t>New References (not used yet)</w:t>
        </w:r>
        <w:r>
          <w:rPr>
            <w:webHidden/>
          </w:rPr>
          <w:tab/>
        </w:r>
        <w:r>
          <w:rPr>
            <w:webHidden/>
          </w:rPr>
          <w:fldChar w:fldCharType="begin"/>
        </w:r>
        <w:r>
          <w:rPr>
            <w:webHidden/>
          </w:rPr>
          <w:instrText xml:space="preserve"> PAGEREF _Toc67830777 \h </w:instrText>
        </w:r>
      </w:ins>
      <w:r>
        <w:rPr>
          <w:webHidden/>
        </w:rPr>
      </w:r>
      <w:r>
        <w:rPr>
          <w:webHidden/>
        </w:rPr>
        <w:fldChar w:fldCharType="separate"/>
      </w:r>
      <w:ins w:id="181" w:author="Vladymyr Kozyr" w:date="2021-03-28T13:31:00Z">
        <w:r>
          <w:rPr>
            <w:webHidden/>
          </w:rPr>
          <w:t>28</w:t>
        </w:r>
        <w:r>
          <w:rPr>
            <w:webHidden/>
          </w:rPr>
          <w:fldChar w:fldCharType="end"/>
        </w:r>
        <w:r w:rsidRPr="00983934">
          <w:rPr>
            <w:rStyle w:val="Hyperlink"/>
          </w:rPr>
          <w:fldChar w:fldCharType="end"/>
        </w:r>
      </w:ins>
    </w:p>
    <w:p w14:paraId="2C600229" w14:textId="7F73DF9F" w:rsidR="00FD00CC" w:rsidRDefault="00FD00CC">
      <w:pPr>
        <w:pStyle w:val="TOC1"/>
        <w:rPr>
          <w:ins w:id="182" w:author="Vladymyr Kozyr" w:date="2021-03-28T13:31:00Z"/>
          <w:rFonts w:asciiTheme="minorHAnsi" w:eastAsiaTheme="minorEastAsia" w:hAnsiTheme="minorHAnsi"/>
          <w:b w:val="0"/>
          <w:bCs w:val="0"/>
          <w:sz w:val="24"/>
          <w:lang w:val="en-CA"/>
        </w:rPr>
      </w:pPr>
      <w:ins w:id="183" w:author="Vladymyr Kozyr" w:date="2021-03-28T13:31:00Z">
        <w:r w:rsidRPr="00983934">
          <w:rPr>
            <w:rStyle w:val="Hyperlink"/>
          </w:rPr>
          <w:fldChar w:fldCharType="begin"/>
        </w:r>
        <w:r w:rsidRPr="00983934">
          <w:rPr>
            <w:rStyle w:val="Hyperlink"/>
          </w:rPr>
          <w:instrText xml:space="preserve"> </w:instrText>
        </w:r>
        <w:r>
          <w:instrText>HYPERLINK \l "_Toc67830778"</w:instrText>
        </w:r>
        <w:r w:rsidRPr="00983934">
          <w:rPr>
            <w:rStyle w:val="Hyperlink"/>
          </w:rPr>
          <w:instrText xml:space="preserve"> </w:instrText>
        </w:r>
        <w:r w:rsidRPr="00983934">
          <w:rPr>
            <w:rStyle w:val="Hyperlink"/>
          </w:rPr>
          <w:fldChar w:fldCharType="separate"/>
        </w:r>
        <w:r w:rsidRPr="00983934">
          <w:rPr>
            <w:rStyle w:val="Hyperlink"/>
          </w:rPr>
          <w:t>Appendix A.  An Example of an Appendix</w:t>
        </w:r>
        <w:r>
          <w:rPr>
            <w:webHidden/>
          </w:rPr>
          <w:tab/>
        </w:r>
        <w:r>
          <w:rPr>
            <w:webHidden/>
          </w:rPr>
          <w:fldChar w:fldCharType="begin"/>
        </w:r>
        <w:r>
          <w:rPr>
            <w:webHidden/>
          </w:rPr>
          <w:instrText xml:space="preserve"> PAGEREF _Toc67830778 \h </w:instrText>
        </w:r>
      </w:ins>
      <w:r>
        <w:rPr>
          <w:webHidden/>
        </w:rPr>
      </w:r>
      <w:r>
        <w:rPr>
          <w:webHidden/>
        </w:rPr>
        <w:fldChar w:fldCharType="separate"/>
      </w:r>
      <w:ins w:id="184" w:author="Vladymyr Kozyr" w:date="2021-03-28T13:31:00Z">
        <w:r>
          <w:rPr>
            <w:webHidden/>
          </w:rPr>
          <w:t>30</w:t>
        </w:r>
        <w:r>
          <w:rPr>
            <w:webHidden/>
          </w:rPr>
          <w:fldChar w:fldCharType="end"/>
        </w:r>
        <w:r w:rsidRPr="00983934">
          <w:rPr>
            <w:rStyle w:val="Hyperlink"/>
          </w:rPr>
          <w:fldChar w:fldCharType="end"/>
        </w:r>
      </w:ins>
    </w:p>
    <w:p w14:paraId="4CEBA203" w14:textId="6BDDE65B" w:rsidR="000B0BD9" w:rsidDel="00CE4054" w:rsidRDefault="00AB7CDF">
      <w:pPr>
        <w:pStyle w:val="TOC2"/>
        <w:rPr>
          <w:del w:id="185" w:author="Vladymyr Kozyr" w:date="2021-02-02T21:32:00Z"/>
          <w:rFonts w:asciiTheme="minorHAnsi" w:eastAsiaTheme="minorEastAsia" w:hAnsiTheme="minorHAnsi"/>
          <w:bCs w:val="0"/>
          <w:noProof/>
          <w:szCs w:val="22"/>
        </w:rPr>
      </w:pPr>
      <w:del w:id="186" w:author="Vladymyr Kozyr" w:date="2021-02-02T21:32:00Z">
        <w:r w:rsidDel="00CE4054">
          <w:rPr>
            <w:bCs w:val="0"/>
            <w:noProof/>
          </w:rPr>
          <w:fldChar w:fldCharType="begin"/>
        </w:r>
        <w:r w:rsidDel="00CE4054">
          <w:rPr>
            <w:noProof/>
          </w:rPr>
          <w:delInstrText xml:space="preserve"> HYPERLINK \l "_Toc60592066" </w:delInstrText>
        </w:r>
        <w:r w:rsidDel="00CE4054">
          <w:rPr>
            <w:bCs w:val="0"/>
            <w:noProof/>
          </w:rPr>
          <w:fldChar w:fldCharType="separate"/>
        </w:r>
      </w:del>
      <w:ins w:id="187" w:author="Vladymyr Kozyr" w:date="2021-03-28T13:31:00Z">
        <w:r w:rsidR="00FD00CC">
          <w:rPr>
            <w:b/>
            <w:noProof/>
          </w:rPr>
          <w:t>Error! Hyperlink reference not valid.</w:t>
        </w:r>
      </w:ins>
      <w:del w:id="188"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w:delText>
        </w:r>
        <w:r w:rsidR="000B0BD9" w:rsidDel="00CE4054">
          <w:rPr>
            <w:bCs w:val="0"/>
            <w:noProof/>
            <w:webHidden/>
          </w:rPr>
          <w:fldChar w:fldCharType="end"/>
        </w:r>
        <w:r w:rsidDel="00CE4054">
          <w:rPr>
            <w:bCs w:val="0"/>
            <w:noProof/>
          </w:rPr>
          <w:fldChar w:fldCharType="end"/>
        </w:r>
      </w:del>
    </w:p>
    <w:p w14:paraId="06B33552" w14:textId="052612B7" w:rsidR="000B0BD9" w:rsidDel="00CE4054" w:rsidRDefault="00AB7CDF">
      <w:pPr>
        <w:pStyle w:val="TOC2"/>
        <w:rPr>
          <w:del w:id="189" w:author="Vladymyr Kozyr" w:date="2021-02-02T21:32:00Z"/>
          <w:rFonts w:asciiTheme="minorHAnsi" w:eastAsiaTheme="minorEastAsia" w:hAnsiTheme="minorHAnsi"/>
          <w:bCs w:val="0"/>
          <w:noProof/>
          <w:szCs w:val="22"/>
        </w:rPr>
      </w:pPr>
      <w:del w:id="190" w:author="Vladymyr Kozyr" w:date="2021-02-02T21:32:00Z">
        <w:r w:rsidDel="00CE4054">
          <w:rPr>
            <w:bCs w:val="0"/>
            <w:noProof/>
          </w:rPr>
          <w:fldChar w:fldCharType="begin"/>
        </w:r>
        <w:r w:rsidDel="00CE4054">
          <w:rPr>
            <w:noProof/>
          </w:rPr>
          <w:delInstrText xml:space="preserve"> HYPERLINK \l "_Toc60592067" </w:delInstrText>
        </w:r>
        <w:r w:rsidDel="00CE4054">
          <w:rPr>
            <w:bCs w:val="0"/>
            <w:noProof/>
          </w:rPr>
          <w:fldChar w:fldCharType="separate"/>
        </w:r>
      </w:del>
      <w:ins w:id="191" w:author="Vladymyr Kozyr" w:date="2021-03-28T13:31:00Z">
        <w:r w:rsidR="00FD00CC">
          <w:rPr>
            <w:b/>
            <w:noProof/>
          </w:rPr>
          <w:t>Error! Hyperlink reference not valid.</w:t>
        </w:r>
      </w:ins>
      <w:del w:id="192"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_Toc60592067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iii</w:delText>
        </w:r>
        <w:r w:rsidR="000B0BD9" w:rsidDel="00CE4054">
          <w:rPr>
            <w:bCs w:val="0"/>
            <w:noProof/>
            <w:webHidden/>
          </w:rPr>
          <w:fldChar w:fldCharType="end"/>
        </w:r>
        <w:r w:rsidDel="00CE4054">
          <w:rPr>
            <w:bCs w:val="0"/>
            <w:noProof/>
          </w:rPr>
          <w:fldChar w:fldCharType="end"/>
        </w:r>
      </w:del>
    </w:p>
    <w:p w14:paraId="2411314E" w14:textId="01CF0AB5" w:rsidR="000B0BD9" w:rsidDel="00CE4054" w:rsidRDefault="00AB7CDF">
      <w:pPr>
        <w:pStyle w:val="TOC2"/>
        <w:rPr>
          <w:del w:id="193" w:author="Vladymyr Kozyr" w:date="2021-02-02T21:32:00Z"/>
          <w:rFonts w:asciiTheme="minorHAnsi" w:eastAsiaTheme="minorEastAsia" w:hAnsiTheme="minorHAnsi"/>
          <w:bCs w:val="0"/>
          <w:noProof/>
          <w:szCs w:val="22"/>
        </w:rPr>
      </w:pPr>
      <w:del w:id="194" w:author="Vladymyr Kozyr" w:date="2021-02-02T21:32:00Z">
        <w:r w:rsidDel="00CE4054">
          <w:rPr>
            <w:bCs w:val="0"/>
            <w:noProof/>
          </w:rPr>
          <w:fldChar w:fldCharType="begin"/>
        </w:r>
        <w:r w:rsidDel="00CE4054">
          <w:rPr>
            <w:noProof/>
          </w:rPr>
          <w:delInstrText xml:space="preserve"> HYPERLINK \l "_Toc60592068" </w:delInstrText>
        </w:r>
        <w:r w:rsidDel="00CE4054">
          <w:rPr>
            <w:bCs w:val="0"/>
            <w:noProof/>
          </w:rPr>
          <w:fldChar w:fldCharType="separate"/>
        </w:r>
      </w:del>
      <w:ins w:id="195" w:author="Vladymyr Kozyr" w:date="2021-03-28T13:31:00Z">
        <w:r w:rsidR="00FD00CC">
          <w:rPr>
            <w:b/>
            <w:noProof/>
          </w:rPr>
          <w:t>Error! Hyperlink reference not valid.</w:t>
        </w:r>
      </w:ins>
      <w:del w:id="196"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_Toc60592068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iv</w:delText>
        </w:r>
        <w:r w:rsidR="000B0BD9" w:rsidDel="00CE4054">
          <w:rPr>
            <w:bCs w:val="0"/>
            <w:noProof/>
            <w:webHidden/>
          </w:rPr>
          <w:fldChar w:fldCharType="end"/>
        </w:r>
        <w:r w:rsidDel="00CE4054">
          <w:rPr>
            <w:bCs w:val="0"/>
            <w:noProof/>
          </w:rPr>
          <w:fldChar w:fldCharType="end"/>
        </w:r>
      </w:del>
    </w:p>
    <w:p w14:paraId="429D3EC0" w14:textId="1B0A2A0E" w:rsidR="000B0BD9" w:rsidDel="00CE4054" w:rsidRDefault="00AB7CDF">
      <w:pPr>
        <w:pStyle w:val="TOC2"/>
        <w:rPr>
          <w:del w:id="197" w:author="Vladymyr Kozyr" w:date="2021-02-02T21:32:00Z"/>
          <w:rFonts w:asciiTheme="minorHAnsi" w:eastAsiaTheme="minorEastAsia" w:hAnsiTheme="minorHAnsi"/>
          <w:bCs w:val="0"/>
          <w:noProof/>
          <w:szCs w:val="22"/>
        </w:rPr>
      </w:pPr>
      <w:del w:id="198" w:author="Vladymyr Kozyr" w:date="2021-02-02T21:32:00Z">
        <w:r w:rsidDel="00CE4054">
          <w:rPr>
            <w:bCs w:val="0"/>
            <w:noProof/>
          </w:rPr>
          <w:fldChar w:fldCharType="begin"/>
        </w:r>
        <w:r w:rsidDel="00CE4054">
          <w:rPr>
            <w:noProof/>
          </w:rPr>
          <w:delInstrText xml:space="preserve"> HYPERLINK \l "_Toc60592069" </w:delInstrText>
        </w:r>
        <w:r w:rsidDel="00CE4054">
          <w:rPr>
            <w:bCs w:val="0"/>
            <w:noProof/>
          </w:rPr>
          <w:fldChar w:fldCharType="separate"/>
        </w:r>
      </w:del>
      <w:ins w:id="199" w:author="Vladymyr Kozyr" w:date="2021-03-28T13:31:00Z">
        <w:r w:rsidR="00FD00CC">
          <w:rPr>
            <w:b/>
            <w:noProof/>
          </w:rPr>
          <w:t>Error! Hyperlink reference not valid.</w:t>
        </w:r>
      </w:ins>
      <w:del w:id="200"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w:delText>
        </w:r>
        <w:r w:rsidR="000B0BD9" w:rsidDel="00CE4054">
          <w:rPr>
            <w:bCs w:val="0"/>
            <w:noProof/>
            <w:webHidden/>
          </w:rPr>
          <w:fldChar w:fldCharType="end"/>
        </w:r>
        <w:r w:rsidDel="00CE4054">
          <w:rPr>
            <w:bCs w:val="0"/>
            <w:noProof/>
          </w:rPr>
          <w:fldChar w:fldCharType="end"/>
        </w:r>
      </w:del>
    </w:p>
    <w:p w14:paraId="257D152F" w14:textId="3479B3F8" w:rsidR="000B0BD9" w:rsidDel="00CE4054" w:rsidRDefault="00AB7CDF">
      <w:pPr>
        <w:pStyle w:val="TOC2"/>
        <w:rPr>
          <w:del w:id="201" w:author="Vladymyr Kozyr" w:date="2021-02-02T21:32:00Z"/>
          <w:rFonts w:asciiTheme="minorHAnsi" w:eastAsiaTheme="minorEastAsia" w:hAnsiTheme="minorHAnsi"/>
          <w:bCs w:val="0"/>
          <w:noProof/>
          <w:szCs w:val="22"/>
        </w:rPr>
      </w:pPr>
      <w:del w:id="202" w:author="Vladymyr Kozyr" w:date="2021-02-02T21:32:00Z">
        <w:r w:rsidDel="00CE4054">
          <w:rPr>
            <w:bCs w:val="0"/>
            <w:noProof/>
          </w:rPr>
          <w:fldChar w:fldCharType="begin"/>
        </w:r>
        <w:r w:rsidDel="00CE4054">
          <w:rPr>
            <w:noProof/>
          </w:rPr>
          <w:delInstrText xml:space="preserve"> HYPERLINK \l "_Toc60592070" </w:delInstrText>
        </w:r>
        <w:r w:rsidDel="00CE4054">
          <w:rPr>
            <w:bCs w:val="0"/>
            <w:noProof/>
          </w:rPr>
          <w:fldChar w:fldCharType="separate"/>
        </w:r>
      </w:del>
      <w:ins w:id="203" w:author="Vladymyr Kozyr" w:date="2021-03-28T13:31:00Z">
        <w:r w:rsidR="00FD00CC">
          <w:rPr>
            <w:b/>
            <w:noProof/>
          </w:rPr>
          <w:t>Error! Hyperlink reference not valid.</w:t>
        </w:r>
      </w:ins>
      <w:del w:id="204"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w:delText>
        </w:r>
        <w:r w:rsidR="000B0BD9" w:rsidDel="00CE4054">
          <w:rPr>
            <w:bCs w:val="0"/>
            <w:noProof/>
            <w:webHidden/>
          </w:rPr>
          <w:fldChar w:fldCharType="end"/>
        </w:r>
        <w:r w:rsidDel="00CE4054">
          <w:rPr>
            <w:bCs w:val="0"/>
            <w:noProof/>
          </w:rPr>
          <w:fldChar w:fldCharType="end"/>
        </w:r>
      </w:del>
    </w:p>
    <w:p w14:paraId="4AA25FD9" w14:textId="7EA570FB" w:rsidR="000B0BD9" w:rsidDel="00CE4054" w:rsidRDefault="00AB7CDF">
      <w:pPr>
        <w:pStyle w:val="TOC2"/>
        <w:rPr>
          <w:del w:id="205" w:author="Vladymyr Kozyr" w:date="2021-02-02T21:32:00Z"/>
          <w:rFonts w:asciiTheme="minorHAnsi" w:eastAsiaTheme="minorEastAsia" w:hAnsiTheme="minorHAnsi"/>
          <w:bCs w:val="0"/>
          <w:noProof/>
          <w:szCs w:val="22"/>
        </w:rPr>
      </w:pPr>
      <w:del w:id="206" w:author="Vladymyr Kozyr" w:date="2021-02-02T21:32:00Z">
        <w:r w:rsidDel="00CE4054">
          <w:rPr>
            <w:bCs w:val="0"/>
            <w:noProof/>
          </w:rPr>
          <w:fldChar w:fldCharType="begin"/>
        </w:r>
        <w:r w:rsidDel="00CE4054">
          <w:rPr>
            <w:noProof/>
          </w:rPr>
          <w:delInstrText xml:space="preserve"> HYPERLINK \l "_Toc60592071" </w:delInstrText>
        </w:r>
        <w:r w:rsidDel="00CE4054">
          <w:rPr>
            <w:bCs w:val="0"/>
            <w:noProof/>
          </w:rPr>
          <w:fldChar w:fldCharType="separate"/>
        </w:r>
      </w:del>
      <w:ins w:id="207" w:author="Vladymyr Kozyr" w:date="2021-03-28T13:31:00Z">
        <w:r w:rsidR="00FD00CC">
          <w:rPr>
            <w:b/>
            <w:noProof/>
          </w:rPr>
          <w:t>Error! Hyperlink reference not valid.</w:t>
        </w:r>
      </w:ins>
      <w:del w:id="208"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w:delText>
        </w:r>
        <w:r w:rsidR="000B0BD9" w:rsidDel="00CE4054">
          <w:rPr>
            <w:bCs w:val="0"/>
            <w:noProof/>
            <w:webHidden/>
          </w:rPr>
          <w:fldChar w:fldCharType="end"/>
        </w:r>
        <w:r w:rsidDel="00CE4054">
          <w:rPr>
            <w:bCs w:val="0"/>
            <w:noProof/>
          </w:rPr>
          <w:fldChar w:fldCharType="end"/>
        </w:r>
      </w:del>
    </w:p>
    <w:p w14:paraId="5243F560" w14:textId="230B6498" w:rsidR="000B0BD9" w:rsidDel="00CE4054" w:rsidRDefault="00AB7CDF">
      <w:pPr>
        <w:pStyle w:val="TOC2"/>
        <w:rPr>
          <w:del w:id="209" w:author="Vladymyr Kozyr" w:date="2021-02-02T21:32:00Z"/>
          <w:rFonts w:asciiTheme="minorHAnsi" w:eastAsiaTheme="minorEastAsia" w:hAnsiTheme="minorHAnsi"/>
          <w:bCs w:val="0"/>
          <w:noProof/>
          <w:szCs w:val="22"/>
        </w:rPr>
      </w:pPr>
      <w:del w:id="210" w:author="Vladymyr Kozyr" w:date="2021-02-02T21:32:00Z">
        <w:r w:rsidDel="00CE4054">
          <w:rPr>
            <w:bCs w:val="0"/>
            <w:noProof/>
          </w:rPr>
          <w:fldChar w:fldCharType="begin"/>
        </w:r>
        <w:r w:rsidDel="00CE4054">
          <w:rPr>
            <w:noProof/>
          </w:rPr>
          <w:delInstrText xml:space="preserve"> HYPERLINK \l "_Toc60592072" </w:delInstrText>
        </w:r>
        <w:r w:rsidDel="00CE4054">
          <w:rPr>
            <w:bCs w:val="0"/>
            <w:noProof/>
          </w:rPr>
          <w:fldChar w:fldCharType="separate"/>
        </w:r>
      </w:del>
      <w:ins w:id="211" w:author="Vladymyr Kozyr" w:date="2021-03-28T13:31:00Z">
        <w:r w:rsidR="00FD00CC">
          <w:rPr>
            <w:b/>
            <w:noProof/>
          </w:rPr>
          <w:t>Error! Hyperlink reference not valid.</w:t>
        </w:r>
      </w:ins>
      <w:del w:id="212"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_Toc60592072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viii</w:delText>
        </w:r>
        <w:r w:rsidR="000B0BD9" w:rsidDel="00CE4054">
          <w:rPr>
            <w:bCs w:val="0"/>
            <w:noProof/>
            <w:webHidden/>
          </w:rPr>
          <w:fldChar w:fldCharType="end"/>
        </w:r>
        <w:r w:rsidDel="00CE4054">
          <w:rPr>
            <w:bCs w:val="0"/>
            <w:noProof/>
          </w:rPr>
          <w:fldChar w:fldCharType="end"/>
        </w:r>
      </w:del>
    </w:p>
    <w:p w14:paraId="14295326" w14:textId="462E1A57" w:rsidR="000B0BD9" w:rsidDel="00CE4054" w:rsidRDefault="00AB7CDF">
      <w:pPr>
        <w:pStyle w:val="TOC2"/>
        <w:rPr>
          <w:del w:id="213" w:author="Vladymyr Kozyr" w:date="2021-02-02T21:32:00Z"/>
          <w:rFonts w:asciiTheme="minorHAnsi" w:eastAsiaTheme="minorEastAsia" w:hAnsiTheme="minorHAnsi"/>
          <w:bCs w:val="0"/>
          <w:noProof/>
          <w:szCs w:val="22"/>
        </w:rPr>
      </w:pPr>
      <w:del w:id="214" w:author="Vladymyr Kozyr" w:date="2021-02-02T21:32:00Z">
        <w:r w:rsidDel="00CE4054">
          <w:rPr>
            <w:bCs w:val="0"/>
            <w:noProof/>
          </w:rPr>
          <w:fldChar w:fldCharType="begin"/>
        </w:r>
        <w:r w:rsidDel="00CE4054">
          <w:rPr>
            <w:noProof/>
          </w:rPr>
          <w:delInstrText xml:space="preserve"> HYPERLINK \l "_Toc60592073" </w:delInstrText>
        </w:r>
        <w:r w:rsidDel="00CE4054">
          <w:rPr>
            <w:bCs w:val="0"/>
            <w:noProof/>
          </w:rPr>
          <w:fldChar w:fldCharType="separate"/>
        </w:r>
      </w:del>
      <w:ins w:id="215" w:author="Vladymyr Kozyr" w:date="2021-03-28T13:31:00Z">
        <w:r w:rsidR="00FD00CC">
          <w:rPr>
            <w:b/>
            <w:noProof/>
          </w:rPr>
          <w:t>Error! Hyperlink reference not valid.</w:t>
        </w:r>
      </w:ins>
      <w:del w:id="216"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ix</w:delText>
        </w:r>
        <w:r w:rsidR="000B0BD9" w:rsidDel="00CE4054">
          <w:rPr>
            <w:bCs w:val="0"/>
            <w:noProof/>
            <w:webHidden/>
          </w:rPr>
          <w:fldChar w:fldCharType="end"/>
        </w:r>
        <w:r w:rsidDel="00CE4054">
          <w:rPr>
            <w:bCs w:val="0"/>
            <w:noProof/>
          </w:rPr>
          <w:fldChar w:fldCharType="end"/>
        </w:r>
      </w:del>
    </w:p>
    <w:p w14:paraId="1067822B" w14:textId="56E34DD5" w:rsidR="000B0BD9" w:rsidDel="00CE4054" w:rsidRDefault="00AB7CDF">
      <w:pPr>
        <w:pStyle w:val="TOC2"/>
        <w:rPr>
          <w:del w:id="217" w:author="Vladymyr Kozyr" w:date="2021-02-02T21:32:00Z"/>
          <w:rFonts w:asciiTheme="minorHAnsi" w:eastAsiaTheme="minorEastAsia" w:hAnsiTheme="minorHAnsi"/>
          <w:bCs w:val="0"/>
          <w:noProof/>
          <w:szCs w:val="22"/>
        </w:rPr>
      </w:pPr>
      <w:del w:id="218" w:author="Vladymyr Kozyr" w:date="2021-02-02T21:32:00Z">
        <w:r w:rsidDel="00CE4054">
          <w:rPr>
            <w:bCs w:val="0"/>
            <w:noProof/>
          </w:rPr>
          <w:fldChar w:fldCharType="begin"/>
        </w:r>
        <w:r w:rsidDel="00CE4054">
          <w:rPr>
            <w:noProof/>
          </w:rPr>
          <w:delInstrText xml:space="preserve"> HYPERLINK \l "_Toc60592074" </w:delInstrText>
        </w:r>
        <w:r w:rsidDel="00CE4054">
          <w:rPr>
            <w:bCs w:val="0"/>
            <w:noProof/>
          </w:rPr>
          <w:fldChar w:fldCharType="separate"/>
        </w:r>
      </w:del>
      <w:ins w:id="219" w:author="Vladymyr Kozyr" w:date="2021-03-28T13:31:00Z">
        <w:r w:rsidR="00FD00CC">
          <w:rPr>
            <w:b/>
            <w:noProof/>
          </w:rPr>
          <w:t>Error! Hyperlink reference not valid.</w:t>
        </w:r>
      </w:ins>
      <w:del w:id="220"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w:delText>
        </w:r>
        <w:r w:rsidR="000B0BD9" w:rsidDel="00CE4054">
          <w:rPr>
            <w:bCs w:val="0"/>
            <w:noProof/>
            <w:webHidden/>
          </w:rPr>
          <w:fldChar w:fldCharType="end"/>
        </w:r>
        <w:r w:rsidDel="00CE4054">
          <w:rPr>
            <w:bCs w:val="0"/>
            <w:noProof/>
          </w:rPr>
          <w:fldChar w:fldCharType="end"/>
        </w:r>
      </w:del>
    </w:p>
    <w:p w14:paraId="6DF96949" w14:textId="1BF56FDD" w:rsidR="000B0BD9" w:rsidDel="00CE4054" w:rsidRDefault="00AB7CDF">
      <w:pPr>
        <w:pStyle w:val="TOC2"/>
        <w:rPr>
          <w:del w:id="221" w:author="Vladymyr Kozyr" w:date="2021-02-02T21:32:00Z"/>
          <w:rFonts w:asciiTheme="minorHAnsi" w:eastAsiaTheme="minorEastAsia" w:hAnsiTheme="minorHAnsi"/>
          <w:bCs w:val="0"/>
          <w:noProof/>
          <w:szCs w:val="22"/>
        </w:rPr>
      </w:pPr>
      <w:del w:id="222" w:author="Vladymyr Kozyr" w:date="2021-02-02T21:32:00Z">
        <w:r w:rsidDel="00CE4054">
          <w:rPr>
            <w:bCs w:val="0"/>
            <w:noProof/>
          </w:rPr>
          <w:fldChar w:fldCharType="begin"/>
        </w:r>
        <w:r w:rsidDel="00CE4054">
          <w:rPr>
            <w:noProof/>
          </w:rPr>
          <w:delInstrText xml:space="preserve"> HYPERLINK \l "_Toc60592075" </w:delInstrText>
        </w:r>
        <w:r w:rsidDel="00CE4054">
          <w:rPr>
            <w:bCs w:val="0"/>
            <w:noProof/>
          </w:rPr>
          <w:fldChar w:fldCharType="separate"/>
        </w:r>
      </w:del>
      <w:ins w:id="223" w:author="Vladymyr Kozyr" w:date="2021-03-28T13:31:00Z">
        <w:r w:rsidR="00FD00CC">
          <w:rPr>
            <w:b/>
            <w:noProof/>
          </w:rPr>
          <w:t>Error! Hyperlink reference not valid.</w:t>
        </w:r>
      </w:ins>
      <w:del w:id="224"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w:delText>
        </w:r>
        <w:r w:rsidR="000B0BD9" w:rsidDel="00CE4054">
          <w:rPr>
            <w:bCs w:val="0"/>
            <w:noProof/>
            <w:webHidden/>
          </w:rPr>
          <w:fldChar w:fldCharType="end"/>
        </w:r>
        <w:r w:rsidDel="00CE4054">
          <w:rPr>
            <w:bCs w:val="0"/>
            <w:noProof/>
          </w:rPr>
          <w:fldChar w:fldCharType="end"/>
        </w:r>
      </w:del>
    </w:p>
    <w:p w14:paraId="1449022B" w14:textId="3EDB25C1" w:rsidR="000B0BD9" w:rsidDel="00CE4054" w:rsidRDefault="00AB7CDF">
      <w:pPr>
        <w:pStyle w:val="TOC2"/>
        <w:rPr>
          <w:del w:id="225" w:author="Vladymyr Kozyr" w:date="2021-02-02T21:32:00Z"/>
          <w:rFonts w:asciiTheme="minorHAnsi" w:eastAsiaTheme="minorEastAsia" w:hAnsiTheme="minorHAnsi"/>
          <w:bCs w:val="0"/>
          <w:noProof/>
          <w:szCs w:val="22"/>
        </w:rPr>
      </w:pPr>
      <w:del w:id="226" w:author="Vladymyr Kozyr" w:date="2021-02-02T21:32:00Z">
        <w:r w:rsidDel="00CE4054">
          <w:rPr>
            <w:bCs w:val="0"/>
            <w:noProof/>
          </w:rPr>
          <w:fldChar w:fldCharType="begin"/>
        </w:r>
        <w:r w:rsidDel="00CE4054">
          <w:rPr>
            <w:noProof/>
          </w:rPr>
          <w:delInstrText xml:space="preserve"> HYPERLINK \l "_Toc60592076" </w:delInstrText>
        </w:r>
        <w:r w:rsidDel="00CE4054">
          <w:rPr>
            <w:bCs w:val="0"/>
            <w:noProof/>
          </w:rPr>
          <w:fldChar w:fldCharType="separate"/>
        </w:r>
      </w:del>
      <w:ins w:id="227" w:author="Vladymyr Kozyr" w:date="2021-03-28T13:31:00Z">
        <w:r w:rsidR="00FD00CC">
          <w:rPr>
            <w:b/>
            <w:noProof/>
          </w:rPr>
          <w:t>Error! Hyperlink reference not valid.</w:t>
        </w:r>
      </w:ins>
      <w:del w:id="228"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xii</w:delText>
        </w:r>
        <w:r w:rsidR="000B0BD9" w:rsidDel="00CE4054">
          <w:rPr>
            <w:bCs w:val="0"/>
            <w:noProof/>
            <w:webHidden/>
          </w:rPr>
          <w:fldChar w:fldCharType="end"/>
        </w:r>
        <w:r w:rsidDel="00CE4054">
          <w:rPr>
            <w:bCs w:val="0"/>
            <w:noProof/>
          </w:rPr>
          <w:fldChar w:fldCharType="end"/>
        </w:r>
      </w:del>
    </w:p>
    <w:p w14:paraId="4FE4EDC8" w14:textId="6C02C00D" w:rsidR="000B0BD9" w:rsidDel="00CE4054" w:rsidRDefault="00AB7CDF">
      <w:pPr>
        <w:pStyle w:val="TOC1"/>
        <w:tabs>
          <w:tab w:val="left" w:pos="1440"/>
        </w:tabs>
        <w:rPr>
          <w:del w:id="229" w:author="Vladymyr Kozyr" w:date="2021-02-02T21:32:00Z"/>
          <w:rFonts w:asciiTheme="minorHAnsi" w:eastAsiaTheme="minorEastAsia" w:hAnsiTheme="minorHAnsi"/>
          <w:b w:val="0"/>
          <w:bCs w:val="0"/>
          <w:szCs w:val="22"/>
        </w:rPr>
      </w:pPr>
      <w:del w:id="230" w:author="Vladymyr Kozyr" w:date="2021-02-02T21:32:00Z">
        <w:r w:rsidDel="00CE4054">
          <w:rPr>
            <w:b w:val="0"/>
            <w:bCs w:val="0"/>
          </w:rPr>
          <w:fldChar w:fldCharType="begin"/>
        </w:r>
        <w:r w:rsidDel="00CE4054">
          <w:delInstrText xml:space="preserve"> HYPERLINK \l "_Toc60592077" </w:delInstrText>
        </w:r>
        <w:r w:rsidDel="00CE4054">
          <w:rPr>
            <w:b w:val="0"/>
            <w:bCs w:val="0"/>
          </w:rPr>
          <w:fldChar w:fldCharType="separate"/>
        </w:r>
      </w:del>
      <w:ins w:id="231" w:author="Vladymyr Kozyr" w:date="2021-03-28T13:31:00Z">
        <w:r w:rsidR="00FD00CC">
          <w:t>Error! Hyperlink reference not valid.</w:t>
        </w:r>
      </w:ins>
      <w:del w:id="232"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_Toc60592077 \h </w:delInstrText>
        </w:r>
        <w:r w:rsidR="000B0BD9" w:rsidDel="00CE4054">
          <w:rPr>
            <w:b w:val="0"/>
            <w:bCs w:val="0"/>
            <w:webHidden/>
          </w:rPr>
        </w:r>
        <w:r w:rsidR="000B0BD9" w:rsidDel="00CE4054">
          <w:rPr>
            <w:b w:val="0"/>
            <w:bCs w:val="0"/>
            <w:webHidden/>
          </w:rPr>
          <w:fldChar w:fldCharType="separate"/>
        </w:r>
        <w:r w:rsidR="000B0BD9" w:rsidDel="00CE4054">
          <w:rPr>
            <w:webHidden/>
          </w:rPr>
          <w:delText>1</w:delText>
        </w:r>
        <w:r w:rsidR="000B0BD9" w:rsidDel="00CE4054">
          <w:rPr>
            <w:b w:val="0"/>
            <w:bCs w:val="0"/>
            <w:webHidden/>
          </w:rPr>
          <w:fldChar w:fldCharType="end"/>
        </w:r>
        <w:r w:rsidDel="00CE4054">
          <w:rPr>
            <w:b w:val="0"/>
            <w:bCs w:val="0"/>
          </w:rPr>
          <w:fldChar w:fldCharType="end"/>
        </w:r>
      </w:del>
    </w:p>
    <w:p w14:paraId="1C82FA69" w14:textId="3C258ED9" w:rsidR="000B0BD9" w:rsidDel="00CE4054" w:rsidRDefault="00AB7CDF">
      <w:pPr>
        <w:pStyle w:val="TOC1"/>
        <w:tabs>
          <w:tab w:val="left" w:pos="1440"/>
        </w:tabs>
        <w:rPr>
          <w:del w:id="233" w:author="Vladymyr Kozyr" w:date="2021-02-02T21:32:00Z"/>
          <w:rFonts w:asciiTheme="minorHAnsi" w:eastAsiaTheme="minorEastAsia" w:hAnsiTheme="minorHAnsi"/>
          <w:b w:val="0"/>
          <w:bCs w:val="0"/>
          <w:szCs w:val="22"/>
        </w:rPr>
      </w:pPr>
      <w:del w:id="234" w:author="Vladymyr Kozyr" w:date="2021-02-02T21:32:00Z">
        <w:r w:rsidDel="00CE4054">
          <w:rPr>
            <w:b w:val="0"/>
            <w:bCs w:val="0"/>
          </w:rPr>
          <w:fldChar w:fldCharType="begin"/>
        </w:r>
        <w:r w:rsidDel="00CE4054">
          <w:delInstrText xml:space="preserve"> HYPERLINK \l "_Toc60592078" </w:delInstrText>
        </w:r>
        <w:r w:rsidDel="00CE4054">
          <w:rPr>
            <w:b w:val="0"/>
            <w:bCs w:val="0"/>
          </w:rPr>
          <w:fldChar w:fldCharType="separate"/>
        </w:r>
      </w:del>
      <w:ins w:id="235" w:author="Vladymyr Kozyr" w:date="2021-03-28T13:31:00Z">
        <w:r w:rsidR="00FD00CC">
          <w:t>Error! Hyperlink reference not valid.</w:t>
        </w:r>
      </w:ins>
      <w:del w:id="236"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_Toc60592078 \h </w:delInstrText>
        </w:r>
        <w:r w:rsidR="000B0BD9" w:rsidDel="00CE4054">
          <w:rPr>
            <w:b w:val="0"/>
            <w:bCs w:val="0"/>
            <w:webHidden/>
          </w:rPr>
        </w:r>
        <w:r w:rsidR="000B0BD9" w:rsidDel="00CE4054">
          <w:rPr>
            <w:b w:val="0"/>
            <w:bCs w:val="0"/>
            <w:webHidden/>
          </w:rPr>
          <w:fldChar w:fldCharType="separate"/>
        </w:r>
        <w:r w:rsidR="000B0BD9" w:rsidDel="00CE4054">
          <w:rPr>
            <w:webHidden/>
          </w:rPr>
          <w:delText>2</w:delText>
        </w:r>
        <w:r w:rsidR="000B0BD9" w:rsidDel="00CE4054">
          <w:rPr>
            <w:b w:val="0"/>
            <w:bCs w:val="0"/>
            <w:webHidden/>
          </w:rPr>
          <w:fldChar w:fldCharType="end"/>
        </w:r>
        <w:r w:rsidDel="00CE4054">
          <w:rPr>
            <w:b w:val="0"/>
            <w:bCs w:val="0"/>
          </w:rPr>
          <w:fldChar w:fldCharType="end"/>
        </w:r>
      </w:del>
    </w:p>
    <w:p w14:paraId="67CD3F12" w14:textId="19C8F49A" w:rsidR="000B0BD9" w:rsidDel="00CE4054" w:rsidRDefault="00AB7CDF">
      <w:pPr>
        <w:pStyle w:val="TOC2"/>
        <w:rPr>
          <w:del w:id="237" w:author="Vladymyr Kozyr" w:date="2021-02-02T21:32:00Z"/>
          <w:rFonts w:asciiTheme="minorHAnsi" w:eastAsiaTheme="minorEastAsia" w:hAnsiTheme="minorHAnsi"/>
          <w:bCs w:val="0"/>
          <w:noProof/>
          <w:szCs w:val="22"/>
        </w:rPr>
      </w:pPr>
      <w:del w:id="238" w:author="Vladymyr Kozyr" w:date="2021-02-02T21:32:00Z">
        <w:r w:rsidDel="00CE4054">
          <w:rPr>
            <w:bCs w:val="0"/>
            <w:noProof/>
          </w:rPr>
          <w:fldChar w:fldCharType="begin"/>
        </w:r>
        <w:r w:rsidDel="00CE4054">
          <w:rPr>
            <w:noProof/>
          </w:rPr>
          <w:delInstrText xml:space="preserve"> HYPERLINK \l "_Toc60592079" </w:delInstrText>
        </w:r>
        <w:r w:rsidDel="00CE4054">
          <w:rPr>
            <w:bCs w:val="0"/>
            <w:noProof/>
          </w:rPr>
          <w:fldChar w:fldCharType="separate"/>
        </w:r>
      </w:del>
      <w:ins w:id="239" w:author="Vladymyr Kozyr" w:date="2021-03-28T13:31:00Z">
        <w:r w:rsidR="00FD00CC">
          <w:rPr>
            <w:b/>
            <w:noProof/>
          </w:rPr>
          <w:t>Error! Hyperlink reference not valid.</w:t>
        </w:r>
      </w:ins>
      <w:del w:id="240"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7F986D5" w14:textId="6F3E2CA2" w:rsidR="000B0BD9" w:rsidDel="00CE4054" w:rsidRDefault="00AB7CDF">
      <w:pPr>
        <w:pStyle w:val="TOC2"/>
        <w:rPr>
          <w:del w:id="241" w:author="Vladymyr Kozyr" w:date="2021-02-02T21:32:00Z"/>
          <w:rFonts w:asciiTheme="minorHAnsi" w:eastAsiaTheme="minorEastAsia" w:hAnsiTheme="minorHAnsi"/>
          <w:bCs w:val="0"/>
          <w:noProof/>
          <w:szCs w:val="22"/>
        </w:rPr>
      </w:pPr>
      <w:del w:id="242" w:author="Vladymyr Kozyr" w:date="2021-02-02T21:32:00Z">
        <w:r w:rsidDel="00CE4054">
          <w:rPr>
            <w:bCs w:val="0"/>
            <w:noProof/>
          </w:rPr>
          <w:fldChar w:fldCharType="begin"/>
        </w:r>
        <w:r w:rsidDel="00CE4054">
          <w:rPr>
            <w:noProof/>
          </w:rPr>
          <w:delInstrText xml:space="preserve"> HYPERLINK \l "_Toc60592080" </w:delInstrText>
        </w:r>
        <w:r w:rsidDel="00CE4054">
          <w:rPr>
            <w:bCs w:val="0"/>
            <w:noProof/>
          </w:rPr>
          <w:fldChar w:fldCharType="separate"/>
        </w:r>
      </w:del>
      <w:ins w:id="243" w:author="Vladymyr Kozyr" w:date="2021-03-28T13:31:00Z">
        <w:r w:rsidR="00FD00CC">
          <w:rPr>
            <w:b/>
            <w:noProof/>
          </w:rPr>
          <w:t>Error! Hyperlink reference not valid.</w:t>
        </w:r>
      </w:ins>
      <w:del w:id="244"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AB6656E" w14:textId="12566313" w:rsidR="000B0BD9" w:rsidDel="00CE4054" w:rsidRDefault="00AB7CDF">
      <w:pPr>
        <w:pStyle w:val="TOC2"/>
        <w:rPr>
          <w:del w:id="245" w:author="Vladymyr Kozyr" w:date="2021-02-02T21:32:00Z"/>
          <w:rFonts w:asciiTheme="minorHAnsi" w:eastAsiaTheme="minorEastAsia" w:hAnsiTheme="minorHAnsi"/>
          <w:bCs w:val="0"/>
          <w:noProof/>
          <w:szCs w:val="22"/>
        </w:rPr>
      </w:pPr>
      <w:del w:id="246" w:author="Vladymyr Kozyr" w:date="2021-02-02T21:32:00Z">
        <w:r w:rsidDel="00CE4054">
          <w:rPr>
            <w:bCs w:val="0"/>
            <w:noProof/>
          </w:rPr>
          <w:fldChar w:fldCharType="begin"/>
        </w:r>
        <w:r w:rsidDel="00CE4054">
          <w:rPr>
            <w:noProof/>
          </w:rPr>
          <w:delInstrText xml:space="preserve"> HYPERLINK \l "_Toc60592081" </w:delInstrText>
        </w:r>
        <w:r w:rsidDel="00CE4054">
          <w:rPr>
            <w:bCs w:val="0"/>
            <w:noProof/>
          </w:rPr>
          <w:fldChar w:fldCharType="separate"/>
        </w:r>
      </w:del>
      <w:ins w:id="247" w:author="Vladymyr Kozyr" w:date="2021-03-28T13:31:00Z">
        <w:r w:rsidR="00FD00CC">
          <w:rPr>
            <w:b/>
            <w:noProof/>
          </w:rPr>
          <w:t>Error! Hyperlink reference not valid.</w:t>
        </w:r>
      </w:ins>
      <w:del w:id="248"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5</w:delText>
        </w:r>
        <w:r w:rsidR="000B0BD9" w:rsidDel="00CE4054">
          <w:rPr>
            <w:bCs w:val="0"/>
            <w:noProof/>
            <w:webHidden/>
          </w:rPr>
          <w:fldChar w:fldCharType="end"/>
        </w:r>
        <w:r w:rsidDel="00CE4054">
          <w:rPr>
            <w:bCs w:val="0"/>
            <w:noProof/>
          </w:rPr>
          <w:fldChar w:fldCharType="end"/>
        </w:r>
      </w:del>
    </w:p>
    <w:p w14:paraId="525E14D0" w14:textId="4A487CD4" w:rsidR="000B0BD9" w:rsidDel="00CE4054" w:rsidRDefault="00AB7CDF">
      <w:pPr>
        <w:pStyle w:val="TOC1"/>
        <w:tabs>
          <w:tab w:val="left" w:pos="1440"/>
        </w:tabs>
        <w:rPr>
          <w:del w:id="249" w:author="Vladymyr Kozyr" w:date="2021-02-02T21:32:00Z"/>
          <w:rFonts w:asciiTheme="minorHAnsi" w:eastAsiaTheme="minorEastAsia" w:hAnsiTheme="minorHAnsi"/>
          <w:b w:val="0"/>
          <w:bCs w:val="0"/>
          <w:szCs w:val="22"/>
        </w:rPr>
      </w:pPr>
      <w:del w:id="250" w:author="Vladymyr Kozyr" w:date="2021-02-02T21:32:00Z">
        <w:r w:rsidDel="00CE4054">
          <w:rPr>
            <w:b w:val="0"/>
            <w:bCs w:val="0"/>
          </w:rPr>
          <w:fldChar w:fldCharType="begin"/>
        </w:r>
        <w:r w:rsidDel="00CE4054">
          <w:delInstrText xml:space="preserve"> HYPERLINK \l "_Toc60592082" </w:delInstrText>
        </w:r>
        <w:r w:rsidDel="00CE4054">
          <w:rPr>
            <w:b w:val="0"/>
            <w:bCs w:val="0"/>
          </w:rPr>
          <w:fldChar w:fldCharType="separate"/>
        </w:r>
      </w:del>
      <w:ins w:id="251" w:author="Vladymyr Kozyr" w:date="2021-03-28T13:31:00Z">
        <w:r w:rsidR="00FD00CC">
          <w:t>Error! Hyperlink reference not valid.</w:t>
        </w:r>
      </w:ins>
      <w:del w:id="252"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_Toc60592082 \h </w:delInstrText>
        </w:r>
        <w:r w:rsidR="000B0BD9" w:rsidDel="00CE4054">
          <w:rPr>
            <w:b w:val="0"/>
            <w:bCs w:val="0"/>
            <w:webHidden/>
          </w:rPr>
        </w:r>
        <w:r w:rsidR="000B0BD9" w:rsidDel="00CE4054">
          <w:rPr>
            <w:b w:val="0"/>
            <w:bCs w:val="0"/>
            <w:webHidden/>
          </w:rPr>
          <w:fldChar w:fldCharType="separate"/>
        </w:r>
        <w:r w:rsidR="000B0BD9" w:rsidDel="00CE4054">
          <w:rPr>
            <w:webHidden/>
          </w:rPr>
          <w:delText>6</w:delText>
        </w:r>
        <w:r w:rsidR="000B0BD9" w:rsidDel="00CE4054">
          <w:rPr>
            <w:b w:val="0"/>
            <w:bCs w:val="0"/>
            <w:webHidden/>
          </w:rPr>
          <w:fldChar w:fldCharType="end"/>
        </w:r>
        <w:r w:rsidDel="00CE4054">
          <w:rPr>
            <w:b w:val="0"/>
            <w:bCs w:val="0"/>
          </w:rPr>
          <w:fldChar w:fldCharType="end"/>
        </w:r>
      </w:del>
    </w:p>
    <w:p w14:paraId="7E513FF5" w14:textId="770CA58B" w:rsidR="000B0BD9" w:rsidDel="00CE4054" w:rsidRDefault="00AB7CDF">
      <w:pPr>
        <w:pStyle w:val="TOC2"/>
        <w:rPr>
          <w:del w:id="253" w:author="Vladymyr Kozyr" w:date="2021-02-02T21:32:00Z"/>
          <w:rFonts w:asciiTheme="minorHAnsi" w:eastAsiaTheme="minorEastAsia" w:hAnsiTheme="minorHAnsi"/>
          <w:bCs w:val="0"/>
          <w:noProof/>
          <w:szCs w:val="22"/>
        </w:rPr>
      </w:pPr>
      <w:del w:id="254" w:author="Vladymyr Kozyr" w:date="2021-02-02T21:32:00Z">
        <w:r w:rsidDel="00CE4054">
          <w:rPr>
            <w:bCs w:val="0"/>
            <w:noProof/>
          </w:rPr>
          <w:fldChar w:fldCharType="begin"/>
        </w:r>
        <w:r w:rsidDel="00CE4054">
          <w:rPr>
            <w:noProof/>
          </w:rPr>
          <w:delInstrText xml:space="preserve"> HYPERLINK \l "_Toc60592083" </w:delInstrText>
        </w:r>
        <w:r w:rsidDel="00CE4054">
          <w:rPr>
            <w:bCs w:val="0"/>
            <w:noProof/>
          </w:rPr>
          <w:fldChar w:fldCharType="separate"/>
        </w:r>
      </w:del>
      <w:ins w:id="255" w:author="Vladymyr Kozyr" w:date="2021-03-28T13:31:00Z">
        <w:r w:rsidR="00FD00CC">
          <w:rPr>
            <w:b/>
            <w:noProof/>
          </w:rPr>
          <w:t>Error! Hyperlink reference not valid.</w:t>
        </w:r>
      </w:ins>
      <w:del w:id="256"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6</w:delText>
        </w:r>
        <w:r w:rsidR="000B0BD9" w:rsidDel="00CE4054">
          <w:rPr>
            <w:bCs w:val="0"/>
            <w:noProof/>
            <w:webHidden/>
          </w:rPr>
          <w:fldChar w:fldCharType="end"/>
        </w:r>
        <w:r w:rsidDel="00CE4054">
          <w:rPr>
            <w:bCs w:val="0"/>
            <w:noProof/>
          </w:rPr>
          <w:fldChar w:fldCharType="end"/>
        </w:r>
      </w:del>
    </w:p>
    <w:p w14:paraId="0E0F9663" w14:textId="63C26BB4" w:rsidR="000B0BD9" w:rsidDel="00CE4054" w:rsidRDefault="00AB7CDF">
      <w:pPr>
        <w:pStyle w:val="TOC2"/>
        <w:rPr>
          <w:del w:id="257" w:author="Vladymyr Kozyr" w:date="2021-02-02T21:32:00Z"/>
          <w:rFonts w:asciiTheme="minorHAnsi" w:eastAsiaTheme="minorEastAsia" w:hAnsiTheme="minorHAnsi"/>
          <w:bCs w:val="0"/>
          <w:noProof/>
          <w:szCs w:val="22"/>
        </w:rPr>
      </w:pPr>
      <w:del w:id="258" w:author="Vladymyr Kozyr" w:date="2021-02-02T21:32:00Z">
        <w:r w:rsidDel="00CE4054">
          <w:rPr>
            <w:bCs w:val="0"/>
            <w:noProof/>
          </w:rPr>
          <w:fldChar w:fldCharType="begin"/>
        </w:r>
        <w:r w:rsidDel="00CE4054">
          <w:rPr>
            <w:noProof/>
          </w:rPr>
          <w:delInstrText xml:space="preserve"> HYPERLINK \l "_Toc60592084" </w:delInstrText>
        </w:r>
        <w:r w:rsidDel="00CE4054">
          <w:rPr>
            <w:bCs w:val="0"/>
            <w:noProof/>
          </w:rPr>
          <w:fldChar w:fldCharType="separate"/>
        </w:r>
      </w:del>
      <w:ins w:id="259" w:author="Vladymyr Kozyr" w:date="2021-03-28T13:31:00Z">
        <w:r w:rsidR="00FD00CC">
          <w:rPr>
            <w:b/>
            <w:noProof/>
          </w:rPr>
          <w:t>Error! Hyperlink reference not valid.</w:t>
        </w:r>
      </w:ins>
      <w:del w:id="260"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7</w:delText>
        </w:r>
        <w:r w:rsidR="000B0BD9" w:rsidDel="00CE4054">
          <w:rPr>
            <w:bCs w:val="0"/>
            <w:noProof/>
            <w:webHidden/>
          </w:rPr>
          <w:fldChar w:fldCharType="end"/>
        </w:r>
        <w:r w:rsidDel="00CE4054">
          <w:rPr>
            <w:bCs w:val="0"/>
            <w:noProof/>
          </w:rPr>
          <w:fldChar w:fldCharType="end"/>
        </w:r>
      </w:del>
    </w:p>
    <w:p w14:paraId="07091B86" w14:textId="166CD19D" w:rsidR="000B0BD9" w:rsidDel="00CE4054" w:rsidRDefault="00AB7CDF">
      <w:pPr>
        <w:pStyle w:val="TOC2"/>
        <w:rPr>
          <w:del w:id="261" w:author="Vladymyr Kozyr" w:date="2021-02-02T21:32:00Z"/>
          <w:rFonts w:asciiTheme="minorHAnsi" w:eastAsiaTheme="minorEastAsia" w:hAnsiTheme="minorHAnsi"/>
          <w:bCs w:val="0"/>
          <w:noProof/>
          <w:szCs w:val="22"/>
        </w:rPr>
      </w:pPr>
      <w:del w:id="262" w:author="Vladymyr Kozyr" w:date="2021-02-02T21:32:00Z">
        <w:r w:rsidDel="00CE4054">
          <w:rPr>
            <w:bCs w:val="0"/>
            <w:noProof/>
          </w:rPr>
          <w:fldChar w:fldCharType="begin"/>
        </w:r>
        <w:r w:rsidDel="00CE4054">
          <w:rPr>
            <w:noProof/>
          </w:rPr>
          <w:delInstrText xml:space="preserve"> HYPERLINK \l "_Toc60592085" </w:delInstrText>
        </w:r>
        <w:r w:rsidDel="00CE4054">
          <w:rPr>
            <w:bCs w:val="0"/>
            <w:noProof/>
          </w:rPr>
          <w:fldChar w:fldCharType="separate"/>
        </w:r>
      </w:del>
      <w:ins w:id="263" w:author="Vladymyr Kozyr" w:date="2021-03-28T13:31:00Z">
        <w:r w:rsidR="00FD00CC">
          <w:rPr>
            <w:b/>
            <w:noProof/>
          </w:rPr>
          <w:t>Error! Hyperlink reference not valid.</w:t>
        </w:r>
      </w:ins>
      <w:del w:id="264"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8</w:delText>
        </w:r>
        <w:r w:rsidR="000B0BD9" w:rsidDel="00CE4054">
          <w:rPr>
            <w:bCs w:val="0"/>
            <w:noProof/>
            <w:webHidden/>
          </w:rPr>
          <w:fldChar w:fldCharType="end"/>
        </w:r>
        <w:r w:rsidDel="00CE4054">
          <w:rPr>
            <w:bCs w:val="0"/>
            <w:noProof/>
          </w:rPr>
          <w:fldChar w:fldCharType="end"/>
        </w:r>
      </w:del>
    </w:p>
    <w:p w14:paraId="0371A911" w14:textId="3996F345" w:rsidR="000B0BD9" w:rsidDel="00CE4054" w:rsidRDefault="00AB7CDF">
      <w:pPr>
        <w:pStyle w:val="TOC3"/>
        <w:tabs>
          <w:tab w:val="left" w:pos="1440"/>
          <w:tab w:val="right" w:leader="dot" w:pos="8630"/>
        </w:tabs>
        <w:rPr>
          <w:del w:id="265" w:author="Vladymyr Kozyr" w:date="2021-02-02T21:32:00Z"/>
          <w:rFonts w:asciiTheme="minorHAnsi" w:eastAsiaTheme="minorEastAsia" w:hAnsiTheme="minorHAnsi"/>
          <w:noProof/>
          <w:szCs w:val="22"/>
        </w:rPr>
      </w:pPr>
      <w:del w:id="266"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67" w:author="Vladymyr Kozyr" w:date="2021-03-28T13:31:00Z">
        <w:r w:rsidR="00FD00CC">
          <w:rPr>
            <w:b/>
            <w:bCs/>
            <w:noProof/>
          </w:rPr>
          <w:t>Error! Hyperlink reference not valid.</w:t>
        </w:r>
      </w:ins>
      <w:del w:id="268"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58D5FA65" w:rsidR="000B0BD9" w:rsidDel="00CE4054" w:rsidRDefault="00AB7CDF">
      <w:pPr>
        <w:pStyle w:val="TOC3"/>
        <w:tabs>
          <w:tab w:val="left" w:pos="1440"/>
          <w:tab w:val="right" w:leader="dot" w:pos="8630"/>
        </w:tabs>
        <w:rPr>
          <w:del w:id="269" w:author="Vladymyr Kozyr" w:date="2021-02-02T21:32:00Z"/>
          <w:rFonts w:asciiTheme="minorHAnsi" w:eastAsiaTheme="minorEastAsia" w:hAnsiTheme="minorHAnsi"/>
          <w:noProof/>
          <w:szCs w:val="22"/>
        </w:rPr>
      </w:pPr>
      <w:del w:id="270"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71" w:author="Vladymyr Kozyr" w:date="2021-03-28T13:31:00Z">
        <w:r w:rsidR="00FD00CC">
          <w:rPr>
            <w:b/>
            <w:bCs/>
            <w:noProof/>
          </w:rPr>
          <w:t>Error! Hyperlink reference not valid.</w:t>
        </w:r>
      </w:ins>
      <w:del w:id="272"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5A4FD433" w:rsidR="000B0BD9" w:rsidDel="00CE4054" w:rsidRDefault="00AB7CDF">
      <w:pPr>
        <w:pStyle w:val="TOC1"/>
        <w:tabs>
          <w:tab w:val="left" w:pos="1440"/>
        </w:tabs>
        <w:rPr>
          <w:del w:id="273" w:author="Vladymyr Kozyr" w:date="2021-02-02T21:32:00Z"/>
          <w:rFonts w:asciiTheme="minorHAnsi" w:eastAsiaTheme="minorEastAsia" w:hAnsiTheme="minorHAnsi"/>
          <w:b w:val="0"/>
          <w:bCs w:val="0"/>
          <w:szCs w:val="22"/>
        </w:rPr>
      </w:pPr>
      <w:del w:id="274" w:author="Vladymyr Kozyr" w:date="2021-02-02T21:32:00Z">
        <w:r w:rsidDel="00CE4054">
          <w:rPr>
            <w:b w:val="0"/>
            <w:bCs w:val="0"/>
          </w:rPr>
          <w:fldChar w:fldCharType="begin"/>
        </w:r>
        <w:r w:rsidDel="00CE4054">
          <w:delInstrText xml:space="preserve"> HYPERLINK \l "_Toc60592088" </w:delInstrText>
        </w:r>
        <w:r w:rsidDel="00CE4054">
          <w:rPr>
            <w:b w:val="0"/>
            <w:bCs w:val="0"/>
          </w:rPr>
          <w:fldChar w:fldCharType="separate"/>
        </w:r>
      </w:del>
      <w:ins w:id="275" w:author="Vladymyr Kozyr" w:date="2021-03-28T13:31:00Z">
        <w:r w:rsidR="00FD00CC">
          <w:t>Error! Hyperlink reference not valid.</w:t>
        </w:r>
      </w:ins>
      <w:del w:id="276"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_Toc60592088 \h </w:delInstrText>
        </w:r>
        <w:r w:rsidR="000B0BD9" w:rsidDel="00CE4054">
          <w:rPr>
            <w:b w:val="0"/>
            <w:bCs w:val="0"/>
            <w:webHidden/>
          </w:rPr>
        </w:r>
        <w:r w:rsidR="000B0BD9" w:rsidDel="00CE4054">
          <w:rPr>
            <w:b w:val="0"/>
            <w:bCs w:val="0"/>
            <w:webHidden/>
          </w:rPr>
          <w:fldChar w:fldCharType="separate"/>
        </w:r>
        <w:r w:rsidR="000B0BD9" w:rsidDel="00CE4054">
          <w:rPr>
            <w:webHidden/>
          </w:rPr>
          <w:delText>11</w:delText>
        </w:r>
        <w:r w:rsidR="000B0BD9" w:rsidDel="00CE4054">
          <w:rPr>
            <w:b w:val="0"/>
            <w:bCs w:val="0"/>
            <w:webHidden/>
          </w:rPr>
          <w:fldChar w:fldCharType="end"/>
        </w:r>
        <w:r w:rsidDel="00CE4054">
          <w:rPr>
            <w:b w:val="0"/>
            <w:bCs w:val="0"/>
          </w:rPr>
          <w:fldChar w:fldCharType="end"/>
        </w:r>
      </w:del>
    </w:p>
    <w:p w14:paraId="2FB34FD8" w14:textId="01BF92D3" w:rsidR="000B0BD9" w:rsidDel="00CE4054" w:rsidRDefault="00AB7CDF">
      <w:pPr>
        <w:pStyle w:val="TOC1"/>
        <w:tabs>
          <w:tab w:val="left" w:pos="1440"/>
        </w:tabs>
        <w:rPr>
          <w:del w:id="277" w:author="Vladymyr Kozyr" w:date="2021-02-02T21:32:00Z"/>
          <w:rFonts w:asciiTheme="minorHAnsi" w:eastAsiaTheme="minorEastAsia" w:hAnsiTheme="minorHAnsi"/>
          <w:b w:val="0"/>
          <w:bCs w:val="0"/>
          <w:szCs w:val="22"/>
        </w:rPr>
      </w:pPr>
      <w:del w:id="278" w:author="Vladymyr Kozyr" w:date="2021-02-02T21:32:00Z">
        <w:r w:rsidDel="00CE4054">
          <w:rPr>
            <w:b w:val="0"/>
            <w:bCs w:val="0"/>
          </w:rPr>
          <w:fldChar w:fldCharType="begin"/>
        </w:r>
        <w:r w:rsidDel="00CE4054">
          <w:delInstrText xml:space="preserve"> HYPERLINK \l "_Toc60592089" </w:delInstrText>
        </w:r>
        <w:r w:rsidDel="00CE4054">
          <w:rPr>
            <w:b w:val="0"/>
            <w:bCs w:val="0"/>
          </w:rPr>
          <w:fldChar w:fldCharType="separate"/>
        </w:r>
      </w:del>
      <w:ins w:id="279" w:author="Vladymyr Kozyr" w:date="2021-03-28T13:31:00Z">
        <w:r w:rsidR="00FD00CC">
          <w:t>Error! Hyperlink reference not valid.</w:t>
        </w:r>
      </w:ins>
      <w:del w:id="280"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_Toc60592089 \h </w:delInstrText>
        </w:r>
        <w:r w:rsidR="000B0BD9" w:rsidDel="00CE4054">
          <w:rPr>
            <w:b w:val="0"/>
            <w:bCs w:val="0"/>
            <w:webHidden/>
          </w:rPr>
        </w:r>
        <w:r w:rsidR="000B0BD9" w:rsidDel="00CE4054">
          <w:rPr>
            <w:b w:val="0"/>
            <w:bCs w:val="0"/>
            <w:webHidden/>
          </w:rPr>
          <w:fldChar w:fldCharType="separate"/>
        </w:r>
        <w:r w:rsidR="000B0BD9" w:rsidDel="00CE4054">
          <w:rPr>
            <w:webHidden/>
          </w:rPr>
          <w:delText>12</w:delText>
        </w:r>
        <w:r w:rsidR="000B0BD9" w:rsidDel="00CE4054">
          <w:rPr>
            <w:b w:val="0"/>
            <w:bCs w:val="0"/>
            <w:webHidden/>
          </w:rPr>
          <w:fldChar w:fldCharType="end"/>
        </w:r>
        <w:r w:rsidDel="00CE4054">
          <w:rPr>
            <w:b w:val="0"/>
            <w:bCs w:val="0"/>
          </w:rPr>
          <w:fldChar w:fldCharType="end"/>
        </w:r>
      </w:del>
    </w:p>
    <w:p w14:paraId="0D0ADF8C" w14:textId="47D38EF6" w:rsidR="000B0BD9" w:rsidDel="00CE4054" w:rsidRDefault="00AB7CDF">
      <w:pPr>
        <w:pStyle w:val="TOC1"/>
        <w:tabs>
          <w:tab w:val="left" w:pos="1440"/>
        </w:tabs>
        <w:rPr>
          <w:del w:id="281" w:author="Vladymyr Kozyr" w:date="2021-02-02T21:32:00Z"/>
          <w:rFonts w:asciiTheme="minorHAnsi" w:eastAsiaTheme="minorEastAsia" w:hAnsiTheme="minorHAnsi"/>
          <w:b w:val="0"/>
          <w:bCs w:val="0"/>
          <w:szCs w:val="22"/>
        </w:rPr>
      </w:pPr>
      <w:del w:id="282" w:author="Vladymyr Kozyr" w:date="2021-02-02T21:32:00Z">
        <w:r w:rsidDel="00CE4054">
          <w:rPr>
            <w:b w:val="0"/>
            <w:bCs w:val="0"/>
          </w:rPr>
          <w:fldChar w:fldCharType="begin"/>
        </w:r>
        <w:r w:rsidDel="00CE4054">
          <w:delInstrText xml:space="preserve"> HYPERLINK \l "_Toc60592090" </w:delInstrText>
        </w:r>
        <w:r w:rsidDel="00CE4054">
          <w:rPr>
            <w:b w:val="0"/>
            <w:bCs w:val="0"/>
          </w:rPr>
          <w:fldChar w:fldCharType="separate"/>
        </w:r>
      </w:del>
      <w:ins w:id="283" w:author="Vladymyr Kozyr" w:date="2021-03-28T13:31:00Z">
        <w:r w:rsidR="00FD00CC">
          <w:t>Error! Hyperlink reference not valid.</w:t>
        </w:r>
      </w:ins>
      <w:del w:id="284"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_Toc60592090 \h </w:delInstrText>
        </w:r>
        <w:r w:rsidR="000B0BD9" w:rsidDel="00CE4054">
          <w:rPr>
            <w:b w:val="0"/>
            <w:bCs w:val="0"/>
            <w:webHidden/>
          </w:rPr>
        </w:r>
        <w:r w:rsidR="000B0BD9" w:rsidDel="00CE4054">
          <w:rPr>
            <w:b w:val="0"/>
            <w:bCs w:val="0"/>
            <w:webHidden/>
          </w:rPr>
          <w:fldChar w:fldCharType="separate"/>
        </w:r>
        <w:r w:rsidR="000B0BD9" w:rsidDel="00CE4054">
          <w:rPr>
            <w:webHidden/>
          </w:rPr>
          <w:delText>13</w:delText>
        </w:r>
        <w:r w:rsidR="000B0BD9" w:rsidDel="00CE4054">
          <w:rPr>
            <w:b w:val="0"/>
            <w:bCs w:val="0"/>
            <w:webHidden/>
          </w:rPr>
          <w:fldChar w:fldCharType="end"/>
        </w:r>
        <w:r w:rsidDel="00CE4054">
          <w:rPr>
            <w:b w:val="0"/>
            <w:bCs w:val="0"/>
          </w:rPr>
          <w:fldChar w:fldCharType="end"/>
        </w:r>
      </w:del>
    </w:p>
    <w:p w14:paraId="752EBBAC" w14:textId="61DA7778" w:rsidR="000B0BD9" w:rsidDel="00CE4054" w:rsidRDefault="00AB7CDF">
      <w:pPr>
        <w:pStyle w:val="TOC1"/>
        <w:rPr>
          <w:del w:id="285" w:author="Vladymyr Kozyr" w:date="2021-02-02T21:32:00Z"/>
          <w:rFonts w:asciiTheme="minorHAnsi" w:eastAsiaTheme="minorEastAsia" w:hAnsiTheme="minorHAnsi"/>
          <w:b w:val="0"/>
          <w:bCs w:val="0"/>
          <w:szCs w:val="22"/>
        </w:rPr>
      </w:pPr>
      <w:del w:id="286" w:author="Vladymyr Kozyr" w:date="2021-02-02T21:32:00Z">
        <w:r w:rsidDel="00CE4054">
          <w:rPr>
            <w:b w:val="0"/>
            <w:bCs w:val="0"/>
          </w:rPr>
          <w:fldChar w:fldCharType="begin"/>
        </w:r>
        <w:r w:rsidDel="00CE4054">
          <w:delInstrText xml:space="preserve"> HYPERLINK \l "_Toc60592091" </w:delInstrText>
        </w:r>
        <w:r w:rsidDel="00CE4054">
          <w:rPr>
            <w:b w:val="0"/>
            <w:bCs w:val="0"/>
          </w:rPr>
          <w:fldChar w:fldCharType="separate"/>
        </w:r>
      </w:del>
      <w:ins w:id="287" w:author="Vladymyr Kozyr" w:date="2021-03-28T13:31:00Z">
        <w:r w:rsidR="00FD00CC">
          <w:t>Error! Hyperlink reference not valid.</w:t>
        </w:r>
      </w:ins>
      <w:del w:id="288" w:author="Vladymyr Kozyr" w:date="2021-02-02T21:32:00Z">
        <w:r w:rsidR="000B0BD9" w:rsidRPr="00DF60EA" w:rsidDel="00CE4054">
          <w:rPr>
            <w:rStyle w:val="Hyperlink"/>
          </w:rPr>
          <w:delText>New 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_Toc60592091 \h </w:delInstrText>
        </w:r>
        <w:r w:rsidR="000B0BD9" w:rsidDel="00CE4054">
          <w:rPr>
            <w:b w:val="0"/>
            <w:bCs w:val="0"/>
            <w:webHidden/>
          </w:rPr>
        </w:r>
        <w:r w:rsidR="000B0BD9" w:rsidDel="00CE4054">
          <w:rPr>
            <w:b w:val="0"/>
            <w:bCs w:val="0"/>
            <w:webHidden/>
          </w:rPr>
          <w:fldChar w:fldCharType="separate"/>
        </w:r>
        <w:r w:rsidR="000B0BD9" w:rsidDel="00CE4054">
          <w:rPr>
            <w:webHidden/>
          </w:rPr>
          <w:delText>14</w:delText>
        </w:r>
        <w:r w:rsidR="000B0BD9" w:rsidDel="00CE4054">
          <w:rPr>
            <w:b w:val="0"/>
            <w:bCs w:val="0"/>
            <w:webHidden/>
          </w:rPr>
          <w:fldChar w:fldCharType="end"/>
        </w:r>
        <w:r w:rsidDel="00CE4054">
          <w:rPr>
            <w:b w:val="0"/>
            <w:bCs w:val="0"/>
          </w:rPr>
          <w:fldChar w:fldCharType="end"/>
        </w:r>
      </w:del>
    </w:p>
    <w:p w14:paraId="1CE2B012" w14:textId="75506A71" w:rsidR="000B0BD9" w:rsidDel="00CE4054" w:rsidRDefault="00AB7CDF">
      <w:pPr>
        <w:pStyle w:val="TOC1"/>
        <w:rPr>
          <w:del w:id="289" w:author="Vladymyr Kozyr" w:date="2021-02-02T21:32:00Z"/>
          <w:rFonts w:asciiTheme="minorHAnsi" w:eastAsiaTheme="minorEastAsia" w:hAnsiTheme="minorHAnsi"/>
          <w:b w:val="0"/>
          <w:bCs w:val="0"/>
          <w:szCs w:val="22"/>
        </w:rPr>
      </w:pPr>
      <w:del w:id="290" w:author="Vladymyr Kozyr" w:date="2021-02-02T21:32:00Z">
        <w:r w:rsidDel="00CE4054">
          <w:rPr>
            <w:b w:val="0"/>
            <w:bCs w:val="0"/>
          </w:rPr>
          <w:fldChar w:fldCharType="begin"/>
        </w:r>
        <w:r w:rsidDel="00CE4054">
          <w:delInstrText xml:space="preserve"> HYPERLINK \l "_Toc60592092" </w:delInstrText>
        </w:r>
        <w:r w:rsidDel="00CE4054">
          <w:rPr>
            <w:b w:val="0"/>
            <w:bCs w:val="0"/>
          </w:rPr>
          <w:fldChar w:fldCharType="separate"/>
        </w:r>
      </w:del>
      <w:ins w:id="291" w:author="Vladymyr Kozyr" w:date="2021-03-28T13:31:00Z">
        <w:r w:rsidR="00FD00CC">
          <w:t>Error! Hyperlink reference not valid.</w:t>
        </w:r>
      </w:ins>
      <w:del w:id="292"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_Toc60592092 \h </w:delInstrText>
        </w:r>
        <w:r w:rsidR="000B0BD9" w:rsidDel="00CE4054">
          <w:rPr>
            <w:b w:val="0"/>
            <w:bCs w:val="0"/>
            <w:webHidden/>
          </w:rPr>
        </w:r>
        <w:r w:rsidR="000B0BD9" w:rsidDel="00CE4054">
          <w:rPr>
            <w:b w:val="0"/>
            <w:bCs w:val="0"/>
            <w:webHidden/>
          </w:rPr>
          <w:fldChar w:fldCharType="separate"/>
        </w:r>
        <w:r w:rsidR="000B0BD9" w:rsidDel="00CE4054">
          <w:rPr>
            <w:webHidden/>
          </w:rPr>
          <w:delText>16</w:delText>
        </w:r>
        <w:r w:rsidR="000B0BD9" w:rsidDel="00CE4054">
          <w:rPr>
            <w:b w:val="0"/>
            <w:bCs w:val="0"/>
            <w:webHidden/>
          </w:rPr>
          <w:fldChar w:fldCharType="end"/>
        </w:r>
        <w:r w:rsidDel="00CE4054">
          <w:rPr>
            <w:b w:val="0"/>
            <w:bCs w:val="0"/>
          </w:rPr>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93" w:name="_Toc67830732"/>
      <w:r w:rsidRPr="00E10BCA">
        <w:lastRenderedPageBreak/>
        <w:t>List of Tables</w:t>
      </w:r>
      <w:bookmarkEnd w:id="293"/>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94" w:name="_Toc67830733"/>
      <w:r>
        <w:lastRenderedPageBreak/>
        <w:t>List of Figures</w:t>
      </w:r>
      <w:bookmarkEnd w:id="294"/>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95" w:name="_Toc67830734"/>
      <w:r>
        <w:lastRenderedPageBreak/>
        <w:t>List of Acronyms</w:t>
      </w:r>
      <w:bookmarkEnd w:id="2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96" w:name="_Toc67830735"/>
      <w:r>
        <w:lastRenderedPageBreak/>
        <w:t>Glossary</w:t>
      </w:r>
      <w:bookmarkEnd w:id="2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97" w:name="_Toc67830736"/>
      <w:r>
        <w:lastRenderedPageBreak/>
        <w:t>Preface/Executive Summary/Image</w:t>
      </w:r>
      <w:bookmarkEnd w:id="297"/>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98" w:name="_Toc67830737"/>
      <w:r>
        <w:lastRenderedPageBreak/>
        <w:t>Introduction</w:t>
      </w:r>
      <w:bookmarkEnd w:id="298"/>
    </w:p>
    <w:p w14:paraId="0130456B" w14:textId="77777777" w:rsidR="00D329FD" w:rsidRDefault="00D329FD">
      <w:pPr>
        <w:pStyle w:val="1Para"/>
        <w:ind w:firstLine="0"/>
        <w:rPr>
          <w:ins w:id="299" w:author="Vladymyr Kozyr" w:date="2021-03-12T15:16:00Z"/>
        </w:rPr>
        <w:pPrChange w:id="300" w:author="Vladymyr Kozyr" w:date="2021-03-15T21:48:00Z">
          <w:pPr>
            <w:pStyle w:val="1Para"/>
          </w:pPr>
        </w:pPrChange>
      </w:pPr>
      <w:ins w:id="301" w:author="Vladymyr Kozyr" w:date="2021-03-12T15:16:00Z">
        <w:r>
          <w:t>The primary motivation for this research is to help users to make their work faster and more productive. Thus, a software development company I am working for frequently meets requests for giving access to raw table data and data processing, analysis, and making some reports.</w:t>
        </w:r>
      </w:ins>
    </w:p>
    <w:p w14:paraId="33E3C7CE" w14:textId="77777777" w:rsidR="00D329FD" w:rsidRDefault="00D329FD">
      <w:pPr>
        <w:pStyle w:val="1Para"/>
        <w:ind w:firstLine="0"/>
        <w:rPr>
          <w:ins w:id="302" w:author="Vladymyr Kozyr" w:date="2021-03-12T15:16:00Z"/>
        </w:rPr>
        <w:pPrChange w:id="303" w:author="Vladymyr Kozyr" w:date="2021-03-15T21:48:00Z">
          <w:pPr>
            <w:pStyle w:val="1Para"/>
          </w:pPr>
        </w:pPrChange>
      </w:pPr>
      <w:ins w:id="304" w:author="Vladymyr Kozyr" w:date="2021-03-12T15:16:00Z">
        <w:r>
          <w:t xml:space="preserve">Of course, digging into raw data might give the expected results, but it usually takes much time to analyze a significant amount of data, especially if users are not familiar with computer software. </w:t>
        </w:r>
      </w:ins>
    </w:p>
    <w:p w14:paraId="4474EA93" w14:textId="77777777" w:rsidR="00D329FD" w:rsidRDefault="00D329FD">
      <w:pPr>
        <w:pStyle w:val="1Para"/>
        <w:ind w:firstLine="0"/>
        <w:rPr>
          <w:ins w:id="305" w:author="Vladymyr Kozyr" w:date="2021-03-12T15:16:00Z"/>
        </w:rPr>
        <w:pPrChange w:id="306" w:author="Vladymyr Kozyr" w:date="2021-03-15T21:48:00Z">
          <w:pPr>
            <w:pStyle w:val="1Para"/>
          </w:pPr>
        </w:pPrChange>
      </w:pPr>
      <w:ins w:id="307" w:author="Vladymyr Kozyr" w:date="2021-03-12T15:16:00Z">
        <w:r>
          <w:t>Visual data representation plays a crucial role in data analysis. It can condense vast amounts of data into several plots and labels, giving information about trends; it is also much easier to compare pictures than data rows for sure.</w:t>
        </w:r>
      </w:ins>
    </w:p>
    <w:p w14:paraId="6AFE4DB8" w14:textId="61626164" w:rsidR="006B3698" w:rsidRPr="006B3698" w:rsidDel="00D329FD" w:rsidRDefault="00D329FD">
      <w:pPr>
        <w:pStyle w:val="1Para"/>
        <w:ind w:firstLine="0"/>
        <w:rPr>
          <w:del w:id="308" w:author="Vladymyr Kozyr" w:date="2021-03-12T15:16:00Z"/>
          <w:rFonts w:ascii="Times New Roman" w:hAnsi="Times New Roman" w:cs="Times New Roman"/>
          <w:sz w:val="24"/>
          <w:szCs w:val="24"/>
        </w:rPr>
        <w:pPrChange w:id="309" w:author="Vladymyr Kozyr" w:date="2021-03-15T21:48:00Z">
          <w:pPr>
            <w:pStyle w:val="1Para"/>
          </w:pPr>
        </w:pPrChange>
      </w:pPr>
      <w:ins w:id="310" w:author="Vladymyr Kozyr" w:date="2021-03-12T15:16:00Z">
        <w:r>
          <w:t>This research thesis will help people who are domain experts but not very familiar with data analysis tools. The tool can help fishery management regulate fishery catching in certain Canadian provinces and help decide which policies or fishing quotas for specific fish types should be applied.</w:t>
        </w:r>
      </w:ins>
      <w:del w:id="311" w:author="Vladymyr Kozyr" w:date="2021-03-12T15:16:00Z">
        <w:r w:rsidR="006B3698" w:rsidRPr="006B3698" w:rsidDel="00D329FD">
          <w:delTex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delText>
        </w:r>
      </w:del>
    </w:p>
    <w:p w14:paraId="38F86D2D" w14:textId="0F980A39" w:rsidR="006B3698" w:rsidRPr="006B3698" w:rsidRDefault="006B3698">
      <w:pPr>
        <w:pStyle w:val="1Para"/>
        <w:ind w:firstLine="0"/>
        <w:rPr>
          <w:rFonts w:ascii="Times New Roman" w:hAnsi="Times New Roman" w:cs="Times New Roman"/>
          <w:sz w:val="24"/>
          <w:szCs w:val="24"/>
        </w:rPr>
        <w:pPrChange w:id="312" w:author="Vladymyr Kozyr" w:date="2021-03-15T21:48:00Z">
          <w:pPr>
            <w:pStyle w:val="1Para"/>
          </w:pPr>
        </w:pPrChange>
      </w:pPr>
      <w:del w:id="313" w:author="Vladymyr Kozyr" w:date="2021-03-12T15:16:00Z">
        <w:r w:rsidRPr="006B3698" w:rsidDel="00D329FD">
          <w:delText>Of course, digging into raw data might give you results that you expect, but it usually takes a lot of time if you have a big amount of data or are not very familiar with computer software. </w:delText>
        </w:r>
      </w:del>
    </w:p>
    <w:p w14:paraId="2D812F64" w14:textId="53B689DD" w:rsidR="006B3698" w:rsidRPr="006B3698" w:rsidDel="00D329FD" w:rsidRDefault="006B3698">
      <w:pPr>
        <w:pStyle w:val="1Para"/>
        <w:ind w:firstLine="0"/>
        <w:rPr>
          <w:del w:id="314" w:author="Vladymyr Kozyr" w:date="2021-03-12T15:16:00Z"/>
          <w:rFonts w:ascii="Times New Roman" w:hAnsi="Times New Roman" w:cs="Times New Roman"/>
          <w:sz w:val="24"/>
          <w:szCs w:val="24"/>
        </w:rPr>
        <w:pPrChange w:id="315" w:author="Vladymyr Kozyr" w:date="2021-02-15T13:39:00Z">
          <w:pPr>
            <w:pStyle w:val="1Para"/>
          </w:pPr>
        </w:pPrChange>
      </w:pPr>
      <w:del w:id="316" w:author="Vladymyr Kozyr" w:date="2021-03-12T15:16:00Z">
        <w:r w:rsidRPr="006B3698" w:rsidDel="00D329FD">
          <w:delText>Visual data representation plays a very important role in data analysis. It can condense huge amounts of data into several plots and labels, giving you information about trends, it</w:delText>
        </w:r>
        <w:r w:rsidR="00927976" w:rsidDel="00D329FD">
          <w:delText xml:space="preserve"> i</w:delText>
        </w:r>
        <w:r w:rsidRPr="006B3698" w:rsidDel="00D329FD">
          <w:delText>s easier to compare pictures than data rows for sure.</w:delText>
        </w:r>
      </w:del>
    </w:p>
    <w:p w14:paraId="5C26F98E" w14:textId="58F629A5" w:rsidR="006B3698" w:rsidDel="00D329FD" w:rsidRDefault="006B3698">
      <w:pPr>
        <w:pStyle w:val="1Para"/>
        <w:ind w:firstLine="0"/>
        <w:rPr>
          <w:del w:id="317" w:author="Vladymyr Kozyr" w:date="2021-03-12T15:16:00Z"/>
          <w:lang w:val="en-US"/>
        </w:rPr>
        <w:pPrChange w:id="318" w:author="Vladymyr Kozyr" w:date="2021-02-15T13:39:00Z">
          <w:pPr>
            <w:pStyle w:val="1Para"/>
          </w:pPr>
        </w:pPrChange>
      </w:pPr>
      <w:del w:id="319" w:author="Vladymyr Kozyr" w:date="2021-02-15T13:39:00Z">
        <w:r w:rsidRPr="006B3698" w:rsidDel="003A2EB3">
          <w:delText xml:space="preserve">My </w:delText>
        </w:r>
      </w:del>
      <w:del w:id="320" w:author="Vladymyr Kozyr" w:date="2021-03-12T15:16:00Z">
        <w:r w:rsidRPr="006B3698" w:rsidDel="00D329FD">
          <w:delText>research will help people who are domain experts but not very familiar with data analysis tools. The tool can help fishery management with regulation of fishery catching in certain Canadian provinces, and will help to decide which policies or fishing quotas for specific fish types should be applied.</w:delText>
        </w:r>
      </w:del>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321" w:name="_Toc67830738"/>
      <w:r>
        <w:lastRenderedPageBreak/>
        <w:t xml:space="preserve">Related </w:t>
      </w:r>
      <w:r w:rsidR="00916D02">
        <w:t>W</w:t>
      </w:r>
      <w:r>
        <w:t>ork</w:t>
      </w:r>
      <w:bookmarkEnd w:id="321"/>
    </w:p>
    <w:p w14:paraId="78F30758" w14:textId="1A1A2F1A" w:rsidR="00916D02" w:rsidRPr="00916D02" w:rsidRDefault="00916D02" w:rsidP="00916D02">
      <w:pPr>
        <w:pStyle w:val="Heading2"/>
      </w:pPr>
      <w:bookmarkStart w:id="322" w:name="_Toc67830739"/>
      <w:r>
        <w:t>Role of the Fishery Visualization</w:t>
      </w:r>
      <w:bookmarkEnd w:id="322"/>
    </w:p>
    <w:p w14:paraId="1A0A8C96" w14:textId="77777777" w:rsidR="00D329FD" w:rsidRDefault="00D329FD">
      <w:pPr>
        <w:pStyle w:val="1Para"/>
        <w:ind w:firstLine="0"/>
        <w:rPr>
          <w:ins w:id="323" w:author="Vladymyr Kozyr" w:date="2021-03-12T15:29:00Z"/>
        </w:rPr>
        <w:pPrChange w:id="324" w:author="Vladymyr Kozyr" w:date="2021-03-15T21:48:00Z">
          <w:pPr>
            <w:pStyle w:val="1Para"/>
          </w:pPr>
        </w:pPrChange>
      </w:pPr>
      <w:ins w:id="325" w:author="Vladymyr Kozyr" w:date="2021-03-12T15:29:00Z">
        <w:r>
          <w:t>A visualization is an essential tool for decision support in fisheries information systems. It can give a person who is working with fishery information more insights about data. It usually saves time for making correct decisions about the fishing company's business logic because it is easier to see trends and outliers while using charts and interactive diagrams rather than just looking through a spreadsheet, sometimes located even in multiple files.</w:t>
        </w:r>
      </w:ins>
    </w:p>
    <w:p w14:paraId="21C006C0" w14:textId="77777777" w:rsidR="00D329FD" w:rsidRDefault="00D329FD">
      <w:pPr>
        <w:pStyle w:val="1Para"/>
        <w:ind w:firstLine="0"/>
        <w:rPr>
          <w:ins w:id="326" w:author="Vladymyr Kozyr" w:date="2021-03-12T15:29:00Z"/>
        </w:rPr>
        <w:pPrChange w:id="327" w:author="Vladymyr Kozyr" w:date="2021-03-15T21:48:00Z">
          <w:pPr>
            <w:pStyle w:val="1Para"/>
          </w:pPr>
        </w:pPrChange>
      </w:pPr>
      <w:ins w:id="328" w:author="Vladymyr Kozyr" w:date="2021-03-12T15:29:00Z">
        <w:r>
          <w:t xml:space="preserve">There are different groups of users in the fishery domain. Papers discussed in this chapter are oriented primarily for fishery management. However, the content is complicated for readers who are not data analysts or/and experienced computer users. </w:t>
        </w:r>
      </w:ins>
    </w:p>
    <w:p w14:paraId="760C86BB" w14:textId="5ECFA653" w:rsidR="00D329FD" w:rsidRDefault="00D329FD">
      <w:pPr>
        <w:pStyle w:val="1Para"/>
        <w:ind w:firstLine="0"/>
        <w:rPr>
          <w:ins w:id="329" w:author="Vladymyr Kozyr" w:date="2021-03-12T15:29:00Z"/>
        </w:rPr>
      </w:pPr>
      <w:ins w:id="330" w:author="Vladymyr Kozyr" w:date="2021-03-12T15:29:00Z">
        <w:r>
          <w:t>So, the work's primary goal is to create a tool that will be easily accessible for both types of users: data scientists and fishery management, making decisions based on conclusions of the data presented in a tool.</w:t>
        </w:r>
      </w:ins>
    </w:p>
    <w:p w14:paraId="31172E09" w14:textId="2FAB4377" w:rsidR="00916D02" w:rsidDel="00D329FD" w:rsidRDefault="00916D02">
      <w:pPr>
        <w:pStyle w:val="1Para"/>
        <w:ind w:firstLine="0"/>
        <w:rPr>
          <w:del w:id="331" w:author="Vladymyr Kozyr" w:date="2021-03-12T15:29:00Z"/>
        </w:rPr>
        <w:pPrChange w:id="332" w:author="Vladymyr Kozyr" w:date="2021-02-15T13:40:00Z">
          <w:pPr>
            <w:pStyle w:val="1Para"/>
          </w:pPr>
        </w:pPrChange>
      </w:pPr>
      <w:del w:id="333" w:author="Vladymyr Kozyr" w:date="2021-03-12T15:29:00Z">
        <w:r w:rsidRPr="00916D02" w:rsidDel="00D329FD">
          <w:delText xml:space="preserve">Visualization is a </w:delText>
        </w:r>
      </w:del>
      <w:del w:id="334" w:author="Vladymyr Kozyr" w:date="2021-03-11T18:12:00Z">
        <w:r w:rsidRPr="00916D02" w:rsidDel="00A42B01">
          <w:delText>very important</w:delText>
        </w:r>
      </w:del>
      <w:del w:id="335" w:author="Vladymyr Kozyr" w:date="2021-03-12T15:29:00Z">
        <w:r w:rsidRPr="00916D02" w:rsidDel="00D329FD">
          <w:delText xml:space="preserve"> tool for decision support in fisheries</w:delText>
        </w:r>
        <w:r w:rsidDel="00D329FD">
          <w:delText xml:space="preserve"> </w:delText>
        </w:r>
        <w:r w:rsidRPr="00916D02" w:rsidDel="00D329FD">
          <w:delText>information systems.</w:delText>
        </w:r>
        <w:r w:rsidDel="00D329FD">
          <w:delTex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delText>
        </w:r>
        <w:r w:rsidR="00927976" w:rsidDel="00D329FD">
          <w:delText>spreadsheet</w:delText>
        </w:r>
        <w:r w:rsidDel="00D329FD">
          <w:delText xml:space="preserve">, which may be located even in </w:delText>
        </w:r>
      </w:del>
      <w:del w:id="336" w:author="Vladymyr Kozyr" w:date="2021-03-11T18:14:00Z">
        <w:r w:rsidDel="00A42B01">
          <w:delText xml:space="preserve">different </w:delText>
        </w:r>
      </w:del>
      <w:del w:id="337" w:author="Vladymyr Kozyr" w:date="2021-03-12T15:29:00Z">
        <w:r w:rsidDel="00D329FD">
          <w:delText>files.</w:delText>
        </w:r>
        <w:bookmarkStart w:id="338" w:name="_Toc67830598"/>
        <w:bookmarkStart w:id="339" w:name="_Toc67830740"/>
        <w:bookmarkEnd w:id="338"/>
        <w:bookmarkEnd w:id="339"/>
      </w:del>
    </w:p>
    <w:p w14:paraId="45C49E34" w14:textId="5A02029C" w:rsidR="00916D02" w:rsidRPr="00916D02" w:rsidDel="00D329FD" w:rsidRDefault="00916D02">
      <w:pPr>
        <w:pStyle w:val="1Para"/>
        <w:ind w:firstLine="0"/>
        <w:rPr>
          <w:del w:id="340" w:author="Vladymyr Kozyr" w:date="2021-03-12T15:29:00Z"/>
          <w:rFonts w:ascii="Times New Roman" w:hAnsi="Times New Roman" w:cs="Times New Roman"/>
          <w:sz w:val="24"/>
          <w:szCs w:val="24"/>
        </w:rPr>
        <w:pPrChange w:id="341" w:author="Vladymyr Kozyr" w:date="2021-02-15T13:40:00Z">
          <w:pPr>
            <w:pStyle w:val="1Para"/>
          </w:pPr>
        </w:pPrChange>
      </w:pPr>
      <w:del w:id="342" w:author="Vladymyr Kozyr" w:date="2021-02-15T13:40:00Z">
        <w:r w:rsidRPr="00916D02" w:rsidDel="003A2EB3">
          <w:delText xml:space="preserve"> </w:delText>
        </w:r>
      </w:del>
      <w:del w:id="343" w:author="Vladymyr Kozyr" w:date="2021-03-12T15:29:00Z">
        <w:r w:rsidRPr="00916D02" w:rsidDel="00D329FD">
          <w:delText>There are different groups of users in the fishery domain. Papers, discussed in this chapter are oriented mostly for fishery management, but written in a way that it is not easy to understand completely if you are not a data analyst or/and experienced computer user. </w:delText>
        </w:r>
        <w:bookmarkStart w:id="344" w:name="_Toc67830599"/>
        <w:bookmarkStart w:id="345" w:name="_Toc67830741"/>
        <w:bookmarkEnd w:id="344"/>
        <w:bookmarkEnd w:id="345"/>
      </w:del>
    </w:p>
    <w:p w14:paraId="7460A57C" w14:textId="266AB7BC" w:rsidR="00916D02" w:rsidDel="00D329FD" w:rsidRDefault="00916D02">
      <w:pPr>
        <w:pStyle w:val="1Para"/>
        <w:ind w:firstLine="0"/>
        <w:rPr>
          <w:del w:id="346" w:author="Vladymyr Kozyr" w:date="2021-03-12T15:29:00Z"/>
          <w:lang w:val="en-US"/>
        </w:rPr>
        <w:pPrChange w:id="347" w:author="Vladymyr Kozyr" w:date="2021-02-15T13:40:00Z">
          <w:pPr>
            <w:pStyle w:val="1Para"/>
          </w:pPr>
        </w:pPrChange>
      </w:pPr>
      <w:del w:id="348" w:author="Vladymyr Kozyr" w:date="2021-03-12T15:29:00Z">
        <w:r w:rsidRPr="00DC20B3" w:rsidDel="00D329FD">
          <w:delText>Main goal of the work is to create a tool which will be easily accessible for both types of users: data scientists and fishery management which are making decisions based on conclusions of the data presented in a tool. </w:delText>
        </w:r>
        <w:bookmarkStart w:id="349" w:name="_Toc67830600"/>
        <w:bookmarkStart w:id="350" w:name="_Toc67830742"/>
        <w:bookmarkEnd w:id="349"/>
        <w:bookmarkEnd w:id="350"/>
      </w:del>
    </w:p>
    <w:p w14:paraId="3950CCFD" w14:textId="33F0879B" w:rsidR="00916D02" w:rsidRPr="00916D02" w:rsidRDefault="00534398" w:rsidP="00534398">
      <w:pPr>
        <w:pStyle w:val="Heading2"/>
        <w:rPr>
          <w:rFonts w:ascii="Times New Roman" w:hAnsi="Times New Roman" w:cs="Times New Roman"/>
          <w:sz w:val="24"/>
          <w:szCs w:val="24"/>
        </w:rPr>
      </w:pPr>
      <w:bookmarkStart w:id="351" w:name="_Toc67830743"/>
      <w:r>
        <w:t>Marine Environmental Management</w:t>
      </w:r>
      <w:bookmarkEnd w:id="351"/>
    </w:p>
    <w:p w14:paraId="769CB0B3" w14:textId="77777777" w:rsidR="00D329FD" w:rsidRDefault="00D329FD">
      <w:pPr>
        <w:pStyle w:val="1Para"/>
        <w:ind w:firstLine="0"/>
        <w:rPr>
          <w:ins w:id="352" w:author="Vladymyr Kozyr" w:date="2021-03-12T15:35:00Z"/>
        </w:rPr>
        <w:pPrChange w:id="353" w:author="Vladymyr Kozyr" w:date="2021-03-15T21:48:00Z">
          <w:pPr>
            <w:pStyle w:val="1Para"/>
          </w:pPr>
        </w:pPrChange>
      </w:pPr>
      <w:ins w:id="354" w:author="Vladymyr Kozyr" w:date="2021-03-12T15:35:00Z">
        <w:r w:rsidRPr="00D329FD">
          <w:t xml:space="preserve">FishCAM2000 (FC) [1] is a computer-based integrated information system for fisheries management and marine environmental monitoring. It illustrates a visualization of the fishery activity over the same spatial area of interest for a particular type of fish. It has a user-friendly and straightforward interface implemented in Windows Forms. </w:t>
        </w:r>
      </w:ins>
    </w:p>
    <w:p w14:paraId="47F6BB99" w14:textId="673BA7AE" w:rsidR="00D329FD" w:rsidRDefault="00D329FD">
      <w:pPr>
        <w:pStyle w:val="1Para"/>
        <w:ind w:firstLine="0"/>
        <w:rPr>
          <w:ins w:id="355" w:author="Vladymyr Kozyr" w:date="2021-03-12T15:34:00Z"/>
        </w:rPr>
      </w:pPr>
      <w:ins w:id="356" w:author="Vladymyr Kozyr" w:date="2021-03-12T15:35:00Z">
        <w:r w:rsidRPr="00D329FD">
          <w:t xml:space="preserve">Figure 2.1.1 below shows the output after the user passes seven screens of settings of the query wizard. It takes too many steps for a user to get a result, but it must be as generic as possible. The excellent point is that it presents complex geodata on the map instead of the data table, which is a considerable </w:t>
        </w:r>
        <w:proofErr w:type="gramStart"/>
        <w:r w:rsidRPr="00D329FD">
          <w:t>time-saving</w:t>
        </w:r>
        <w:proofErr w:type="gramEnd"/>
        <w:r w:rsidRPr="00D329FD">
          <w:t xml:space="preserve"> for users to understand the query output.</w:t>
        </w:r>
      </w:ins>
    </w:p>
    <w:p w14:paraId="6BD4DD80" w14:textId="1936D2A4" w:rsidR="00916D02" w:rsidRDefault="00916D02">
      <w:pPr>
        <w:pStyle w:val="1Para"/>
        <w:ind w:firstLine="0"/>
        <w:pPrChange w:id="357" w:author="Vladymyr Kozyr" w:date="2021-02-15T13:40:00Z">
          <w:pPr>
            <w:pStyle w:val="1Para"/>
          </w:pPr>
        </w:pPrChange>
      </w:pPr>
      <w:del w:id="358" w:author="Vladymyr Kozyr" w:date="2021-03-12T15:35:00Z">
        <w:r w:rsidRPr="00916D02" w:rsidDel="00D329FD">
          <w:delText xml:space="preserve">FishCAM2000 (FC) </w:delText>
        </w:r>
      </w:del>
      <w:del w:id="359" w:author="Vladymyr Kozyr" w:date="2021-02-07T20:53:00Z">
        <w:r w:rsidRPr="00916D02" w:rsidDel="00692B08">
          <w:delText xml:space="preserve">[1] </w:delText>
        </w:r>
      </w:del>
      <w:del w:id="360" w:author="Vladymyr Kozyr" w:date="2021-03-12T15:35:00Z">
        <w:r w:rsidRPr="00916D02" w:rsidDel="00D329FD">
          <w:delText>is a computer-based integrated information system for fisheries management and marine environmental monitoring</w:delText>
        </w:r>
        <w:r w:rsidR="00534398" w:rsidDel="00D329FD">
          <w:delText xml:space="preserve">. </w:delText>
        </w:r>
        <w:r w:rsidR="00534398" w:rsidRPr="00916D02" w:rsidDel="00D329FD">
          <w:delText xml:space="preserve">It illustrates a visualization of the fishery activity over the same </w:delText>
        </w:r>
        <w:r w:rsidR="00534398" w:rsidRPr="00A42B01" w:rsidDel="00D329FD">
          <w:rPr>
            <w:highlight w:val="yellow"/>
            <w:rPrChange w:id="361" w:author="Vladymyr Kozyr" w:date="2021-03-11T18:16:00Z">
              <w:rPr/>
            </w:rPrChange>
          </w:rPr>
          <w:delText>spatial</w:delText>
        </w:r>
        <w:r w:rsidR="00534398" w:rsidRPr="00916D02" w:rsidDel="00D329FD">
          <w:delText xml:space="preserve"> area of interest for a special type of fish etc.</w:delText>
        </w:r>
        <w:r w:rsidR="00534398" w:rsidDel="00D329FD">
          <w:delText xml:space="preserve"> </w:delText>
        </w:r>
        <w:r w:rsidRPr="00916D02" w:rsidDel="00D329FD">
          <w:delText>It has a simple and user friendly interface implemented in Windows Forms. Figure 2.1</w:delText>
        </w:r>
        <w:r w:rsidR="004836F1" w:rsidDel="00D329FD">
          <w:delText>.1</w:delText>
        </w:r>
        <w:r w:rsidRPr="00916D02" w:rsidDel="00D329FD">
          <w:delTex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delText>
        </w:r>
      </w:del>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362" w:author="Vladymyr Kozyr" w:date="2021-02-07T20:55:00Z">
        <w:r w:rsidRPr="00534398" w:rsidDel="00692B08">
          <w:rPr>
            <w:rFonts w:cs="Arial"/>
          </w:rPr>
          <w:delText xml:space="preserve"> [1]</w:delText>
        </w:r>
      </w:del>
    </w:p>
    <w:p w14:paraId="6F507912" w14:textId="6B571180" w:rsidR="00916D02" w:rsidDel="00FD00CC" w:rsidRDefault="00D329FD" w:rsidP="00FD00CC">
      <w:pPr>
        <w:pStyle w:val="1Para"/>
        <w:ind w:firstLine="0"/>
        <w:rPr>
          <w:del w:id="363" w:author="Vladymyr Kozyr" w:date="2021-03-12T15:38:00Z"/>
        </w:rPr>
      </w:pPr>
      <w:ins w:id="364" w:author="Vladymyr Kozyr" w:date="2021-03-12T15:38:00Z">
        <w:r w:rsidRPr="00D329FD">
          <w:t xml:space="preserve">Subsequent work, which is to mention, is a tool that gets and analyzes data that is directly coming from vessels [2]. It also depicts geographical data and the </w:t>
        </w:r>
        <w:proofErr w:type="gramStart"/>
        <w:r w:rsidRPr="00D329FD">
          <w:t>amount</w:t>
        </w:r>
        <w:proofErr w:type="gramEnd"/>
        <w:r w:rsidRPr="00D329FD">
          <w:t xml:space="preserve"> of fish caught by a particular vessel in a specific region. Authors show not only the geographical spread of fish but also year-to-year comparison charts (Figure 2.2.2).</w:t>
        </w:r>
      </w:ins>
      <w:del w:id="365" w:author="Vladymyr Kozyr" w:date="2021-03-12T15:38:00Z">
        <w:r w:rsidR="00916D02" w:rsidRPr="00916D02" w:rsidDel="00D329FD">
          <w:delText xml:space="preserve">Next work </w:delText>
        </w:r>
        <w:r w:rsidR="00534398" w:rsidRPr="006B382C" w:rsidDel="00D329FD">
          <w:delText>which is</w:delText>
        </w:r>
        <w:r w:rsidR="00916D02" w:rsidRPr="006B382C" w:rsidDel="00D329FD">
          <w:delText xml:space="preserve"> to mention is a tool which gets and analyzes data which</w:delText>
        </w:r>
        <w:r w:rsidR="00916D02" w:rsidRPr="00916D02" w:rsidDel="00D329FD">
          <w:delText xml:space="preserve"> is directly coming from vessels</w:delText>
        </w:r>
      </w:del>
      <w:del w:id="366" w:author="Vladymyr Kozyr" w:date="2021-02-07T20:55:00Z">
        <w:r w:rsidR="00916D02" w:rsidRPr="00916D02" w:rsidDel="00692B08">
          <w:delText xml:space="preserve"> [2]</w:delText>
        </w:r>
      </w:del>
      <w:del w:id="367" w:author="Vladymyr Kozyr" w:date="2021-03-12T15:38:00Z">
        <w:r w:rsidR="00916D02" w:rsidRPr="00916D02" w:rsidDel="00D329FD">
          <w:delText xml:space="preserve">. It is also geographical data and the amount of fish </w:delText>
        </w:r>
        <w:r w:rsidR="00534398" w:rsidDel="00D329FD">
          <w:delText>caught</w:delText>
        </w:r>
        <w:r w:rsidR="00916D02" w:rsidRPr="00916D02" w:rsidDel="00D329FD">
          <w:delText xml:space="preserve"> by a particular vessel in a certain region. </w:delText>
        </w:r>
        <w:r w:rsidR="004836F1" w:rsidDel="00D329FD">
          <w:delText>A</w:delText>
        </w:r>
        <w:r w:rsidR="00916D02" w:rsidRPr="00916D02" w:rsidDel="00D329FD">
          <w:delText xml:space="preserve">uthors show not only geographical spread of fish, but they also have year-to-year comparison charts </w:delText>
        </w:r>
        <w:r w:rsidR="004836F1" w:rsidDel="00D329FD">
          <w:delText>(Figure 2.2.2</w:delText>
        </w:r>
        <w:r w:rsidR="00916D02" w:rsidRPr="00916D02" w:rsidDel="00D329FD">
          <w:delText xml:space="preserve">). </w:delText>
        </w:r>
      </w:del>
    </w:p>
    <w:p w14:paraId="064741A2" w14:textId="77777777" w:rsidR="00FD00CC" w:rsidRPr="00FD00CC" w:rsidRDefault="00FD00CC">
      <w:pPr>
        <w:pStyle w:val="1Para"/>
        <w:ind w:firstLine="0"/>
        <w:rPr>
          <w:ins w:id="368" w:author="Vladymyr Kozyr" w:date="2021-03-28T13:30:00Z"/>
          <w:rPrChange w:id="369" w:author="Vladymyr Kozyr" w:date="2021-03-28T13:30:00Z">
            <w:rPr>
              <w:ins w:id="370" w:author="Vladymyr Kozyr" w:date="2021-03-28T13:30:00Z"/>
              <w:rFonts w:ascii="Times New Roman" w:hAnsi="Times New Roman" w:cs="Times New Roman"/>
              <w:sz w:val="24"/>
              <w:szCs w:val="24"/>
            </w:rPr>
          </w:rPrChange>
        </w:rPr>
        <w:pPrChange w:id="371" w:author="Vladymyr Kozyr" w:date="2021-03-28T13:30:00Z">
          <w:pPr>
            <w:pStyle w:val="1Para"/>
          </w:pPr>
        </w:pPrChange>
      </w:pPr>
    </w:p>
    <w:p w14:paraId="7D419F45" w14:textId="33E4671F" w:rsidR="00916D02" w:rsidRPr="00916D02" w:rsidRDefault="00916D02">
      <w:pPr>
        <w:pStyle w:val="1Para"/>
        <w:ind w:firstLine="0"/>
        <w:jc w:val="center"/>
        <w:rPr>
          <w:rFonts w:ascii="Times New Roman" w:hAnsi="Times New Roman" w:cs="Times New Roman"/>
          <w:sz w:val="24"/>
          <w:szCs w:val="24"/>
        </w:rPr>
        <w:pPrChange w:id="372" w:author="Vladymyr Kozyr" w:date="2021-03-28T13:30:00Z">
          <w:pPr>
            <w:pStyle w:val="1Para"/>
            <w:jc w:val="center"/>
          </w:pPr>
        </w:pPrChange>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373" w:author="Vladymyr Kozyr" w:date="2021-02-07T20:54:00Z">
        <w:r w:rsidRPr="00534398" w:rsidDel="00692B08">
          <w:rPr>
            <w:rFonts w:cs="Arial"/>
          </w:rPr>
          <w:delText xml:space="preserve"> [2]</w:delText>
        </w:r>
      </w:del>
    </w:p>
    <w:p w14:paraId="3D1E3DC3" w14:textId="43CF2B72" w:rsidR="00916D02" w:rsidRPr="00916D02" w:rsidRDefault="00370AF1">
      <w:pPr>
        <w:pStyle w:val="1Para"/>
        <w:ind w:firstLine="0"/>
        <w:rPr>
          <w:rFonts w:ascii="Times New Roman" w:hAnsi="Times New Roman" w:cs="Times New Roman"/>
          <w:sz w:val="24"/>
          <w:szCs w:val="24"/>
        </w:rPr>
        <w:pPrChange w:id="374" w:author="Vladymyr Kozyr" w:date="2021-03-15T21:49:00Z">
          <w:pPr>
            <w:pStyle w:val="1Para"/>
          </w:pPr>
        </w:pPrChange>
      </w:pPr>
      <w:ins w:id="375" w:author="Vladymyr Kozyr" w:date="2021-03-12T15:46:00Z">
        <w:r w:rsidRPr="00370AF1">
          <w:t>Whereas the works we have discussed so far focussed on the visualization of geographical and vessel-related data, the proposal of da Silva, Charles Fulcher [3] allows the investigation of land-sea connections. It shows the reader the human impact on the sea from land and vice versa. The maps show the connection between vessels and ports and depict the distribution of gear types used in different regions using descriptive labels, lines, and appropriate legends that any person can easily understand.</w:t>
        </w:r>
      </w:ins>
      <w:del w:id="376" w:author="Vladymyr Kozyr" w:date="2021-03-12T15:46:00Z">
        <w:r w:rsidR="00916D02" w:rsidRPr="00916D02" w:rsidDel="00370AF1">
          <w:delText xml:space="preserve">Whereas the works we have discussed so far focussed on the visualization of </w:delText>
        </w:r>
        <w:r w:rsidR="004836F1" w:rsidDel="00370AF1">
          <w:delText>geographical</w:delText>
        </w:r>
        <w:r w:rsidR="00916D02" w:rsidRPr="00916D02" w:rsidDel="00370AF1">
          <w:delText xml:space="preserve"> and </w:delText>
        </w:r>
        <w:r w:rsidR="004836F1" w:rsidDel="00370AF1">
          <w:delText>vessel related data</w:delText>
        </w:r>
        <w:r w:rsidR="00916D02" w:rsidRPr="00916D02" w:rsidDel="00370AF1">
          <w:delText>, the work of da Silva, Charles Fulcher</w:delText>
        </w:r>
      </w:del>
      <w:del w:id="377" w:author="Vladymyr Kozyr" w:date="2021-02-07T20:58:00Z">
        <w:r w:rsidR="00916D02" w:rsidRPr="00916D02" w:rsidDel="00692B08">
          <w:delText xml:space="preserve"> [6]</w:delText>
        </w:r>
      </w:del>
      <w:del w:id="378" w:author="Vladymyr Kozyr" w:date="2021-03-12T15:46:00Z">
        <w:r w:rsidR="00916D02" w:rsidRPr="00916D02" w:rsidDel="00370AF1">
          <w:delText xml:space="preserve"> allows the investigation of land-sea connections. It shows to the reader human impact on the sea from land and vice versa. The maps show the connection between vessels and ports and also</w:delText>
        </w:r>
        <w:r w:rsidR="00534398" w:rsidDel="00370AF1">
          <w:delText xml:space="preserve"> </w:delText>
        </w:r>
        <w:r w:rsidR="00916D02" w:rsidRPr="00916D02" w:rsidDel="00370AF1">
          <w:delText xml:space="preserve">depict the distribution of gear types used in different regions etc. All that is done with descriptive labels, lines and appropriate legends which any person can be easily understood. </w:delText>
        </w:r>
      </w:del>
    </w:p>
    <w:p w14:paraId="1E0E272A" w14:textId="2AE17489" w:rsidR="00370AF1" w:rsidRDefault="00370AF1">
      <w:pPr>
        <w:pStyle w:val="1Para"/>
        <w:ind w:firstLine="0"/>
        <w:rPr>
          <w:ins w:id="379" w:author="Vladymyr Kozyr" w:date="2021-03-12T15:50:00Z"/>
          <w:color w:val="212121"/>
          <w:shd w:val="clear" w:color="auto" w:fill="FFFFFF"/>
        </w:rPr>
      </w:pPr>
      <w:ins w:id="380" w:author="Vladymyr Kozyr" w:date="2021-03-12T15:50:00Z">
        <w:r w:rsidRPr="00370AF1">
          <w:rPr>
            <w:color w:val="212121"/>
            <w:shd w:val="clear" w:color="auto" w:fill="FFFFFF"/>
          </w:rPr>
          <w:t xml:space="preserve">At the same time, the work of </w:t>
        </w:r>
        <w:proofErr w:type="spellStart"/>
        <w:r w:rsidRPr="00370AF1">
          <w:rPr>
            <w:color w:val="212121"/>
            <w:shd w:val="clear" w:color="auto" w:fill="FFFFFF"/>
          </w:rPr>
          <w:t>Barrus</w:t>
        </w:r>
        <w:proofErr w:type="spellEnd"/>
        <w:r w:rsidRPr="00370AF1">
          <w:rPr>
            <w:color w:val="212121"/>
            <w:shd w:val="clear" w:color="auto" w:fill="FFFFFF"/>
          </w:rPr>
          <w:t xml:space="preserve"> about the state of the salmon [4] provides a reasonable basis for a platform to support analysis and interaction for fishery data through visualization. It uses DFO data related to salmon in BC rivers, and the author discusses and tries to produce visualizations for questions that marine experts asked him to solve. In particular, in his work, he states that all data sources for DFO are decentralized and there is practically no interface which allows user to analyze data. As a result, he combined several data sources and produced visualizations that answer questions about the state of salmon in Canadian rivers.</w:t>
        </w:r>
      </w:ins>
    </w:p>
    <w:p w14:paraId="4C34433F" w14:textId="4C929092" w:rsidR="00916D02" w:rsidDel="00370AF1" w:rsidRDefault="00916D02">
      <w:pPr>
        <w:pStyle w:val="1Para"/>
        <w:ind w:firstLine="0"/>
        <w:rPr>
          <w:del w:id="381" w:author="Vladymyr Kozyr" w:date="2021-03-12T15:50:00Z"/>
          <w:color w:val="212121"/>
          <w:shd w:val="clear" w:color="auto" w:fill="FFFFFF"/>
        </w:rPr>
        <w:pPrChange w:id="382" w:author="Vladymyr Kozyr" w:date="2021-03-12T15:51:00Z">
          <w:pPr>
            <w:pStyle w:val="1Para"/>
          </w:pPr>
        </w:pPrChange>
      </w:pPr>
      <w:del w:id="383" w:author="Vladymyr Kozyr" w:date="2021-03-12T15:50:00Z">
        <w:r w:rsidRPr="00916D02" w:rsidDel="00370AF1">
          <w:rPr>
            <w:color w:val="212121"/>
            <w:shd w:val="clear" w:color="auto" w:fill="FFFFFF"/>
          </w:rPr>
          <w:delText>The work of Barr</w:delText>
        </w:r>
      </w:del>
      <w:del w:id="384" w:author="Vladymyr Kozyr" w:date="2021-02-07T20:58:00Z">
        <w:r w:rsidRPr="00916D02" w:rsidDel="00692B08">
          <w:rPr>
            <w:color w:val="212121"/>
            <w:shd w:val="clear" w:color="auto" w:fill="FFFFFF"/>
          </w:rPr>
          <w:delText>i</w:delText>
        </w:r>
      </w:del>
      <w:del w:id="385" w:author="Vladymyr Kozyr" w:date="2021-03-12T15:50:00Z">
        <w:r w:rsidRPr="00916D02" w:rsidDel="00370AF1">
          <w:rPr>
            <w:color w:val="212121"/>
            <w:shd w:val="clear" w:color="auto" w:fill="FFFFFF"/>
          </w:rPr>
          <w:delText xml:space="preserve">s about the state of the salmon </w:delText>
        </w:r>
      </w:del>
      <w:del w:id="386" w:author="Vladymyr Kozyr" w:date="2021-02-07T20:58:00Z">
        <w:r w:rsidRPr="00916D02" w:rsidDel="00692B08">
          <w:rPr>
            <w:color w:val="212121"/>
            <w:shd w:val="clear" w:color="auto" w:fill="FFFFFF"/>
          </w:rPr>
          <w:delText>[7]</w:delText>
        </w:r>
      </w:del>
      <w:del w:id="387" w:author="Vladymyr Kozyr" w:date="2021-03-12T15:50:00Z">
        <w:r w:rsidRPr="00916D02" w:rsidDel="00370AF1">
          <w:rPr>
            <w:color w:val="212121"/>
            <w:shd w:val="clear" w:color="auto" w:fill="FFFFFF"/>
          </w:rPr>
          <w:delTex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delText>
        </w:r>
        <w:r w:rsidR="004836F1" w:rsidDel="00370AF1">
          <w:rPr>
            <w:color w:val="212121"/>
            <w:shd w:val="clear" w:color="auto" w:fill="FFFFFF"/>
          </w:rPr>
          <w:delText xml:space="preserve"> In particular, in his work he says that all data sources for DFO are decentralized and there is practically no interface which allows user to analyze data. So he combined several data sources and produced visualizations which answers questions about the state of salmon in Canadian rivers.</w:delText>
        </w:r>
      </w:del>
    </w:p>
    <w:p w14:paraId="27C65656" w14:textId="2DC118F7" w:rsidR="005759ED" w:rsidDel="00370AF1" w:rsidRDefault="005759ED">
      <w:pPr>
        <w:pStyle w:val="1Para"/>
        <w:ind w:firstLine="0"/>
        <w:rPr>
          <w:del w:id="388" w:author="Vladymyr Kozyr" w:date="2021-03-12T15:50:00Z"/>
          <w:color w:val="212121"/>
          <w:shd w:val="clear" w:color="auto" w:fill="FFFFFF"/>
        </w:rPr>
        <w:pPrChange w:id="389" w:author="Vladymyr Kozyr" w:date="2021-03-12T15:51:00Z">
          <w:pPr>
            <w:pStyle w:val="1Para"/>
          </w:pPr>
        </w:pPrChange>
      </w:pPr>
    </w:p>
    <w:p w14:paraId="14EC061E" w14:textId="77777777" w:rsidR="005759ED" w:rsidRDefault="005759ED">
      <w:pPr>
        <w:pStyle w:val="1Para"/>
        <w:ind w:firstLine="0"/>
        <w:rPr>
          <w:color w:val="212121"/>
          <w:shd w:val="clear" w:color="auto" w:fill="FFFFFF"/>
        </w:rPr>
        <w:pPrChange w:id="390" w:author="Vladymyr Kozyr" w:date="2021-03-12T15:51:00Z">
          <w:pPr>
            <w:pStyle w:val="1Para"/>
          </w:pPr>
        </w:pPrChange>
      </w:pPr>
    </w:p>
    <w:p w14:paraId="2AD537C8" w14:textId="63ECC45E" w:rsidR="005759ED" w:rsidRPr="00916D02" w:rsidRDefault="005759ED" w:rsidP="005759ED">
      <w:pPr>
        <w:pStyle w:val="Heading2"/>
      </w:pPr>
      <w:bookmarkStart w:id="391" w:name="_Toc67830744"/>
      <w:r>
        <w:t>Approaches to Visualization</w:t>
      </w:r>
      <w:bookmarkEnd w:id="391"/>
    </w:p>
    <w:p w14:paraId="5B63C66F" w14:textId="10FCCAA1" w:rsidR="00916D02" w:rsidRPr="00370AF1" w:rsidRDefault="00370AF1">
      <w:pPr>
        <w:pStyle w:val="1Para"/>
        <w:ind w:firstLine="0"/>
        <w:rPr>
          <w:color w:val="212121"/>
          <w:shd w:val="clear" w:color="auto" w:fill="FFFFFF"/>
          <w:rPrChange w:id="392" w:author="Vladymyr Kozyr" w:date="2021-03-12T15:54:00Z">
            <w:rPr>
              <w:rFonts w:ascii="Times New Roman" w:hAnsi="Times New Roman" w:cs="Times New Roman"/>
              <w:sz w:val="24"/>
              <w:szCs w:val="24"/>
            </w:rPr>
          </w:rPrChange>
        </w:rPr>
        <w:pPrChange w:id="393" w:author="Vladymyr Kozyr" w:date="2021-03-15T21:49:00Z">
          <w:pPr>
            <w:pStyle w:val="1Para"/>
          </w:pPr>
        </w:pPrChange>
      </w:pPr>
      <w:ins w:id="394" w:author="Vladymyr Kozyr" w:date="2021-03-12T15:54:00Z">
        <w:r w:rsidRPr="00370AF1">
          <w:rPr>
            <w:color w:val="212121"/>
            <w:shd w:val="clear" w:color="auto" w:fill="FFFFFF"/>
          </w:rPr>
          <w:t xml:space="preserve">The </w:t>
        </w:r>
        <w:r>
          <w:rPr>
            <w:color w:val="212121"/>
            <w:shd w:val="clear" w:color="auto" w:fill="FFFFFF"/>
          </w:rPr>
          <w:t xml:space="preserve">next </w:t>
        </w:r>
        <w:r w:rsidRPr="00370AF1">
          <w:rPr>
            <w:color w:val="212121"/>
            <w:shd w:val="clear" w:color="auto" w:fill="FFFFFF"/>
          </w:rPr>
          <w:t>paper</w:t>
        </w:r>
        <w:r>
          <w:rPr>
            <w:color w:val="212121"/>
            <w:shd w:val="clear" w:color="auto" w:fill="FFFFFF"/>
          </w:rPr>
          <w:t xml:space="preserve"> to be discussed</w:t>
        </w:r>
        <w:r w:rsidRPr="00370AF1">
          <w:rPr>
            <w:color w:val="212121"/>
            <w:shd w:val="clear" w:color="auto" w:fill="FFFFFF"/>
          </w:rPr>
          <w:t xml:space="preserve"> with time series prediction on stocks [5] mostly shows the difference between prediction algorithms, but the visualization part requires special </w:t>
        </w:r>
        <w:r w:rsidRPr="00370AF1">
          <w:rPr>
            <w:color w:val="212121"/>
            <w:shd w:val="clear" w:color="auto" w:fill="FFFFFF"/>
          </w:rPr>
          <w:lastRenderedPageBreak/>
          <w:t>attention. Authors used different colour coding to show results, and there is no extra information on the chart which distracts or confuses readers.</w:t>
        </w:r>
      </w:ins>
      <w:del w:id="395" w:author="Vladymyr Kozyr" w:date="2021-03-12T15:54:00Z">
        <w:r w:rsidR="00916D02" w:rsidRPr="00916D02" w:rsidDel="00370AF1">
          <w:rPr>
            <w:color w:val="212121"/>
            <w:shd w:val="clear" w:color="auto" w:fill="FFFFFF"/>
          </w:rPr>
          <w:delText xml:space="preserve">The paper with time series prediction on stocks </w:delText>
        </w:r>
      </w:del>
      <w:del w:id="396" w:author="Vladymyr Kozyr" w:date="2021-02-07T20:59:00Z">
        <w:r w:rsidR="00916D02" w:rsidRPr="00916D02" w:rsidDel="00692B08">
          <w:rPr>
            <w:color w:val="212121"/>
            <w:shd w:val="clear" w:color="auto" w:fill="FFFFFF"/>
          </w:rPr>
          <w:delText>[5]</w:delText>
        </w:r>
      </w:del>
      <w:del w:id="397" w:author="Vladymyr Kozyr" w:date="2021-03-12T15:54:00Z">
        <w:r w:rsidR="00916D02" w:rsidRPr="00916D02" w:rsidDel="00370AF1">
          <w:rPr>
            <w:color w:val="212121"/>
            <w:shd w:val="clear" w:color="auto" w:fill="FFFFFF"/>
          </w:rPr>
          <w:delText xml:space="preserve"> mostly shows the difference between prediction algorithms, but the visualization part requires special attention. Authors used distinct color coding to show results, there is no extra information on the chart which distracts or confuses readers</w:delText>
        </w:r>
      </w:del>
      <w:del w:id="398" w:author="Vladymyr Kozyr" w:date="2021-03-12T15:55:00Z">
        <w:r w:rsidR="00916D02" w:rsidRPr="00916D02" w:rsidDel="00370AF1">
          <w:rPr>
            <w:color w:val="212121"/>
            <w:shd w:val="clear" w:color="auto" w:fill="FFFFFF"/>
          </w:rPr>
          <w:delText>.</w:delText>
        </w:r>
      </w:del>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A50449" w:rsidRDefault="005759ED" w:rsidP="005759ED">
      <w:pPr>
        <w:pStyle w:val="1Para"/>
        <w:jc w:val="center"/>
        <w:rPr>
          <w:rFonts w:cs="Arial"/>
          <w:rPrChange w:id="399" w:author="Vladymyr Kozyr" w:date="2021-02-15T14:16:00Z">
            <w:rPr>
              <w:rFonts w:cs="Arial"/>
              <w:sz w:val="24"/>
              <w:szCs w:val="24"/>
            </w:rPr>
          </w:rPrChange>
        </w:rPr>
      </w:pPr>
      <w:r w:rsidRPr="00A50449">
        <w:rPr>
          <w:rFonts w:cs="Arial"/>
          <w:rPrChange w:id="400" w:author="Vladymyr Kozyr" w:date="2021-02-15T14:16:00Z">
            <w:rPr>
              <w:rFonts w:cs="Arial"/>
              <w:sz w:val="24"/>
              <w:szCs w:val="24"/>
            </w:rPr>
          </w:rPrChange>
        </w:rPr>
        <w:t>Figure 2.3.1</w:t>
      </w:r>
    </w:p>
    <w:p w14:paraId="0439FAE3" w14:textId="7CC968E6" w:rsidR="00916D02" w:rsidRDefault="00370AF1">
      <w:pPr>
        <w:pStyle w:val="1Para"/>
        <w:ind w:firstLine="0"/>
        <w:rPr>
          <w:color w:val="212121"/>
          <w:shd w:val="clear" w:color="auto" w:fill="FFFFFF"/>
        </w:rPr>
        <w:pPrChange w:id="401" w:author="Vladymyr Kozyr" w:date="2021-03-15T21:50:00Z">
          <w:pPr>
            <w:pStyle w:val="1Para"/>
          </w:pPr>
        </w:pPrChange>
      </w:pPr>
      <w:proofErr w:type="spellStart"/>
      <w:ins w:id="402" w:author="Vladymyr Kozyr" w:date="2021-03-12T15:59:00Z">
        <w:r w:rsidRPr="00370AF1">
          <w:rPr>
            <w:color w:val="212121"/>
            <w:shd w:val="clear" w:color="auto" w:fill="FFFFFF"/>
          </w:rPr>
          <w:t>IDMVis</w:t>
        </w:r>
        <w:proofErr w:type="spellEnd"/>
        <w:r w:rsidRPr="00370AF1">
          <w:rPr>
            <w:color w:val="212121"/>
            <w:shd w:val="clear" w:color="auto" w:fill="FFFFFF"/>
          </w:rPr>
          <w:t xml:space="preserve"> [6]: a visualization tool for a patient with diabetes that shows multidimensional interrelated data during the day. </w:t>
        </w:r>
        <w:proofErr w:type="spellStart"/>
        <w:r w:rsidRPr="00370AF1">
          <w:rPr>
            <w:color w:val="212121"/>
            <w:shd w:val="clear" w:color="auto" w:fill="FFFFFF"/>
          </w:rPr>
          <w:t>IDMVis</w:t>
        </w:r>
        <w:proofErr w:type="spellEnd"/>
        <w:r w:rsidRPr="00370AF1">
          <w:rPr>
            <w:color w:val="212121"/>
            <w:shd w:val="clear" w:color="auto" w:fill="FFFFFF"/>
          </w:rPr>
          <w:t xml:space="preserve"> includes a novel technique for folding and aligning records by dual sentinel events and scaling the intermediate timeline. The designed tool helps doctors track the state of patients' important parameters and detect anomalies. After that, doctors use it as a decision support tool for the treatment of diabetes. Six clinicians evaluated design decisions positively</w:t>
        </w:r>
      </w:ins>
      <w:del w:id="403" w:author="Vladymyr Kozyr" w:date="2021-03-12T15:59:00Z">
        <w:r w:rsidR="00916D02" w:rsidRPr="00916D02" w:rsidDel="00370AF1">
          <w:rPr>
            <w:color w:val="212121"/>
            <w:shd w:val="clear" w:color="auto" w:fill="FFFFFF"/>
          </w:rPr>
          <w:delText xml:space="preserve">IDMVis </w:delText>
        </w:r>
      </w:del>
      <w:del w:id="404" w:author="Vladymyr Kozyr" w:date="2021-02-07T20:59:00Z">
        <w:r w:rsidR="00916D02" w:rsidRPr="00916D02" w:rsidDel="00692B08">
          <w:rPr>
            <w:color w:val="212121"/>
            <w:shd w:val="clear" w:color="auto" w:fill="FFFFFF"/>
          </w:rPr>
          <w:delText>[8]</w:delText>
        </w:r>
      </w:del>
      <w:del w:id="405" w:author="Vladymyr Kozyr" w:date="2021-03-12T15:59:00Z">
        <w:r w:rsidR="00916D02" w:rsidRPr="00916D02" w:rsidDel="00370AF1">
          <w:rPr>
            <w:color w:val="212121"/>
            <w:shd w:val="clear" w:color="auto" w:fill="FFFFFF"/>
          </w:rPr>
          <w:delText>: a visualization tool for a patient with diabetes which shows multidimensional interrelated data during the day. IDMVis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delText>
        </w:r>
      </w:del>
      <w:r w:rsidR="00916D02" w:rsidRPr="00916D02">
        <w:rPr>
          <w:color w:val="212121"/>
          <w:shd w:val="clear" w:color="auto" w:fill="FFFFFF"/>
        </w:rPr>
        <w:t>.</w:t>
      </w:r>
    </w:p>
    <w:p w14:paraId="2FD766A7" w14:textId="64253BD9" w:rsidR="005759ED" w:rsidRPr="00916D02" w:rsidRDefault="00370AF1">
      <w:pPr>
        <w:pStyle w:val="1Para"/>
        <w:ind w:firstLine="0"/>
        <w:rPr>
          <w:rFonts w:ascii="Times New Roman" w:hAnsi="Times New Roman" w:cs="Times New Roman"/>
          <w:sz w:val="24"/>
          <w:szCs w:val="24"/>
        </w:rPr>
        <w:pPrChange w:id="406" w:author="Vladymyr Kozyr" w:date="2021-03-15T21:50:00Z">
          <w:pPr>
            <w:pStyle w:val="1Para"/>
          </w:pPr>
        </w:pPrChange>
      </w:pPr>
      <w:ins w:id="407" w:author="Vladymyr Kozyr" w:date="2021-03-12T16:06:00Z">
        <w:r w:rsidRPr="00370AF1">
          <w:rPr>
            <w:color w:val="212121"/>
            <w:shd w:val="clear" w:color="auto" w:fill="FFFFFF"/>
          </w:rPr>
          <w:t xml:space="preserve">Papers discussed in this subsection mainly explain one visualization technique, but Sofia </w:t>
        </w:r>
        <w:proofErr w:type="spellStart"/>
        <w:r w:rsidRPr="00370AF1">
          <w:rPr>
            <w:color w:val="212121"/>
            <w:shd w:val="clear" w:color="auto" w:fill="FFFFFF"/>
          </w:rPr>
          <w:t>Semikina</w:t>
        </w:r>
        <w:proofErr w:type="spellEnd"/>
        <w:r w:rsidRPr="00370AF1">
          <w:rPr>
            <w:color w:val="212121"/>
            <w:shd w:val="clear" w:color="auto" w:fill="FFFFFF"/>
          </w:rPr>
          <w:t xml:space="preserve">, in her thesis work, Stress Data Visualization [7], compares methods of visualizing the same data in various amounts of charts and diagrams of different types. She uses bar charts, line charts, pie charts, spiral charts.  Sofia </w:t>
        </w:r>
        <w:proofErr w:type="spellStart"/>
        <w:r w:rsidRPr="00370AF1">
          <w:rPr>
            <w:color w:val="212121"/>
            <w:shd w:val="clear" w:color="auto" w:fill="FFFFFF"/>
          </w:rPr>
          <w:t>Semikina</w:t>
        </w:r>
        <w:proofErr w:type="spellEnd"/>
        <w:r w:rsidRPr="00370AF1">
          <w:rPr>
            <w:color w:val="212121"/>
            <w:shd w:val="clear" w:color="auto" w:fill="FFFFFF"/>
          </w:rPr>
          <w:t xml:space="preserve"> also includes users' studies in her work, showing which particular visualization users understand better than others.</w:t>
        </w:r>
      </w:ins>
      <w:del w:id="408" w:author="Vladymyr Kozyr" w:date="2021-03-12T16:06:00Z">
        <w:r w:rsidR="005759ED" w:rsidDel="00370AF1">
          <w:rPr>
            <w:color w:val="212121"/>
            <w:shd w:val="clear" w:color="auto" w:fill="FFFFFF"/>
          </w:rPr>
          <w:delText xml:space="preserve">Papers discussed in this subsection are mostly explaining one visualization technique, but Sofia Semikina in her thesis work </w:delText>
        </w:r>
        <w:r w:rsidR="005759ED" w:rsidDel="00370AF1">
          <w:delText xml:space="preserve">Stress Data Visualization compares methods of visualizing the same data in various amount of charts and diagrams of different types. She uses bar charts, line </w:delText>
        </w:r>
        <w:r w:rsidR="00C10319" w:rsidDel="00370AF1">
          <w:delText>charts</w:delText>
        </w:r>
        <w:r w:rsidR="005759ED" w:rsidDel="00370AF1">
          <w:delText>, pie charts, spiral charts</w:delText>
        </w:r>
        <w:r w:rsidR="00C10319" w:rsidDel="00370AF1">
          <w:delText>.</w:delText>
        </w:r>
        <w:r w:rsidR="00E22473" w:rsidDel="00370AF1">
          <w:delText xml:space="preserve"> </w:delText>
        </w:r>
        <w:r w:rsidR="00C10319" w:rsidDel="00370AF1">
          <w:delText>There is also user study involved in her work which shows in the end which visualization particular users understand better.</w:delText>
        </w:r>
      </w:del>
    </w:p>
    <w:p w14:paraId="71C3D089" w14:textId="04F0DFFB" w:rsidR="00916D02" w:rsidRPr="00723C34" w:rsidRDefault="00C10319" w:rsidP="00C10319">
      <w:pPr>
        <w:pStyle w:val="Heading1"/>
        <w:rPr>
          <w:b w:val="0"/>
          <w:bCs/>
          <w:rPrChange w:id="409" w:author="Vladymyr Kozyr" w:date="2021-03-28T12:30:00Z">
            <w:rPr/>
          </w:rPrChange>
        </w:rPr>
      </w:pPr>
      <w:bookmarkStart w:id="410" w:name="_Toc67830745"/>
      <w:commentRangeStart w:id="411"/>
      <w:r>
        <w:lastRenderedPageBreak/>
        <w:t>Design and Use Cases</w:t>
      </w:r>
      <w:commentRangeEnd w:id="411"/>
      <w:r w:rsidR="00602329">
        <w:rPr>
          <w:rStyle w:val="CommentReference"/>
          <w:rFonts w:eastAsiaTheme="minorHAnsi" w:cstheme="minorBidi"/>
          <w:b w:val="0"/>
          <w:color w:val="auto"/>
          <w:lang w:val="en-US"/>
        </w:rPr>
        <w:commentReference w:id="411"/>
      </w:r>
      <w:bookmarkEnd w:id="410"/>
    </w:p>
    <w:p w14:paraId="680858B9" w14:textId="10B36419" w:rsidR="00C65B84" w:rsidRPr="00FD00CC" w:rsidDel="00370AF1" w:rsidRDefault="00C65B84">
      <w:pPr>
        <w:pStyle w:val="1ParaFlushLeft"/>
        <w:rPr>
          <w:del w:id="412" w:author="Vladymyr Kozyr" w:date="2021-03-10T19:58:00Z"/>
        </w:rPr>
        <w:pPrChange w:id="413" w:author="Vladymyr Kozyr" w:date="2021-03-28T13:31:00Z">
          <w:pPr>
            <w:spacing w:after="0"/>
          </w:pPr>
        </w:pPrChange>
      </w:pPr>
      <w:commentRangeStart w:id="414"/>
      <w:commentRangeStart w:id="415"/>
      <w:del w:id="416" w:author="Vladymyr Kozyr" w:date="2021-03-10T19:58:00Z">
        <w:r w:rsidRPr="00FD00CC" w:rsidDel="00537E07">
          <w:delText>Importance of Fishery Visualization</w:delText>
        </w:r>
        <w:commentRangeEnd w:id="414"/>
        <w:r w:rsidR="00D80D46" w:rsidRPr="00FD00CC" w:rsidDel="00537E07">
          <w:rPr>
            <w:rStyle w:val="CommentReference"/>
            <w:sz w:val="22"/>
            <w:szCs w:val="22"/>
          </w:rPr>
          <w:commentReference w:id="414"/>
        </w:r>
      </w:del>
    </w:p>
    <w:p w14:paraId="032702AD" w14:textId="184B3485" w:rsidR="00F84FF7" w:rsidRPr="00FD00CC" w:rsidDel="00370AF1" w:rsidRDefault="00370AF1">
      <w:pPr>
        <w:pStyle w:val="1ParaFlushLeft"/>
        <w:rPr>
          <w:del w:id="417" w:author="Vladymyr Kozyr" w:date="2021-03-12T16:12:00Z"/>
          <w:rPrChange w:id="418" w:author="Vladymyr Kozyr" w:date="2021-03-28T13:31:00Z">
            <w:rPr>
              <w:del w:id="419" w:author="Vladymyr Kozyr" w:date="2021-03-12T16:12:00Z"/>
              <w:rFonts w:eastAsia="Times New Roman" w:cs="Arial"/>
              <w:color w:val="111111"/>
              <w:shd w:val="clear" w:color="auto" w:fill="FFFFFF"/>
              <w:lang w:val="en-CA"/>
            </w:rPr>
          </w:rPrChange>
        </w:rPr>
        <w:pPrChange w:id="420" w:author="Vladymyr Kozyr" w:date="2021-03-28T13:31:00Z">
          <w:pPr>
            <w:spacing w:after="0"/>
          </w:pPr>
        </w:pPrChange>
      </w:pPr>
      <w:ins w:id="421" w:author="Vladymyr Kozyr" w:date="2021-03-12T16:10:00Z">
        <w:r w:rsidRPr="00FD00CC">
          <w:t>T</w:t>
        </w:r>
      </w:ins>
      <w:ins w:id="422" w:author="Vladymyr Kozyr" w:date="2021-03-28T12:29:00Z">
        <w:r w:rsidR="00723C34" w:rsidRPr="00FD00CC">
          <w:rPr>
            <w:rPrChange w:id="423" w:author="Vladymyr Kozyr" w:date="2021-03-28T13:31:00Z">
              <w:rPr>
                <w:b/>
              </w:rPr>
            </w:rPrChange>
          </w:rPr>
          <w:t>h</w:t>
        </w:r>
      </w:ins>
      <w:ins w:id="424" w:author="Vladymyr Kozyr" w:date="2021-03-12T16:10:00Z">
        <w:r w:rsidRPr="00FD00CC">
          <w:t>e environment and nature change over time, so scientists and environmentalists interested and responsible for the sustainability of different fish populations are using data analysis tools to determine if there are problems with biodiversity in a particular region</w:t>
        </w:r>
      </w:ins>
      <w:commentRangeEnd w:id="415"/>
      <w:ins w:id="425" w:author="Vladymyr Kozyr" w:date="2021-03-28T12:30:00Z">
        <w:r w:rsidR="00723C34" w:rsidRPr="00FD00CC">
          <w:t>.</w:t>
        </w:r>
      </w:ins>
      <w:ins w:id="426" w:author="Vladymyr Kozyr" w:date="2021-03-28T12:29:00Z">
        <w:r w:rsidR="00723C34" w:rsidRPr="00FD00CC">
          <w:rPr>
            <w:rPrChange w:id="427" w:author="Vladymyr Kozyr" w:date="2021-03-28T13:31:00Z">
              <w:rPr>
                <w:b/>
              </w:rPr>
            </w:rPrChange>
          </w:rPr>
          <w:t xml:space="preserve"> F</w:t>
        </w:r>
      </w:ins>
      <w:del w:id="428" w:author="Vladymyr Kozyr" w:date="2021-03-28T12:29:00Z">
        <w:r w:rsidR="00ED74FA" w:rsidRPr="00FD00CC" w:rsidDel="00723C34">
          <w:rPr>
            <w:rStyle w:val="CommentReference"/>
            <w:sz w:val="22"/>
            <w:szCs w:val="22"/>
          </w:rPr>
          <w:commentReference w:id="415"/>
        </w:r>
      </w:del>
      <w:ins w:id="429" w:author="Vladymyr Kozyr" w:date="2021-03-12T16:12:00Z">
        <w:r w:rsidRPr="00FD00CC">
          <w:rPr>
            <w:rPrChange w:id="430" w:author="Vladymyr Kozyr" w:date="2021-03-28T13:31:00Z">
              <w:rPr>
                <w:rFonts w:eastAsia="Times New Roman" w:cs="Arial"/>
                <w:bCs/>
                <w:color w:val="111111"/>
                <w:shd w:val="clear" w:color="auto" w:fill="FFFFFF"/>
              </w:rPr>
            </w:rPrChange>
          </w:rPr>
          <w:t xml:space="preserve">or instance, at the species level, </w:t>
        </w:r>
        <w:del w:id="431" w:author="Fred Popowich" w:date="2021-03-17T09:18:00Z">
          <w:r w:rsidRPr="00FD00CC" w:rsidDel="00781E7F">
            <w:rPr>
              <w:rPrChange w:id="432" w:author="Vladymyr Kozyr" w:date="2021-03-28T13:31:00Z">
                <w:rPr>
                  <w:rFonts w:eastAsia="Times New Roman" w:cs="Arial"/>
                  <w:bCs/>
                  <w:color w:val="111111"/>
                  <w:shd w:val="clear" w:color="auto" w:fill="FFFFFF"/>
                </w:rPr>
              </w:rPrChange>
            </w:rPr>
            <w:delText>fisheries</w:delText>
          </w:r>
        </w:del>
      </w:ins>
      <w:ins w:id="433" w:author="Fred Popowich" w:date="2021-03-17T09:18:00Z">
        <w:r w:rsidR="00781E7F" w:rsidRPr="00FD00CC">
          <w:rPr>
            <w:rPrChange w:id="434" w:author="Vladymyr Kozyr" w:date="2021-03-28T13:31:00Z">
              <w:rPr>
                <w:rFonts w:eastAsia="Times New Roman" w:cs="Arial"/>
                <w:bCs/>
                <w:color w:val="111111"/>
                <w:shd w:val="clear" w:color="auto" w:fill="FFFFFF"/>
              </w:rPr>
            </w:rPrChange>
          </w:rPr>
          <w:t>fishing</w:t>
        </w:r>
      </w:ins>
      <w:ins w:id="435" w:author="Vladymyr Kozyr" w:date="2021-03-12T16:12:00Z">
        <w:r w:rsidRPr="00FD00CC">
          <w:rPr>
            <w:rPrChange w:id="436" w:author="Vladymyr Kozyr" w:date="2021-03-28T13:31:00Z">
              <w:rPr>
                <w:rFonts w:eastAsia="Times New Roman" w:cs="Arial"/>
                <w:bCs/>
                <w:color w:val="111111"/>
                <w:shd w:val="clear" w:color="auto" w:fill="FFFFFF"/>
              </w:rPr>
            </w:rPrChange>
          </w:rPr>
          <w:t xml:space="preserve"> can reduce the abundance and alter physiology and lifestyles, thereby affecting species' </w:t>
        </w:r>
      </w:ins>
      <w:ins w:id="437" w:author="Vladymyr Kozyr" w:date="2021-03-28T12:28:00Z">
        <w:r w:rsidR="00723C34" w:rsidRPr="00FD00CC">
          <w:rPr>
            <w:rPrChange w:id="438" w:author="Vladymyr Kozyr" w:date="2021-03-28T13:31:00Z">
              <w:rPr>
                <w:rFonts w:eastAsia="Times New Roman" w:cs="Arial"/>
                <w:bCs/>
                <w:color w:val="111111"/>
                <w:shd w:val="clear" w:color="auto" w:fill="FFFFFF"/>
              </w:rPr>
            </w:rPrChange>
          </w:rPr>
          <w:t>role</w:t>
        </w:r>
      </w:ins>
      <w:commentRangeStart w:id="439"/>
      <w:commentRangeStart w:id="440"/>
      <w:commentRangeEnd w:id="439"/>
      <w:del w:id="441" w:author="Vladymyr Kozyr" w:date="2021-03-28T12:28:00Z">
        <w:r w:rsidR="00781E7F" w:rsidRPr="00FD00CC" w:rsidDel="00723C34">
          <w:rPr>
            <w:rStyle w:val="CommentReference"/>
            <w:sz w:val="22"/>
            <w:szCs w:val="22"/>
          </w:rPr>
          <w:commentReference w:id="439"/>
        </w:r>
      </w:del>
      <w:commentRangeEnd w:id="440"/>
      <w:r w:rsidR="00723C34" w:rsidRPr="00FD00CC">
        <w:rPr>
          <w:rStyle w:val="CommentReference"/>
          <w:sz w:val="22"/>
          <w:szCs w:val="22"/>
        </w:rPr>
        <w:commentReference w:id="440"/>
      </w:r>
      <w:ins w:id="442" w:author="Vladymyr Kozyr" w:date="2021-03-12T16:12:00Z">
        <w:r w:rsidRPr="00FD00CC">
          <w:rPr>
            <w:rPrChange w:id="443" w:author="Vladymyr Kozyr" w:date="2021-03-28T13:31:00Z">
              <w:rPr>
                <w:rFonts w:eastAsia="Times New Roman" w:cs="Arial"/>
                <w:bCs/>
                <w:color w:val="111111"/>
                <w:shd w:val="clear" w:color="auto" w:fill="FFFFFF"/>
              </w:rPr>
            </w:rPrChange>
          </w:rPr>
          <w:t xml:space="preserve"> in the biological community. Besides, fishing can cause changes in the open ocean community's trophodynamics and reduce the biodiversity and resilience of these ecosystems.</w:t>
        </w:r>
      </w:ins>
      <w:commentRangeStart w:id="444"/>
      <w:ins w:id="445" w:author="Fred Popowich" w:date="2021-03-03T09:21:00Z">
        <w:del w:id="446" w:author="Vladymyr Kozyr" w:date="2021-03-12T16:10:00Z">
          <w:r w:rsidR="00D67DF1" w:rsidRPr="00FD00CC" w:rsidDel="00370AF1">
            <w:rPr>
              <w:rPrChange w:id="447" w:author="Vladymyr Kozyr" w:date="2021-03-28T13:31:00Z">
                <w:rPr>
                  <w:rFonts w:eastAsia="Times New Roman" w:cs="Arial"/>
                  <w:bCs/>
                  <w:color w:val="111111"/>
                  <w:shd w:val="clear" w:color="auto" w:fill="FFFFFF"/>
                </w:rPr>
              </w:rPrChange>
            </w:rPr>
            <w:delText>scientists</w:delText>
          </w:r>
        </w:del>
      </w:ins>
      <w:ins w:id="448" w:author="Fred Popowich" w:date="2021-03-03T09:22:00Z">
        <w:del w:id="449" w:author="Vladymyr Kozyr" w:date="2021-03-11T18:36:00Z">
          <w:r w:rsidR="00D67DF1" w:rsidRPr="00FD00CC" w:rsidDel="004E2076">
            <w:rPr>
              <w:rPrChange w:id="450" w:author="Vladymyr Kozyr" w:date="2021-03-28T13:31:00Z">
                <w:rPr>
                  <w:rFonts w:eastAsia="Times New Roman" w:cs="Arial"/>
                  <w:bCs/>
                  <w:color w:val="111111"/>
                  <w:shd w:val="clear" w:color="auto" w:fill="FFFFFF"/>
                </w:rPr>
              </w:rPrChange>
            </w:rPr>
            <w:delText xml:space="preserve">, </w:delText>
          </w:r>
        </w:del>
        <w:del w:id="451" w:author="Vladymyr Kozyr" w:date="2021-03-12T16:10:00Z">
          <w:r w:rsidR="00D67DF1" w:rsidRPr="00FD00CC" w:rsidDel="00370AF1">
            <w:rPr>
              <w:rPrChange w:id="452" w:author="Vladymyr Kozyr" w:date="2021-03-28T13:31:00Z">
                <w:rPr>
                  <w:rFonts w:eastAsia="Times New Roman" w:cs="Arial"/>
                  <w:bCs/>
                  <w:color w:val="111111"/>
                  <w:shd w:val="clear" w:color="auto" w:fill="FFFFFF"/>
                </w:rPr>
              </w:rPrChange>
            </w:rPr>
            <w:delText xml:space="preserve">environmentalists </w:delText>
          </w:r>
        </w:del>
        <w:del w:id="453" w:author="Vladymyr Kozyr" w:date="2021-03-11T18:36:00Z">
          <w:r w:rsidR="00D67DF1" w:rsidRPr="00FD00CC" w:rsidDel="004E2076">
            <w:rPr>
              <w:rPrChange w:id="454" w:author="Vladymyr Kozyr" w:date="2021-03-28T13:31:00Z">
                <w:rPr>
                  <w:rFonts w:eastAsia="Times New Roman" w:cs="Arial"/>
                  <w:bCs/>
                  <w:color w:val="111111"/>
                  <w:shd w:val="clear" w:color="auto" w:fill="FFFFFF"/>
                </w:rPr>
              </w:rPrChange>
            </w:rPr>
            <w:delText>and policy makers</w:delText>
          </w:r>
        </w:del>
        <w:del w:id="455" w:author="Vladymyr Kozyr" w:date="2021-03-12T16:10:00Z">
          <w:r w:rsidR="00D67DF1" w:rsidRPr="00FD00CC" w:rsidDel="00370AF1">
            <w:rPr>
              <w:rPrChange w:id="456" w:author="Vladymyr Kozyr" w:date="2021-03-28T13:31:00Z">
                <w:rPr>
                  <w:rFonts w:eastAsia="Times New Roman" w:cs="Arial"/>
                  <w:bCs/>
                  <w:color w:val="111111"/>
                  <w:shd w:val="clear" w:color="auto" w:fill="FFFFFF"/>
                </w:rPr>
              </w:rPrChange>
            </w:rPr>
            <w:delText xml:space="preserve">interested and the </w:delText>
          </w:r>
        </w:del>
      </w:ins>
      <w:ins w:id="457" w:author="Fred Popowich" w:date="2021-03-03T09:23:00Z">
        <w:del w:id="458" w:author="Vladymyr Kozyr" w:date="2021-03-12T16:10:00Z">
          <w:r w:rsidR="00D67DF1" w:rsidRPr="00FD00CC" w:rsidDel="00370AF1">
            <w:rPr>
              <w:rPrChange w:id="459" w:author="Vladymyr Kozyr" w:date="2021-03-28T13:31:00Z">
                <w:rPr>
                  <w:rFonts w:eastAsia="Times New Roman" w:cs="Arial"/>
                  <w:bCs/>
                  <w:color w:val="111111"/>
                  <w:shd w:val="clear" w:color="auto" w:fill="FFFFFF"/>
                </w:rPr>
              </w:rPrChange>
            </w:rPr>
            <w:delText xml:space="preserve">differentpopulations </w:delText>
          </w:r>
        </w:del>
      </w:ins>
      <w:ins w:id="460" w:author="Fred Popowich" w:date="2021-03-03T09:19:00Z">
        <w:del w:id="461" w:author="Vladymyr Kozyr" w:date="2021-03-12T16:10:00Z">
          <w:r w:rsidR="00602329" w:rsidRPr="00FD00CC" w:rsidDel="00370AF1">
            <w:rPr>
              <w:rPrChange w:id="462" w:author="Vladymyr Kozyr" w:date="2021-03-28T13:31:00Z">
                <w:rPr>
                  <w:rFonts w:eastAsia="Times New Roman" w:cs="Arial"/>
                  <w:bCs/>
                  <w:color w:val="111111"/>
                  <w:shd w:val="clear" w:color="auto" w:fill="FFFFFF"/>
                </w:rPr>
              </w:rPrChange>
            </w:rPr>
            <w:delText>analysis</w:delText>
          </w:r>
        </w:del>
      </w:ins>
      <w:commentRangeStart w:id="463"/>
      <w:commentRangeStart w:id="464"/>
      <w:commentRangeStart w:id="465"/>
      <w:commentRangeEnd w:id="463"/>
      <w:del w:id="466" w:author="Vladymyr Kozyr" w:date="2021-03-12T16:10:00Z">
        <w:r w:rsidR="00602329" w:rsidRPr="00FD00CC" w:rsidDel="00370AF1">
          <w:rPr>
            <w:rStyle w:val="CommentReference"/>
            <w:sz w:val="22"/>
            <w:szCs w:val="22"/>
          </w:rPr>
          <w:commentReference w:id="463"/>
        </w:r>
        <w:commentRangeEnd w:id="464"/>
        <w:r w:rsidR="00155315" w:rsidRPr="00FD00CC" w:rsidDel="00370AF1">
          <w:rPr>
            <w:rStyle w:val="CommentReference"/>
            <w:sz w:val="22"/>
            <w:szCs w:val="22"/>
          </w:rPr>
          <w:commentReference w:id="464"/>
        </w:r>
        <w:commentRangeEnd w:id="465"/>
        <w:r w:rsidR="00155315" w:rsidRPr="00FD00CC" w:rsidDel="00370AF1">
          <w:rPr>
            <w:rStyle w:val="CommentReference"/>
            <w:sz w:val="22"/>
            <w:szCs w:val="22"/>
          </w:rPr>
          <w:commentReference w:id="465"/>
        </w:r>
        <w:commentRangeEnd w:id="444"/>
        <w:r w:rsidR="00D67DF1" w:rsidRPr="00FD00CC" w:rsidDel="00370AF1">
          <w:rPr>
            <w:rStyle w:val="CommentReference"/>
            <w:sz w:val="22"/>
            <w:szCs w:val="22"/>
          </w:rPr>
          <w:commentReference w:id="444"/>
        </w:r>
      </w:del>
      <w:ins w:id="467" w:author="Fred Popowich" w:date="2021-03-03T09:28:00Z">
        <w:del w:id="468" w:author="Vladymyr Kozyr" w:date="2021-03-12T16:10:00Z">
          <w:r w:rsidR="00880B15" w:rsidRPr="00FD00CC" w:rsidDel="00370AF1">
            <w:rPr>
              <w:rPrChange w:id="469" w:author="Vladymyr Kozyr" w:date="2021-03-28T13:31:00Z">
                <w:rPr>
                  <w:rFonts w:eastAsia="Times New Roman" w:cs="Arial"/>
                  <w:bCs/>
                  <w:color w:val="111111"/>
                  <w:shd w:val="clear" w:color="auto" w:fill="FFFFFF"/>
                </w:rPr>
              </w:rPrChange>
            </w:rPr>
            <w:delText xml:space="preserve"> </w:delText>
          </w:r>
        </w:del>
      </w:ins>
    </w:p>
    <w:p w14:paraId="6B0F7064" w14:textId="1DB726A9" w:rsidR="00370AF1" w:rsidRPr="00FD00CC" w:rsidRDefault="00723C34">
      <w:pPr>
        <w:pStyle w:val="1ParaFlushLeft"/>
        <w:rPr>
          <w:ins w:id="470" w:author="Vladymyr Kozyr" w:date="2021-03-11T18:41:00Z"/>
          <w:rPrChange w:id="471" w:author="Vladymyr Kozyr" w:date="2021-03-28T13:31:00Z">
            <w:rPr>
              <w:ins w:id="472" w:author="Vladymyr Kozyr" w:date="2021-03-11T18:41:00Z"/>
              <w:rFonts w:eastAsia="Times New Roman" w:cs="Arial"/>
              <w:color w:val="333333"/>
              <w:shd w:val="clear" w:color="auto" w:fill="FFFFFF"/>
              <w:lang w:val="en-CA"/>
            </w:rPr>
          </w:rPrChange>
        </w:rPr>
        <w:pPrChange w:id="473" w:author="Vladymyr Kozyr" w:date="2021-03-28T13:31:00Z">
          <w:pPr>
            <w:spacing w:after="0"/>
          </w:pPr>
        </w:pPrChange>
      </w:pPr>
      <w:ins w:id="474" w:author="Vladymyr Kozyr" w:date="2021-03-28T12:29:00Z">
        <w:r w:rsidRPr="00FD00CC">
          <w:rPr>
            <w:rPrChange w:id="475" w:author="Vladymyr Kozyr" w:date="2021-03-28T13:31:00Z">
              <w:rPr>
                <w:rFonts w:eastAsia="Times New Roman" w:cs="Arial"/>
                <w:bCs/>
                <w:color w:val="111111"/>
                <w:shd w:val="clear" w:color="auto" w:fill="FFFFFF"/>
              </w:rPr>
            </w:rPrChange>
          </w:rPr>
          <w:t xml:space="preserve"> </w:t>
        </w:r>
      </w:ins>
      <w:ins w:id="476" w:author="Vladymyr Kozyr" w:date="2021-03-12T16:15:00Z">
        <w:r w:rsidR="00370AF1" w:rsidRPr="00FD00CC">
          <w:rPr>
            <w:rPrChange w:id="477" w:author="Vladymyr Kozyr" w:date="2021-03-28T13:31:00Z">
              <w:rPr>
                <w:rFonts w:eastAsia="Times New Roman" w:cs="Arial"/>
                <w:bCs/>
                <w:color w:val="111111"/>
                <w:shd w:val="clear" w:color="auto" w:fill="FFFFFF"/>
              </w:rPr>
            </w:rPrChange>
          </w:rPr>
          <w:t>That is why scientists work to detect any unexpected fish population trends and design methods and steps to address the issue if one exists. For getting to such conclusions, they are going through an enormous amount of data. In these cases, visualization tools help them to understand the problems faster. Policymakers and fish companies' stakeholders are also involved in discussing the fishery data state.</w:t>
        </w:r>
      </w:ins>
      <w:ins w:id="478" w:author="Fred Popowich" w:date="2021-03-03T09:24:00Z">
        <w:del w:id="479" w:author="Vladymyr Kozyr" w:date="2021-03-10T20:01:00Z">
          <w:r w:rsidR="00D67DF1" w:rsidRPr="00FD00CC" w:rsidDel="00832DC0">
            <w:rPr>
              <w:rPrChange w:id="480" w:author="Vladymyr Kozyr" w:date="2021-03-28T13:31:00Z">
                <w:rPr>
                  <w:rFonts w:eastAsia="Times New Roman" w:cs="Arial"/>
                  <w:bCs/>
                  <w:color w:val="111111"/>
                  <w:shd w:val="clear" w:color="auto" w:fill="FFFFFF"/>
                </w:rPr>
              </w:rPrChange>
            </w:rPr>
            <w:delText>,</w:delText>
          </w:r>
        </w:del>
      </w:ins>
      <w:commentRangeStart w:id="481"/>
      <w:commentRangeEnd w:id="481"/>
      <w:del w:id="482" w:author="Vladymyr Kozyr" w:date="2021-03-10T20:01:00Z">
        <w:r w:rsidR="00D67DF1" w:rsidRPr="00FD00CC" w:rsidDel="00832DC0">
          <w:rPr>
            <w:rStyle w:val="CommentReference"/>
            <w:sz w:val="22"/>
            <w:szCs w:val="22"/>
          </w:rPr>
          <w:commentReference w:id="481"/>
        </w:r>
      </w:del>
      <w:ins w:id="483" w:author="Fred Popowich" w:date="2021-03-03T09:24:00Z">
        <w:del w:id="484" w:author="Vladymyr Kozyr" w:date="2021-03-10T20:01:00Z">
          <w:r w:rsidR="00D67DF1" w:rsidRPr="00FD00CC" w:rsidDel="00832DC0">
            <w:rPr>
              <w:rStyle w:val="CommentReference"/>
              <w:sz w:val="22"/>
              <w:szCs w:val="22"/>
            </w:rPr>
            <w:delText xml:space="preserve">, </w:delText>
          </w:r>
        </w:del>
      </w:ins>
      <w:ins w:id="485" w:author="Fred Popowich" w:date="2021-03-03T09:25:00Z">
        <w:del w:id="486" w:author="Vladymyr Kozyr" w:date="2021-03-12T16:15:00Z">
          <w:r w:rsidR="00D67DF1" w:rsidRPr="00FD00CC" w:rsidDel="00370AF1">
            <w:rPr>
              <w:rPrChange w:id="487" w:author="Vladymyr Kozyr" w:date="2021-03-28T13:31:00Z">
                <w:rPr>
                  <w:rFonts w:eastAsia="Times New Roman" w:cs="Arial"/>
                  <w:bCs/>
                  <w:color w:val="333333"/>
                  <w:shd w:val="clear" w:color="auto" w:fill="FFFFFF"/>
                </w:rPr>
              </w:rPrChange>
            </w:rPr>
            <w:delText xml:space="preserve"> </w:delText>
          </w:r>
        </w:del>
      </w:ins>
      <w:ins w:id="488" w:author="Vladymyr Kozyr" w:date="2021-03-28T12:29:00Z">
        <w:r w:rsidRPr="00FD00CC">
          <w:rPr>
            <w:rPrChange w:id="489" w:author="Vladymyr Kozyr" w:date="2021-03-28T13:31:00Z">
              <w:rPr>
                <w:rFonts w:eastAsia="Times New Roman" w:cs="Arial"/>
                <w:bCs/>
                <w:color w:val="111111"/>
                <w:shd w:val="clear" w:color="auto" w:fill="FFFFFF"/>
              </w:rPr>
            </w:rPrChange>
          </w:rPr>
          <w:t xml:space="preserve"> </w:t>
        </w:r>
      </w:ins>
      <w:ins w:id="490" w:author="Vladymyr Kozyr" w:date="2021-03-12T16:16:00Z">
        <w:r w:rsidR="00370AF1" w:rsidRPr="00FD00CC">
          <w:rPr>
            <w:rPrChange w:id="491" w:author="Vladymyr Kozyr" w:date="2021-03-28T13:31:00Z">
              <w:rPr>
                <w:rFonts w:eastAsia="Times New Roman" w:cs="Arial"/>
                <w:color w:val="333333"/>
                <w:shd w:val="clear" w:color="auto" w:fill="FFFFFF"/>
              </w:rPr>
            </w:rPrChange>
          </w:rPr>
          <w:t>Policymakers need to issue quotas for the fishing season in a particular water zone for a specific fish type to avoid such a problem known as overfishing.</w:t>
        </w:r>
      </w:ins>
    </w:p>
    <w:p w14:paraId="41055FC1" w14:textId="6B53DA20" w:rsidR="00880B15" w:rsidRPr="00FD00CC" w:rsidDel="00370AF1" w:rsidRDefault="00370AF1">
      <w:pPr>
        <w:pStyle w:val="1ParaFlushLeft"/>
        <w:rPr>
          <w:ins w:id="492" w:author="Fred Popowich" w:date="2021-03-03T09:28:00Z"/>
          <w:del w:id="493" w:author="Vladymyr Kozyr" w:date="2021-03-12T16:19:00Z"/>
          <w:rPrChange w:id="494" w:author="Vladymyr Kozyr" w:date="2021-03-28T13:31:00Z">
            <w:rPr>
              <w:ins w:id="495" w:author="Fred Popowich" w:date="2021-03-03T09:28:00Z"/>
              <w:del w:id="496" w:author="Vladymyr Kozyr" w:date="2021-03-12T16:19:00Z"/>
              <w:rFonts w:eastAsia="Times New Roman" w:cs="Arial"/>
              <w:color w:val="111111"/>
              <w:shd w:val="clear" w:color="auto" w:fill="FFFFFF"/>
              <w:lang w:val="en-CA"/>
            </w:rPr>
          </w:rPrChange>
        </w:rPr>
        <w:pPrChange w:id="497" w:author="Vladymyr Kozyr" w:date="2021-03-28T13:31:00Z">
          <w:pPr>
            <w:spacing w:after="0"/>
          </w:pPr>
        </w:pPrChange>
      </w:pPr>
      <w:ins w:id="498" w:author="Vladymyr Kozyr" w:date="2021-03-12T16:19:00Z">
        <w:r w:rsidRPr="00FD00CC">
          <w:rPr>
            <w:rPrChange w:id="499" w:author="Vladymyr Kozyr" w:date="2021-03-28T13:31:00Z">
              <w:rPr>
                <w:rFonts w:eastAsia="Times New Roman" w:cs="Arial"/>
                <w:color w:val="333333"/>
                <w:shd w:val="clear" w:color="auto" w:fill="FFFFFF"/>
                <w:lang w:val="en-CA"/>
              </w:rPr>
            </w:rPrChange>
          </w:rPr>
          <w:t xml:space="preserve">Visualizations play an essential role in communicating for fisheries scientists, environmentalists and policymakers. In the article “On the Role of Visualization in Fisheries Management” [8], Polina </w:t>
        </w:r>
        <w:proofErr w:type="spellStart"/>
        <w:r w:rsidRPr="00FD00CC">
          <w:rPr>
            <w:rPrChange w:id="500" w:author="Vladymyr Kozyr" w:date="2021-03-28T13:31:00Z">
              <w:rPr>
                <w:rFonts w:eastAsia="Times New Roman" w:cs="Arial"/>
                <w:color w:val="333333"/>
                <w:shd w:val="clear" w:color="auto" w:fill="FFFFFF"/>
                <w:lang w:val="en-CA"/>
              </w:rPr>
            </w:rPrChange>
          </w:rPr>
          <w:t>Levonin</w:t>
        </w:r>
        <w:proofErr w:type="spellEnd"/>
        <w:r w:rsidRPr="00FD00CC">
          <w:rPr>
            <w:rPrChange w:id="501" w:author="Vladymyr Kozyr" w:date="2021-03-28T13:31:00Z">
              <w:rPr>
                <w:rFonts w:eastAsia="Times New Roman" w:cs="Arial"/>
                <w:color w:val="333333"/>
                <w:shd w:val="clear" w:color="auto" w:fill="FFFFFF"/>
                <w:lang w:val="en-CA"/>
              </w:rPr>
            </w:rPrChange>
          </w:rPr>
          <w:t xml:space="preserve"> discusses how policymakers, stakeholders, and fishery management communicate with each other and provides a visualization tool that makes the process easier on all sides. </w:t>
        </w:r>
      </w:ins>
      <w:ins w:id="502" w:author="Fred Popowich" w:date="2021-03-03T09:28:00Z">
        <w:del w:id="503" w:author="Vladymyr Kozyr" w:date="2021-03-11T18:42:00Z">
          <w:r w:rsidR="00880B15" w:rsidRPr="00FD00CC" w:rsidDel="004E2076">
            <w:rPr>
              <w:rPrChange w:id="504" w:author="Vladymyr Kozyr" w:date="2021-03-28T13:31:00Z">
                <w:rPr>
                  <w:rFonts w:eastAsia="Times New Roman" w:cs="Arial"/>
                  <w:color w:val="111111"/>
                  <w:shd w:val="clear" w:color="auto" w:fill="FFFFFF"/>
                  <w:lang w:val="en-CA"/>
                </w:rPr>
              </w:rPrChange>
            </w:rPr>
            <w:delText>V</w:delText>
          </w:r>
        </w:del>
        <w:del w:id="505" w:author="Vladymyr Kozyr" w:date="2021-03-12T16:19:00Z">
          <w:r w:rsidR="00880B15" w:rsidRPr="00FD00CC" w:rsidDel="00370AF1">
            <w:rPr>
              <w:rPrChange w:id="506" w:author="Vladymyr Kozyr" w:date="2021-03-28T13:31:00Z">
                <w:rPr>
                  <w:rFonts w:eastAsia="Times New Roman" w:cs="Arial"/>
                  <w:color w:val="111111"/>
                  <w:shd w:val="clear" w:color="auto" w:fill="FFFFFF"/>
                  <w:lang w:val="en-CA"/>
                </w:rPr>
              </w:rPrChange>
            </w:rPr>
            <w:delText>isualizations play an important role in communicating for fisheries scientists, environmentalists and policy makers.</w:delText>
          </w:r>
        </w:del>
      </w:ins>
      <w:ins w:id="507" w:author="Fred Popowich" w:date="2021-03-03T09:29:00Z">
        <w:del w:id="508" w:author="Vladymyr Kozyr" w:date="2021-03-12T16:19:00Z">
          <w:r w:rsidR="00880B15" w:rsidRPr="00FD00CC" w:rsidDel="00370AF1">
            <w:rPr>
              <w:rPrChange w:id="509" w:author="Vladymyr Kozyr" w:date="2021-03-28T13:31:00Z">
                <w:rPr>
                  <w:rFonts w:eastAsia="Times New Roman" w:cs="Arial"/>
                  <w:color w:val="111111"/>
                  <w:shd w:val="clear" w:color="auto" w:fill="FFFFFF"/>
                  <w:lang w:val="en-CA"/>
                </w:rPr>
              </w:rPrChange>
            </w:rPr>
            <w:delText xml:space="preserve"> </w:delText>
          </w:r>
        </w:del>
      </w:ins>
    </w:p>
    <w:p w14:paraId="0DC2E5D0" w14:textId="2209C193" w:rsidR="0010522C" w:rsidRPr="00FD00CC" w:rsidDel="004E2076" w:rsidRDefault="00880B15">
      <w:pPr>
        <w:pStyle w:val="1ParaFlushLeft"/>
        <w:rPr>
          <w:del w:id="510" w:author="Fred Popowich" w:date="2021-03-03T09:29:00Z"/>
          <w:rPrChange w:id="511" w:author="Vladymyr Kozyr" w:date="2021-03-28T13:31:00Z">
            <w:rPr>
              <w:del w:id="512" w:author="Fred Popowich" w:date="2021-03-03T09:29:00Z"/>
              <w:rFonts w:eastAsia="Times New Roman" w:cs="Arial"/>
              <w:color w:val="000000"/>
            </w:rPr>
          </w:rPrChange>
        </w:rPr>
        <w:pPrChange w:id="513" w:author="Vladymyr Kozyr" w:date="2021-03-28T13:31:00Z">
          <w:pPr>
            <w:spacing w:after="0"/>
          </w:pPr>
        </w:pPrChange>
      </w:pPr>
      <w:ins w:id="514" w:author="Fred Popowich" w:date="2021-03-03T09:29:00Z">
        <w:del w:id="515" w:author="Vladymyr Kozyr" w:date="2021-03-12T16:19:00Z">
          <w:r w:rsidRPr="00FD00CC" w:rsidDel="00370AF1">
            <w:rPr>
              <w:rPrChange w:id="516" w:author="Vladymyr Kozyr" w:date="2021-03-28T13:31:00Z">
                <w:rPr>
                  <w:rFonts w:eastAsia="Times New Roman" w:cs="Arial"/>
                  <w:lang w:val="en-CA"/>
                </w:rPr>
              </w:rPrChange>
            </w:rPr>
            <w:delText>,</w:delText>
          </w:r>
        </w:del>
        <w:del w:id="517" w:author="Vladymyr Kozyr" w:date="2021-03-28T12:31:00Z">
          <w:r w:rsidRPr="00FD00CC" w:rsidDel="00723C34">
            <w:rPr>
              <w:rPrChange w:id="518" w:author="Vladymyr Kozyr" w:date="2021-03-28T13:31:00Z">
                <w:rPr>
                  <w:rFonts w:eastAsia="Times New Roman" w:cs="Arial"/>
                  <w:color w:val="000000"/>
                </w:rPr>
              </w:rPrChange>
            </w:rPr>
            <w:delText xml:space="preserve"> </w:delText>
          </w:r>
        </w:del>
      </w:ins>
    </w:p>
    <w:p w14:paraId="3776D877" w14:textId="013FC852" w:rsidR="0010522C" w:rsidRPr="00723C34" w:rsidDel="00D72826" w:rsidRDefault="00370AF1">
      <w:pPr>
        <w:pStyle w:val="1ParaFlushLeft"/>
        <w:rPr>
          <w:del w:id="519" w:author="Vladymyr Kozyr" w:date="2021-03-11T18:47:00Z"/>
          <w:rFonts w:eastAsia="Times New Roman" w:cs="Arial"/>
          <w:color w:val="000000"/>
        </w:rPr>
        <w:pPrChange w:id="520" w:author="Vladymyr Kozyr" w:date="2021-03-28T13:31:00Z">
          <w:pPr>
            <w:spacing w:after="0"/>
          </w:pPr>
        </w:pPrChange>
      </w:pPr>
      <w:ins w:id="521" w:author="Vladymyr Kozyr" w:date="2021-03-12T16:21:00Z">
        <w:r w:rsidRPr="00FD00CC">
          <w:rPr>
            <w:rPrChange w:id="522" w:author="Vladymyr Kozyr" w:date="2021-03-28T13:31:00Z">
              <w:rPr>
                <w:rFonts w:eastAsia="Times New Roman" w:cs="Arial"/>
                <w:bCs/>
                <w:color w:val="000000"/>
              </w:rPr>
            </w:rPrChange>
          </w:rPr>
          <w:t>From the articles and papers discussed in the following paragraphs, it is becoming clear that more and more specialists are preoccupied with the fish population in the world ocean. There are groups of users interested in fishery data analysis for different purposes, but they need visualization tools to make their work more productive.</w:t>
        </w:r>
      </w:ins>
      <w:ins w:id="523" w:author="Fred Popowich" w:date="2021-03-03T09:32:00Z">
        <w:del w:id="524" w:author="Vladymyr Kozyr" w:date="2021-03-11T18:47:00Z">
          <w:r w:rsidR="00A02C9D" w:rsidRPr="00723C34" w:rsidDel="00D72826">
            <w:rPr>
              <w:rFonts w:eastAsia="Times New Roman" w:cs="Arial"/>
            </w:rPr>
            <w:delText xml:space="preserve">. </w:delText>
          </w:r>
        </w:del>
      </w:ins>
    </w:p>
    <w:p w14:paraId="79E200E8" w14:textId="573E0482" w:rsidR="00C10319" w:rsidRPr="00723C34" w:rsidDel="0010522C" w:rsidRDefault="00A02C9D">
      <w:pPr>
        <w:pStyle w:val="1ParaFlushLeft"/>
        <w:rPr>
          <w:del w:id="525" w:author="Vladymyr Kozyr" w:date="2021-03-01T21:11:00Z"/>
          <w:rFonts w:eastAsia="Times New Roman" w:cs="Arial"/>
          <w:color w:val="000000"/>
        </w:rPr>
        <w:pPrChange w:id="526" w:author="Vladymyr Kozyr" w:date="2021-03-28T13:31:00Z">
          <w:pPr>
            <w:spacing w:after="0"/>
          </w:pPr>
        </w:pPrChange>
      </w:pPr>
      <w:ins w:id="527" w:author="Fred Popowich" w:date="2021-03-03T09:32:00Z">
        <w:del w:id="528" w:author="Vladymyr Kozyr" w:date="2021-03-12T16:21:00Z">
          <w:r w:rsidRPr="00723C34" w:rsidDel="00370AF1">
            <w:rPr>
              <w:rFonts w:eastAsia="Times New Roman" w:cs="Arial"/>
            </w:rPr>
            <w:delText>T</w:delText>
          </w:r>
        </w:del>
      </w:ins>
      <w:del w:id="529" w:author="Vladymyr Kozyr" w:date="2021-03-01T21:11:00Z">
        <w:r w:rsidR="00C10319" w:rsidRPr="00723C34" w:rsidDel="009D5DE2">
          <w:rPr>
            <w:rFonts w:eastAsia="Times New Roman" w:cs="Arial"/>
            <w:color w:val="000000"/>
          </w:rPr>
          <w:delText xml:space="preserve">Ability to see yearly </w:delText>
        </w:r>
        <w:commentRangeStart w:id="530"/>
        <w:r w:rsidR="00C10319" w:rsidRPr="00723C34" w:rsidDel="009D5DE2">
          <w:rPr>
            <w:rFonts w:eastAsia="Times New Roman" w:cs="Arial"/>
            <w:color w:val="000000"/>
          </w:rPr>
          <w:delText xml:space="preserve">correlation </w:delText>
        </w:r>
        <w:commentRangeEnd w:id="530"/>
        <w:r w:rsidR="008D397D" w:rsidRPr="00723C34" w:rsidDel="009D5DE2">
          <w:rPr>
            <w:rStyle w:val="CommentReference"/>
            <w:bCs/>
          </w:rPr>
          <w:commentReference w:id="530"/>
        </w:r>
        <w:r w:rsidR="00C10319" w:rsidRPr="00723C34" w:rsidDel="009D5DE2">
          <w:rPr>
            <w:rFonts w:eastAsia="Times New Roman" w:cs="Arial"/>
            <w:color w:val="000000"/>
          </w:rPr>
          <w:delText xml:space="preserve">is an important question for </w:delText>
        </w:r>
        <w:commentRangeStart w:id="531"/>
        <w:r w:rsidR="00C10319" w:rsidRPr="00723C34" w:rsidDel="009D5DE2">
          <w:rPr>
            <w:rFonts w:eastAsia="Times New Roman" w:cs="Arial"/>
            <w:color w:val="000000"/>
          </w:rPr>
          <w:delText xml:space="preserve">marine scientists, biologists and businesses </w:delText>
        </w:r>
        <w:commentRangeEnd w:id="531"/>
        <w:r w:rsidR="008D397D" w:rsidRPr="00723C34" w:rsidDel="009D5DE2">
          <w:rPr>
            <w:rStyle w:val="CommentReference"/>
            <w:bCs/>
          </w:rPr>
          <w:commentReference w:id="531"/>
        </w:r>
        <w:r w:rsidR="00C10319" w:rsidRPr="00723C34" w:rsidDel="009D5DE2">
          <w:rPr>
            <w:rFonts w:eastAsia="Times New Roman" w:cs="Arial"/>
            <w:color w:val="000000"/>
          </w:rPr>
          <w:delText>which relay on a specific fish type.</w:delText>
        </w:r>
      </w:del>
    </w:p>
    <w:p w14:paraId="6E49BD83" w14:textId="7D910985" w:rsidR="00C10319" w:rsidRPr="00723C34" w:rsidDel="0010522C" w:rsidRDefault="00C10319">
      <w:pPr>
        <w:pStyle w:val="1ParaFlushLeft"/>
        <w:rPr>
          <w:del w:id="532" w:author="Vladymyr Kozyr" w:date="2021-03-01T21:33:00Z"/>
          <w:rFonts w:ascii="Times New Roman" w:eastAsia="Times New Roman" w:hAnsi="Times New Roman" w:cs="Times New Roman"/>
          <w:sz w:val="24"/>
          <w:szCs w:val="24"/>
        </w:rPr>
        <w:pPrChange w:id="533" w:author="Vladymyr Kozyr" w:date="2021-03-28T13:31:00Z">
          <w:pPr>
            <w:spacing w:after="0"/>
          </w:pPr>
        </w:pPrChange>
      </w:pPr>
      <w:del w:id="534" w:author="Vladymyr Kozyr" w:date="2021-03-01T21:33:00Z">
        <w:r w:rsidRPr="00723C34" w:rsidDel="0010522C">
          <w:rPr>
            <w:rFonts w:eastAsia="Times New Roman" w:cs="Arial"/>
            <w:color w:val="000000"/>
          </w:rPr>
          <w:delText>According to the articles</w:delText>
        </w:r>
        <w:r w:rsidR="00507C0A" w:rsidRPr="00723C34" w:rsidDel="0010522C">
          <w:rPr>
            <w:rFonts w:eastAsia="Times New Roman" w:cs="Arial"/>
            <w:color w:val="000000"/>
          </w:rPr>
          <w:delText xml:space="preserve"> and papers</w:delText>
        </w:r>
        <w:r w:rsidRPr="00723C34" w:rsidDel="0010522C">
          <w:rPr>
            <w:rFonts w:eastAsia="Times New Roman" w:cs="Arial"/>
            <w:color w:val="000000"/>
          </w:rPr>
          <w:delText xml:space="preserve"> below people are more and more concerned about </w:delText>
        </w:r>
        <w:commentRangeStart w:id="535"/>
        <w:r w:rsidRPr="00723C34" w:rsidDel="0010522C">
          <w:rPr>
            <w:rFonts w:eastAsia="Times New Roman" w:cs="Arial"/>
            <w:color w:val="000000"/>
          </w:rPr>
          <w:delText xml:space="preserve">the state </w:delText>
        </w:r>
        <w:commentRangeEnd w:id="535"/>
        <w:r w:rsidR="002D1AC8" w:rsidRPr="00723C34" w:rsidDel="0010522C">
          <w:rPr>
            <w:rStyle w:val="CommentReference"/>
            <w:bCs/>
          </w:rPr>
          <w:commentReference w:id="535"/>
        </w:r>
        <w:r w:rsidRPr="00723C34" w:rsidDel="0010522C">
          <w:rPr>
            <w:rFonts w:eastAsia="Times New Roman" w:cs="Arial"/>
            <w:color w:val="000000"/>
          </w:rPr>
          <w:delText>of the fish in the world ocean.</w:delText>
        </w:r>
      </w:del>
    </w:p>
    <w:p w14:paraId="7BFD531E" w14:textId="406A8D86" w:rsidR="0010522C" w:rsidRPr="00723C34" w:rsidRDefault="0010522C">
      <w:pPr>
        <w:pStyle w:val="1ParaFlushLeft"/>
        <w:rPr>
          <w:ins w:id="536" w:author="Vladymyr Kozyr" w:date="2021-03-01T21:36:00Z"/>
          <w:rFonts w:ascii="Times New Roman" w:eastAsia="Times New Roman" w:hAnsi="Times New Roman" w:cs="Times New Roman"/>
          <w:sz w:val="24"/>
          <w:szCs w:val="24"/>
        </w:rPr>
        <w:pPrChange w:id="537" w:author="Vladymyr Kozyr" w:date="2021-03-28T13:31:00Z">
          <w:pPr>
            <w:spacing w:after="0"/>
          </w:pPr>
        </w:pPrChange>
      </w:pPr>
    </w:p>
    <w:p w14:paraId="6D1189BE" w14:textId="549C7F78" w:rsidR="00507C0A" w:rsidRPr="0010522C" w:rsidDel="00E73B07" w:rsidRDefault="0010522C">
      <w:pPr>
        <w:pStyle w:val="Heading2"/>
        <w:rPr>
          <w:del w:id="538" w:author="Vladymyr Kozyr" w:date="2021-03-10T20:03:00Z"/>
          <w:rFonts w:eastAsia="Times New Roman" w:cs="Arial"/>
          <w:color w:val="000000"/>
          <w:rPrChange w:id="539" w:author="Vladymyr Kozyr" w:date="2021-03-01T21:37:00Z">
            <w:rPr>
              <w:del w:id="540" w:author="Vladymyr Kozyr" w:date="2021-03-10T20:03:00Z"/>
            </w:rPr>
          </w:rPrChange>
        </w:rPr>
        <w:pPrChange w:id="541" w:author="Vladymyr Kozyr" w:date="2021-03-01T21:37:00Z">
          <w:pPr>
            <w:spacing w:after="0"/>
            <w:ind w:firstLine="720"/>
          </w:pPr>
        </w:pPrChange>
      </w:pPr>
      <w:bookmarkStart w:id="542" w:name="_Toc67830746"/>
      <w:ins w:id="543" w:author="Vladymyr Kozyr" w:date="2021-03-01T21:36:00Z">
        <w:r>
          <w:t xml:space="preserve">Fishery </w:t>
        </w:r>
      </w:ins>
      <w:ins w:id="544" w:author="Vladymyr Kozyr" w:date="2021-03-01T21:37:00Z">
        <w:r>
          <w:t>Reports</w:t>
        </w:r>
      </w:ins>
      <w:bookmarkEnd w:id="542"/>
    </w:p>
    <w:p w14:paraId="251E250F" w14:textId="225EC083" w:rsidR="00D97021" w:rsidRPr="00E73B07" w:rsidDel="00B4555E" w:rsidRDefault="00D97021">
      <w:pPr>
        <w:pStyle w:val="Heading2"/>
        <w:rPr>
          <w:del w:id="545" w:author="Vladymyr Kozyr" w:date="2021-02-07T20:10:00Z"/>
          <w:rFonts w:eastAsia="Times New Roman" w:cs="Arial"/>
          <w:color w:val="000000"/>
          <w:rPrChange w:id="546" w:author="Vladymyr Kozyr" w:date="2021-03-10T20:03:00Z">
            <w:rPr>
              <w:del w:id="547" w:author="Vladymyr Kozyr" w:date="2021-02-07T20:10:00Z"/>
            </w:rPr>
          </w:rPrChange>
        </w:rPr>
        <w:pPrChange w:id="548" w:author="Vladymyr Kozyr" w:date="2021-03-10T20:03:00Z">
          <w:pPr>
            <w:spacing w:after="0"/>
            <w:ind w:firstLine="720"/>
          </w:pPr>
        </w:pPrChange>
      </w:pPr>
      <w:commentRangeStart w:id="549"/>
      <w:del w:id="550" w:author="Vladymyr Kozyr" w:date="2021-03-10T20:03:00Z">
        <w:r w:rsidRPr="00E71A0F" w:rsidDel="00E73B07">
          <w:rPr>
            <w:rFonts w:eastAsia="Times New Roman" w:cs="Arial"/>
            <w:bCs/>
            <w:color w:val="000000"/>
          </w:rPr>
          <w:delText>Fish population monitoring</w:delText>
        </w:r>
      </w:del>
      <w:bookmarkStart w:id="551" w:name="_Toc66300641"/>
      <w:bookmarkStart w:id="552" w:name="_Toc66300717"/>
      <w:bookmarkStart w:id="553" w:name="_Toc67830605"/>
      <w:bookmarkStart w:id="554" w:name="_Toc67830747"/>
      <w:bookmarkEnd w:id="551"/>
      <w:bookmarkEnd w:id="552"/>
      <w:bookmarkEnd w:id="553"/>
      <w:bookmarkEnd w:id="554"/>
    </w:p>
    <w:p w14:paraId="3E2193B8" w14:textId="07B84F90" w:rsidR="00D97021" w:rsidRDefault="00EE0EA4">
      <w:pPr>
        <w:pStyle w:val="Heading2"/>
        <w:pPrChange w:id="555" w:author="Vladymyr Kozyr" w:date="2021-03-10T20:03:00Z">
          <w:pPr>
            <w:spacing w:after="0"/>
          </w:pPr>
        </w:pPrChange>
      </w:pPr>
      <w:del w:id="556"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bookmarkStart w:id="557" w:name="_Toc67830748"/>
      <w:commentRangeEnd w:id="549"/>
      <w:r w:rsidR="00FD1A4E">
        <w:rPr>
          <w:rStyle w:val="CommentReference"/>
        </w:rPr>
        <w:commentReference w:id="549"/>
      </w:r>
      <w:bookmarkEnd w:id="557"/>
    </w:p>
    <w:p w14:paraId="39C146E0" w14:textId="61269480" w:rsidR="00370AF1" w:rsidRPr="00370AF1" w:rsidRDefault="00370AF1">
      <w:pPr>
        <w:pStyle w:val="1ParaFlushLeft"/>
        <w:rPr>
          <w:ins w:id="558" w:author="Vladymyr Kozyr" w:date="2021-03-12T16:28:00Z"/>
        </w:rPr>
        <w:pPrChange w:id="559" w:author="Vladymyr Kozyr" w:date="2021-03-28T13:30:00Z">
          <w:pPr>
            <w:pStyle w:val="Heading2"/>
          </w:pPr>
        </w:pPrChange>
      </w:pPr>
      <w:ins w:id="560" w:author="Vladymyr Kozyr" w:date="2021-03-12T16:28:00Z">
        <w:r w:rsidRPr="00370AF1">
          <w:t xml:space="preserve">Reporting on the status of aquatic resources and how they are changing over time, along with understanding the impacts of large-scale disturbance and human activities on aquatic resources, are among the most critical processes for assessing the state of ecosystems. </w:t>
        </w:r>
      </w:ins>
    </w:p>
    <w:p w14:paraId="46C8C608" w14:textId="77777777" w:rsidR="00370AF1" w:rsidRPr="00370AF1" w:rsidRDefault="00370AF1">
      <w:pPr>
        <w:pStyle w:val="1ParaFlushLeft"/>
        <w:rPr>
          <w:ins w:id="561" w:author="Vladymyr Kozyr" w:date="2021-03-12T16:28:00Z"/>
        </w:rPr>
        <w:pPrChange w:id="562" w:author="Vladymyr Kozyr" w:date="2021-03-28T13:30:00Z">
          <w:pPr>
            <w:pStyle w:val="Heading2"/>
          </w:pPr>
        </w:pPrChange>
      </w:pPr>
      <w:ins w:id="563" w:author="Vladymyr Kozyr" w:date="2021-03-12T16:28:00Z">
        <w:r w:rsidRPr="00370AF1">
          <w:lastRenderedPageBreak/>
          <w:t xml:space="preserve">To display the human influence on an ecosystem or a specific type of fish, data on the amount of catch of this species by region, the number of the species in comparison with previous years, data from the SARA and COSEWIC organization about species at risk can be helpful [9]. </w:t>
        </w:r>
      </w:ins>
    </w:p>
    <w:p w14:paraId="1F6205C3" w14:textId="77777777" w:rsidR="00370AF1" w:rsidRPr="00370AF1" w:rsidRDefault="00370AF1">
      <w:pPr>
        <w:pStyle w:val="1ParaFlushLeft"/>
        <w:rPr>
          <w:ins w:id="564" w:author="Vladymyr Kozyr" w:date="2021-03-12T16:28:00Z"/>
        </w:rPr>
        <w:pPrChange w:id="565" w:author="Vladymyr Kozyr" w:date="2021-03-28T13:30:00Z">
          <w:pPr>
            <w:pStyle w:val="Heading2"/>
          </w:pPr>
        </w:pPrChange>
      </w:pPr>
      <w:ins w:id="566" w:author="Vladymyr Kozyr" w:date="2021-03-12T16:28:00Z">
        <w:r w:rsidRPr="00370AF1">
          <w:t xml:space="preserve">For example, the 1993 Report on the status of groundfish stocks in the Canadian Northwest Atlantic [9] reported cod catch data. The authors used multiplicative analyzes of catch-at-age from research surveys and the commercial fishery and, on average, fishing mortalities from preliminary SPA. </w:t>
        </w:r>
      </w:ins>
    </w:p>
    <w:p w14:paraId="746EE0D2" w14:textId="6FF48933" w:rsidR="00D97021" w:rsidRPr="00C1576E" w:rsidDel="00370AF1" w:rsidRDefault="00370AF1">
      <w:pPr>
        <w:pStyle w:val="1ParaFlushLeft"/>
        <w:rPr>
          <w:del w:id="567" w:author="Vladymyr Kozyr" w:date="2021-03-12T16:28:00Z"/>
        </w:rPr>
        <w:pPrChange w:id="568" w:author="Vladymyr Kozyr" w:date="2021-03-28T13:30:00Z">
          <w:pPr>
            <w:pStyle w:val="Heading2"/>
          </w:pPr>
        </w:pPrChange>
      </w:pPr>
      <w:ins w:id="569" w:author="Vladymyr Kozyr" w:date="2021-03-12T16:28:00Z">
        <w:r w:rsidRPr="00370AF1">
          <w:t xml:space="preserve">Based on these data, it was concluded that fishing </w:t>
        </w:r>
        <w:commentRangeStart w:id="570"/>
        <w:r w:rsidRPr="00E07A77">
          <w:rPr>
            <w:bCs/>
          </w:rPr>
          <w:t xml:space="preserve">mortality </w:t>
        </w:r>
      </w:ins>
      <w:ins w:id="571" w:author="Vladymyr Kozyr" w:date="2021-03-15T21:54:00Z">
        <w:r w:rsidR="00C1576E" w:rsidRPr="00781E7F">
          <w:rPr>
            <w:bCs/>
            <w:rPrChange w:id="572" w:author="Fred Popowich" w:date="2021-03-17T09:21:00Z">
              <w:rPr>
                <w:rFonts w:eastAsia="Times New Roman" w:cs="Arial"/>
                <w:color w:val="000000"/>
                <w:highlight w:val="yellow"/>
              </w:rPr>
            </w:rPrChange>
          </w:rPr>
          <w:t xml:space="preserve">increased according to multiple reasons </w:t>
        </w:r>
      </w:ins>
      <w:ins w:id="573" w:author="Vladymyr Kozyr" w:date="2021-03-12T16:28:00Z">
        <w:r w:rsidRPr="00E07A77">
          <w:rPr>
            <w:bCs/>
          </w:rPr>
          <w:t xml:space="preserve">(page 17) and that there has been a </w:t>
        </w:r>
      </w:ins>
      <w:ins w:id="574" w:author="Vladymyr Kozyr" w:date="2021-03-28T12:37:00Z">
        <w:r w:rsidR="00BC6DA0">
          <w:rPr>
            <w:bCs/>
          </w:rPr>
          <w:t>“</w:t>
        </w:r>
      </w:ins>
      <w:ins w:id="575" w:author="Vladymyr Kozyr" w:date="2021-03-12T16:28:00Z">
        <w:r w:rsidRPr="00E07A77">
          <w:rPr>
            <w:bCs/>
          </w:rPr>
          <w:t>gradual decline in stock size through the second half of the 1980s</w:t>
        </w:r>
      </w:ins>
      <w:ins w:id="576" w:author="Vladymyr Kozyr" w:date="2021-03-28T12:37:00Z">
        <w:r w:rsidR="00BC6DA0">
          <w:rPr>
            <w:bCs/>
          </w:rPr>
          <w:t>”</w:t>
        </w:r>
      </w:ins>
      <w:ins w:id="577" w:author="Vladymyr Kozyr" w:date="2021-03-12T16:28:00Z">
        <w:r w:rsidRPr="00E07A77">
          <w:rPr>
            <w:bCs/>
          </w:rPr>
          <w:t>.</w:t>
        </w:r>
        <w:r w:rsidRPr="00C1576E">
          <w:t xml:space="preserve"> </w:t>
        </w:r>
      </w:ins>
      <w:commentRangeEnd w:id="570"/>
      <w:r w:rsidR="00781E7F">
        <w:rPr>
          <w:rStyle w:val="CommentReference"/>
        </w:rPr>
        <w:commentReference w:id="570"/>
      </w:r>
      <w:commentRangeStart w:id="578"/>
      <w:del w:id="579" w:author="Vladymyr Kozyr" w:date="2021-03-12T16:28:00Z">
        <w:r w:rsidR="00D97021" w:rsidRPr="00C1576E" w:rsidDel="00370AF1">
          <w:delText>Reporting on the status of aquatic resources and how they are changing over time</w:delText>
        </w:r>
      </w:del>
      <w:ins w:id="580" w:author="Fred Popowich" w:date="2021-03-03T09:34:00Z">
        <w:del w:id="581" w:author="Vladymyr Kozyr" w:date="2021-03-12T16:28:00Z">
          <w:r w:rsidR="00D752C2" w:rsidRPr="00C1576E" w:rsidDel="00370AF1">
            <w:delText>,</w:delText>
          </w:r>
        </w:del>
      </w:ins>
      <w:del w:id="582" w:author="Vladymyr Kozyr" w:date="2021-03-12T16:28:00Z">
        <w:r w:rsidR="00D97021" w:rsidRPr="00C1576E" w:rsidDel="00370AF1">
          <w:delText xml:space="preserve"> </w:delText>
        </w:r>
      </w:del>
      <w:commentRangeStart w:id="583"/>
      <w:ins w:id="584" w:author="Fred Popowich" w:date="2021-03-03T09:34:00Z">
        <w:del w:id="585" w:author="Vladymyr Kozyr" w:date="2021-03-12T16:28:00Z">
          <w:r w:rsidR="00D752C2" w:rsidRPr="00C1576E" w:rsidDel="00370AF1">
            <w:delText xml:space="preserve">along with </w:delText>
          </w:r>
          <w:commentRangeEnd w:id="583"/>
          <w:r w:rsidR="00D752C2" w:rsidRPr="00C1576E" w:rsidDel="00370AF1">
            <w:rPr>
              <w:rStyle w:val="CommentReference"/>
            </w:rPr>
            <w:commentReference w:id="583"/>
          </w:r>
        </w:del>
      </w:ins>
      <w:del w:id="586" w:author="Vladymyr Kozyr" w:date="2021-03-12T16:28:00Z">
        <w:r w:rsidR="00D97021" w:rsidRPr="00C1576E" w:rsidDel="00370AF1">
          <w:delText>and understanding the impacts of large scale disturbance and human activities on aquatic resources</w:delText>
        </w:r>
      </w:del>
      <w:ins w:id="587" w:author="Fred Popowich" w:date="2021-03-03T09:35:00Z">
        <w:del w:id="588" w:author="Vladymyr Kozyr" w:date="2021-03-12T16:28:00Z">
          <w:r w:rsidR="00D752C2" w:rsidRPr="00C1576E" w:rsidDel="00370AF1">
            <w:delText>,</w:delText>
          </w:r>
        </w:del>
      </w:ins>
      <w:del w:id="589" w:author="Vladymyr Kozyr" w:date="2021-03-12T16:28:00Z">
        <w:r w:rsidR="00D97021" w:rsidRPr="00C1576E" w:rsidDel="00370AF1">
          <w:delText xml:space="preserve"> are among the most important processes for assessing the state of ecosystems</w:delText>
        </w:r>
        <w:commentRangeEnd w:id="578"/>
        <w:r w:rsidR="00D752C2" w:rsidRPr="00C1576E" w:rsidDel="00370AF1">
          <w:rPr>
            <w:rStyle w:val="CommentReference"/>
          </w:rPr>
          <w:commentReference w:id="578"/>
        </w:r>
        <w:r w:rsidR="00D97021" w:rsidRPr="00C1576E" w:rsidDel="00370AF1">
          <w:delText>.</w:delText>
        </w:r>
      </w:del>
      <w:ins w:id="590" w:author="Fred Popowich" w:date="2021-03-03T09:36:00Z">
        <w:del w:id="591" w:author="Vladymyr Kozyr" w:date="2021-03-12T16:28:00Z">
          <w:r w:rsidR="00D752C2" w:rsidRPr="00C1576E" w:rsidDel="00370AF1">
            <w:delText xml:space="preserve"> </w:delText>
          </w:r>
        </w:del>
      </w:ins>
    </w:p>
    <w:p w14:paraId="3FC170DC" w14:textId="06DB883C" w:rsidR="00D97021" w:rsidRPr="00E07A77" w:rsidDel="003A2EB3" w:rsidRDefault="00D97021">
      <w:pPr>
        <w:pStyle w:val="1ParaFlushLeft"/>
        <w:rPr>
          <w:del w:id="592" w:author="Vladymyr Kozyr" w:date="2021-02-15T13:40:00Z"/>
        </w:rPr>
        <w:pPrChange w:id="593" w:author="Vladymyr Kozyr" w:date="2021-03-28T13:30:00Z">
          <w:pPr>
            <w:spacing w:after="0"/>
            <w:ind w:firstLine="720"/>
          </w:pPr>
        </w:pPrChange>
      </w:pPr>
      <w:del w:id="594" w:author="Vladymyr Kozyr" w:date="2021-03-12T16:29:00Z">
        <w:r w:rsidRPr="00E07A77" w:rsidDel="00370AF1">
          <w:delText>To display the human influence on an ecosystem or a certain type of fish, data on the amount of catch of this species by region, the number of the species in comparison with previous years, data from the SARA and COSEWIC organization about species at risk etc. can be useful</w:delText>
        </w:r>
      </w:del>
      <w:ins w:id="595" w:author="Fred Popowich" w:date="2021-03-03T09:37:00Z">
        <w:del w:id="596" w:author="Vladymyr Kozyr" w:date="2021-03-12T16:29:00Z">
          <w:r w:rsidR="00435AF9" w:rsidRPr="00E07A77" w:rsidDel="00370AF1">
            <w:delText xml:space="preserve"> [9].</w:delText>
          </w:r>
        </w:del>
      </w:ins>
      <w:del w:id="597" w:author="Vladymyr Kozyr" w:date="2021-03-12T16:29:00Z">
        <w:r w:rsidRPr="00E07A77" w:rsidDel="00370AF1">
          <w:delText>.</w:delText>
        </w:r>
      </w:del>
    </w:p>
    <w:p w14:paraId="7BE2D0AF" w14:textId="4C7143F1" w:rsidR="0016722A" w:rsidRPr="00C1576E" w:rsidDel="00370AF1" w:rsidRDefault="00435AF9">
      <w:pPr>
        <w:pStyle w:val="1ParaFlushLeft"/>
        <w:rPr>
          <w:del w:id="598" w:author="Vladymyr Kozyr" w:date="2021-03-12T16:29:00Z"/>
        </w:rPr>
        <w:pPrChange w:id="599" w:author="Vladymyr Kozyr" w:date="2021-03-28T13:30:00Z">
          <w:pPr>
            <w:spacing w:after="0"/>
            <w:ind w:firstLine="720"/>
          </w:pPr>
        </w:pPrChange>
      </w:pPr>
      <w:ins w:id="600" w:author="Fred Popowich" w:date="2021-03-03T09:39:00Z">
        <w:del w:id="601" w:author="Vladymyr Kozyr" w:date="2021-03-12T16:29:00Z">
          <w:r w:rsidRPr="00C1576E" w:rsidDel="00370AF1">
            <w:delText xml:space="preserve"> For example, </w:delText>
          </w:r>
        </w:del>
      </w:ins>
    </w:p>
    <w:p w14:paraId="3E732F4B" w14:textId="10B0B3E7" w:rsidR="0016722A" w:rsidRPr="00C1576E" w:rsidDel="00B4555E" w:rsidRDefault="00EE0EA4">
      <w:pPr>
        <w:pStyle w:val="1ParaFlushLeft"/>
        <w:rPr>
          <w:del w:id="602" w:author="Vladymyr Kozyr" w:date="2021-02-07T20:12:00Z"/>
          <w:rFonts w:asciiTheme="minorHAnsi" w:hAnsiTheme="minorHAnsi"/>
        </w:rPr>
        <w:pPrChange w:id="603" w:author="Vladymyr Kozyr" w:date="2021-03-28T13:30:00Z">
          <w:pPr/>
        </w:pPrChange>
      </w:pPr>
      <w:del w:id="604" w:author="Vladymyr Kozyr" w:date="2021-02-07T20:12:00Z">
        <w:r w:rsidRPr="00781E7F" w:rsidDel="00B4555E">
          <w:fldChar w:fldCharType="begin"/>
        </w:r>
        <w:r w:rsidRPr="00C1576E" w:rsidDel="00B4555E">
          <w:delInstrText xml:space="preserve"> HYPERLINK "https://waves-vagues.dfo-mpo.gc.ca/Library/40622745.pdf" </w:delInstrText>
        </w:r>
        <w:r w:rsidRPr="00781E7F" w:rsidDel="00B4555E">
          <w:rPr>
            <w:rPrChange w:id="605" w:author="Vladymyr Kozyr" w:date="2021-03-15T21:54:00Z">
              <w:rPr>
                <w:rStyle w:val="Hyperlink"/>
                <w:lang w:val="en-CA"/>
              </w:rPr>
            </w:rPrChange>
          </w:rPr>
          <w:fldChar w:fldCharType="separate"/>
        </w:r>
        <w:r w:rsidR="0016722A" w:rsidRPr="00C1576E" w:rsidDel="00B4555E">
          <w:rPr>
            <w:rStyle w:val="Hyperlink"/>
          </w:rPr>
          <w:delText>https://waves-vagues.dfo-mpo.gc.ca/Library/40622745.pdf</w:delText>
        </w:r>
        <w:r w:rsidRPr="00781E7F" w:rsidDel="00B4555E">
          <w:rPr>
            <w:rStyle w:val="Hyperlink"/>
          </w:rPr>
          <w:fldChar w:fldCharType="end"/>
        </w:r>
      </w:del>
    </w:p>
    <w:p w14:paraId="660B26C7" w14:textId="13689946" w:rsidR="00370AF1" w:rsidRDefault="00435AF9">
      <w:pPr>
        <w:pStyle w:val="1ParaFlushLeft"/>
        <w:rPr>
          <w:ins w:id="606" w:author="Vladymyr Kozyr" w:date="2021-03-12T16:22:00Z"/>
        </w:rPr>
        <w:pPrChange w:id="607" w:author="Vladymyr Kozyr" w:date="2021-03-28T13:30:00Z">
          <w:pPr>
            <w:spacing w:after="0"/>
          </w:pPr>
        </w:pPrChange>
      </w:pPr>
      <w:ins w:id="608" w:author="Fred Popowich" w:date="2021-03-03T09:39:00Z">
        <w:del w:id="609" w:author="Vladymyr Kozyr" w:date="2021-03-12T16:29:00Z">
          <w:r w:rsidRPr="00C1576E" w:rsidDel="00370AF1">
            <w:delText>t</w:delText>
          </w:r>
        </w:del>
      </w:ins>
      <w:del w:id="610" w:author="Vladymyr Kozyr" w:date="2021-03-12T16:29:00Z">
        <w:r w:rsidR="0016722A" w:rsidRPr="00C1576E" w:rsidDel="00370AF1">
          <w:delText xml:space="preserve">The 1993 Report on the status of groundfish stocks in the Canadian Northwest Atlantic reported cod catch data. </w:delText>
        </w:r>
      </w:del>
      <w:ins w:id="611" w:author="Fred Popowich" w:date="2021-03-03T09:39:00Z">
        <w:del w:id="612" w:author="Vladymyr Kozyr" w:date="2021-03-12T16:29:00Z">
          <w:r w:rsidRPr="00C1576E" w:rsidDel="00370AF1">
            <w:delText>T</w:delText>
          </w:r>
        </w:del>
      </w:ins>
      <w:ins w:id="613" w:author="Fred Popowich" w:date="2021-03-03T09:40:00Z">
        <w:del w:id="614" w:author="Vladymyr Kozyr" w:date="2021-03-12T16:29:00Z">
          <w:r w:rsidRPr="00C1576E" w:rsidDel="00370AF1">
            <w:delText>he authors u</w:delText>
          </w:r>
        </w:del>
      </w:ins>
      <w:del w:id="615" w:author="Vladymyr Kozyr" w:date="2021-03-12T16:29:00Z">
        <w:r w:rsidR="0016722A" w:rsidRPr="00C1576E" w:rsidDel="00370AF1">
          <w:delText>Used multiplicative analyzes of catch-at-age from research surveys and the commercial fishery and on average fishing mortalities from preliminary SPA. Based on these data, it was concluded that fishing mortality (page 17) and that there has been a gradual decline in stock size through the second half of the 1980s</w:delText>
        </w:r>
      </w:del>
      <w:del w:id="616" w:author="Vladymyr Kozyr" w:date="2021-03-28T12:37:00Z">
        <w:r w:rsidR="0016722A" w:rsidRPr="00C1576E" w:rsidDel="00BC6DA0">
          <w:delText>.</w:delText>
        </w:r>
      </w:del>
      <w:ins w:id="617" w:author="Fred Popowich" w:date="2021-03-03T10:02:00Z">
        <w:r w:rsidR="00FD1A4E">
          <w:t xml:space="preserve"> </w:t>
        </w:r>
      </w:ins>
    </w:p>
    <w:p w14:paraId="6C82CBA6" w14:textId="297FBE11" w:rsidR="0016722A" w:rsidRPr="00D97021" w:rsidRDefault="00FD1A4E">
      <w:pPr>
        <w:pStyle w:val="1ParaFlushLeft"/>
        <w:pPrChange w:id="618" w:author="Vladymyr Kozyr" w:date="2021-03-28T13:30:00Z">
          <w:pPr>
            <w:spacing w:after="0"/>
            <w:ind w:firstLine="720"/>
          </w:pPr>
        </w:pPrChange>
      </w:pPr>
      <w:ins w:id="619" w:author="Fred Popowich" w:date="2021-03-03T10:03:00Z">
        <w:r>
          <w:t xml:space="preserve">This conclusion can be drawn from the following tabular presentation of the data, where </w:t>
        </w:r>
      </w:ins>
      <w:ins w:id="620" w:author="Vladymyr Kozyr" w:date="2021-03-28T12:38:00Z">
        <w:r w:rsidR="00BC6DA0">
          <w:t>in the tota</w:t>
        </w:r>
      </w:ins>
      <w:ins w:id="621" w:author="Vladymyr Kozyr" w:date="2021-03-28T12:39:00Z">
        <w:r w:rsidR="00BC6DA0">
          <w:t xml:space="preserve">l biomass section user can see that for every next year </w:t>
        </w:r>
        <w:proofErr w:type="gramStart"/>
        <w:r w:rsidR="00BC6DA0">
          <w:t>amount</w:t>
        </w:r>
        <w:proofErr w:type="gramEnd"/>
        <w:r w:rsidR="00BC6DA0">
          <w:t xml:space="preserve"> of cod is decrea</w:t>
        </w:r>
      </w:ins>
      <w:ins w:id="622" w:author="Vladymyr Kozyr" w:date="2021-03-28T12:40:00Z">
        <w:r w:rsidR="00BC6DA0">
          <w:t>sing.</w:t>
        </w:r>
      </w:ins>
      <w:commentRangeStart w:id="623"/>
      <w:ins w:id="624" w:author="Fred Popowich" w:date="2021-03-03T10:10:00Z">
        <w:del w:id="625" w:author="Vladymyr Kozyr" w:date="2021-03-28T12:38:00Z">
          <w:r w:rsidR="009F6C13" w:rsidDel="00BC6DA0">
            <w:delText>…</w:delText>
          </w:r>
          <w:commentRangeEnd w:id="623"/>
          <w:r w:rsidR="009F6C13" w:rsidDel="00BC6DA0">
            <w:rPr>
              <w:rStyle w:val="CommentReference"/>
            </w:rPr>
            <w:commentReference w:id="623"/>
          </w:r>
        </w:del>
      </w:ins>
    </w:p>
    <w:p w14:paraId="671E706E" w14:textId="2ED31257" w:rsidR="00507C0A" w:rsidRDefault="0016722A" w:rsidP="00507C0A">
      <w:pPr>
        <w:spacing w:after="0" w:line="240" w:lineRule="auto"/>
        <w:ind w:firstLine="720"/>
        <w:rPr>
          <w:rFonts w:eastAsia="Times New Roman" w:cs="Arial"/>
          <w:color w:val="000000"/>
        </w:rPr>
      </w:pPr>
      <w:r>
        <w:rPr>
          <w:noProof/>
        </w:rPr>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4A469AF9" w:rsidR="0016722A" w:rsidRDefault="00696245" w:rsidP="0016722A">
      <w:pPr>
        <w:spacing w:after="0" w:line="240" w:lineRule="auto"/>
        <w:ind w:firstLine="720"/>
        <w:jc w:val="center"/>
        <w:rPr>
          <w:rFonts w:eastAsia="Times New Roman" w:cs="Arial"/>
          <w:color w:val="000000"/>
        </w:rPr>
      </w:pPr>
      <w:ins w:id="626" w:author="Vladymyr Kozyr" w:date="2021-03-10T20:21:00Z">
        <w:r>
          <w:rPr>
            <w:rFonts w:eastAsia="Times New Roman" w:cs="Arial"/>
            <w:color w:val="000000"/>
          </w:rPr>
          <w:t>“Table Data Presentation” (</w:t>
        </w:r>
      </w:ins>
      <w:commentRangeStart w:id="627"/>
      <w:r w:rsidR="0016722A">
        <w:rPr>
          <w:rFonts w:eastAsia="Times New Roman" w:cs="Arial"/>
          <w:color w:val="000000"/>
        </w:rPr>
        <w:t>Figure 3.1.1</w:t>
      </w:r>
      <w:commentRangeEnd w:id="627"/>
      <w:r w:rsidR="00D5447D">
        <w:rPr>
          <w:rStyle w:val="CommentReference"/>
        </w:rPr>
        <w:commentReference w:id="627"/>
      </w:r>
      <w:ins w:id="628" w:author="Vladymyr Kozyr" w:date="2021-03-10T20:21:00Z">
        <w:r>
          <w:rPr>
            <w:rFonts w:eastAsia="Times New Roman" w:cs="Arial"/>
            <w:color w:val="000000"/>
          </w:rPr>
          <w:t>)</w:t>
        </w:r>
      </w:ins>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483FF6C4" w:rsidR="0016722A" w:rsidDel="005256FE" w:rsidRDefault="005256FE">
      <w:pPr>
        <w:spacing w:after="0"/>
        <w:rPr>
          <w:del w:id="629" w:author="Vladymyr Kozyr" w:date="2021-03-13T11:27:00Z"/>
          <w:rFonts w:eastAsia="Times New Roman" w:cs="Arial"/>
          <w:color w:val="000000"/>
        </w:rPr>
        <w:pPrChange w:id="630" w:author="Vladymyr Kozyr" w:date="2021-02-15T13:41:00Z">
          <w:pPr>
            <w:spacing w:after="0"/>
            <w:ind w:firstLine="720"/>
          </w:pPr>
        </w:pPrChange>
      </w:pPr>
      <w:ins w:id="631" w:author="Vladymyr Kozyr" w:date="2021-03-13T11:00:00Z">
        <w:r w:rsidRPr="005256FE">
          <w:rPr>
            <w:rFonts w:eastAsia="Times New Roman" w:cs="Arial"/>
            <w:color w:val="000000"/>
          </w:rPr>
          <w:t xml:space="preserve">Similarly, this tabular format allows the reader to see, in the same report, data on the </w:t>
        </w:r>
        <w:proofErr w:type="gramStart"/>
        <w:r w:rsidRPr="005256FE">
          <w:rPr>
            <w:rFonts w:eastAsia="Times New Roman" w:cs="Arial"/>
            <w:color w:val="000000"/>
          </w:rPr>
          <w:t>amount</w:t>
        </w:r>
        <w:proofErr w:type="gramEnd"/>
        <w:r w:rsidRPr="005256FE">
          <w:rPr>
            <w:rFonts w:eastAsia="Times New Roman" w:cs="Arial"/>
            <w:color w:val="000000"/>
          </w:rPr>
          <w:t xml:space="preserve"> of </w:t>
        </w:r>
      </w:ins>
      <w:ins w:id="632" w:author="Vladymyr Kozyr" w:date="2021-03-28T12:40:00Z">
        <w:r w:rsidR="00BC6DA0">
          <w:rPr>
            <w:rFonts w:eastAsia="Times New Roman" w:cs="Arial"/>
            <w:color w:val="000000"/>
          </w:rPr>
          <w:t>cod</w:t>
        </w:r>
      </w:ins>
      <w:ins w:id="633" w:author="Vladymyr Kozyr" w:date="2021-03-13T11:00:00Z">
        <w:r w:rsidRPr="005256FE">
          <w:rPr>
            <w:rFonts w:eastAsia="Times New Roman" w:cs="Arial"/>
            <w:color w:val="000000"/>
          </w:rPr>
          <w:t xml:space="preserve"> catches from 1960 to 1994. The user can compare these data with the </w:t>
        </w:r>
        <w:r w:rsidRPr="005256FE">
          <w:rPr>
            <w:rFonts w:eastAsia="Times New Roman" w:cs="Arial"/>
            <w:color w:val="000000"/>
          </w:rPr>
          <w:lastRenderedPageBreak/>
          <w:t>data on the population of different age groups of this species, fish mortality, recruitment, supply and demand</w:t>
        </w:r>
      </w:ins>
      <w:ins w:id="634" w:author="Vladymyr Kozyr" w:date="2021-03-13T11:27:00Z">
        <w:r>
          <w:rPr>
            <w:rFonts w:eastAsia="Times New Roman" w:cs="Arial"/>
            <w:color w:val="000000"/>
          </w:rPr>
          <w:t xml:space="preserve"> and other data</w:t>
        </w:r>
      </w:ins>
      <w:ins w:id="635" w:author="Fred Popowich" w:date="2021-03-06T08:56:00Z">
        <w:del w:id="636" w:author="Vladymyr Kozyr" w:date="2021-03-13T11:00:00Z">
          <w:r w:rsidR="00CA62BE" w:rsidDel="005256FE">
            <w:rPr>
              <w:rFonts w:eastAsia="Times New Roman" w:cs="Arial"/>
              <w:color w:val="000000"/>
            </w:rPr>
            <w:delText xml:space="preserve">Similarly, </w:delText>
          </w:r>
        </w:del>
      </w:ins>
      <w:ins w:id="637" w:author="Fred Popowich" w:date="2021-03-06T08:57:00Z">
        <w:del w:id="638" w:author="Vladymyr Kozyr" w:date="2021-03-13T11:00:00Z">
          <w:r w:rsidR="00CA62BE" w:rsidDel="005256FE">
            <w:rPr>
              <w:rFonts w:eastAsia="Times New Roman" w:cs="Arial"/>
              <w:color w:val="000000"/>
            </w:rPr>
            <w:delText>this</w:delText>
          </w:r>
        </w:del>
      </w:ins>
      <w:ins w:id="639" w:author="Fred Popowich" w:date="2021-03-06T09:01:00Z">
        <w:del w:id="640" w:author="Vladymyr Kozyr" w:date="2021-03-13T11:00:00Z">
          <w:r w:rsidR="00457C63" w:rsidDel="005256FE">
            <w:rPr>
              <w:rFonts w:eastAsia="Times New Roman" w:cs="Arial"/>
              <w:color w:val="000000"/>
            </w:rPr>
            <w:delText xml:space="preserve"> </w:delText>
          </w:r>
        </w:del>
      </w:ins>
      <w:ins w:id="641" w:author="Fred Popowich" w:date="2021-03-06T08:57:00Z">
        <w:del w:id="642" w:author="Vladymyr Kozyr" w:date="2021-03-13T11:00:00Z">
          <w:r w:rsidR="00CA62BE" w:rsidDel="005256FE">
            <w:rPr>
              <w:rFonts w:eastAsia="Times New Roman" w:cs="Arial"/>
              <w:color w:val="000000"/>
            </w:rPr>
            <w:delText>tabular format allows</w:delText>
          </w:r>
        </w:del>
      </w:ins>
      <w:ins w:id="643" w:author="Fred Popowich" w:date="2021-03-06T09:01:00Z">
        <w:del w:id="644" w:author="Vladymyr Kozyr" w:date="2021-03-13T11:00:00Z">
          <w:r w:rsidR="00457C63" w:rsidDel="005256FE">
            <w:rPr>
              <w:rFonts w:eastAsia="Times New Roman" w:cs="Arial"/>
              <w:color w:val="000000"/>
            </w:rPr>
            <w:delText xml:space="preserve"> </w:delText>
          </w:r>
        </w:del>
      </w:ins>
      <w:ins w:id="645" w:author="Fred Popowich" w:date="2021-03-06T08:57:00Z">
        <w:del w:id="646" w:author="Vladymyr Kozyr" w:date="2021-03-13T11:00:00Z">
          <w:r w:rsidR="00CA62BE" w:rsidDel="005256FE">
            <w:rPr>
              <w:rFonts w:eastAsia="Times New Roman" w:cs="Arial"/>
              <w:color w:val="000000"/>
            </w:rPr>
            <w:delText>the</w:delText>
          </w:r>
        </w:del>
      </w:ins>
      <w:ins w:id="647" w:author="Fred Popowich" w:date="2021-03-06T09:01:00Z">
        <w:del w:id="648" w:author="Vladymyr Kozyr" w:date="2021-03-13T11:00:00Z">
          <w:r w:rsidR="00457C63" w:rsidDel="005256FE">
            <w:rPr>
              <w:rFonts w:eastAsia="Times New Roman" w:cs="Arial"/>
              <w:color w:val="000000"/>
            </w:rPr>
            <w:delText xml:space="preserve"> </w:delText>
          </w:r>
        </w:del>
      </w:ins>
      <w:ins w:id="649" w:author="Fred Popowich" w:date="2021-03-06T08:57:00Z">
        <w:del w:id="650" w:author="Vladymyr Kozyr" w:date="2021-03-13T11:00:00Z">
          <w:r w:rsidR="00CA62BE" w:rsidDel="005256FE">
            <w:rPr>
              <w:rFonts w:eastAsia="Times New Roman" w:cs="Arial"/>
              <w:color w:val="000000"/>
            </w:rPr>
            <w:delText>reader</w:delText>
          </w:r>
        </w:del>
      </w:ins>
      <w:ins w:id="651" w:author="Fred Popowich" w:date="2021-03-06T09:01:00Z">
        <w:del w:id="652" w:author="Vladymyr Kozyr" w:date="2021-03-13T11:00:00Z">
          <w:r w:rsidR="00457C63" w:rsidDel="005256FE">
            <w:rPr>
              <w:rFonts w:eastAsia="Times New Roman" w:cs="Arial"/>
              <w:color w:val="000000"/>
            </w:rPr>
            <w:delText xml:space="preserve"> </w:delText>
          </w:r>
        </w:del>
      </w:ins>
      <w:ins w:id="653" w:author="Fred Popowich" w:date="2021-03-06T08:57:00Z">
        <w:del w:id="654" w:author="Vladymyr Kozyr" w:date="2021-03-13T11:00:00Z">
          <w:r w:rsidR="00CA62BE" w:rsidDel="005256FE">
            <w:rPr>
              <w:rFonts w:eastAsia="Times New Roman" w:cs="Arial"/>
              <w:color w:val="000000"/>
            </w:rPr>
            <w:delText>to see</w:delText>
          </w:r>
        </w:del>
      </w:ins>
      <w:ins w:id="655" w:author="Fred Popowich" w:date="2021-03-06T08:58:00Z">
        <w:del w:id="656" w:author="Vladymyr Kozyr" w:date="2021-03-13T11:00:00Z">
          <w:r w:rsidR="00CA62BE" w:rsidDel="005256FE">
            <w:rPr>
              <w:rFonts w:eastAsia="Times New Roman" w:cs="Arial"/>
              <w:color w:val="000000"/>
            </w:rPr>
            <w:delText>,</w:delText>
          </w:r>
        </w:del>
      </w:ins>
      <w:ins w:id="657" w:author="Fred Popowich" w:date="2021-03-06T08:57:00Z">
        <w:del w:id="658" w:author="Vladymyr Kozyr" w:date="2021-03-13T11:00:00Z">
          <w:r w:rsidR="00CA62BE" w:rsidDel="005256FE">
            <w:rPr>
              <w:rFonts w:eastAsia="Times New Roman" w:cs="Arial"/>
              <w:color w:val="000000"/>
            </w:rPr>
            <w:delText xml:space="preserve"> i</w:delText>
          </w:r>
        </w:del>
      </w:ins>
      <w:del w:id="659" w:author="Vladymyr Kozyr" w:date="2021-03-13T11:00:00Z">
        <w:r w:rsidR="0016722A" w:rsidRPr="0016722A" w:rsidDel="005256FE">
          <w:rPr>
            <w:rFonts w:eastAsia="Times New Roman" w:cs="Arial"/>
            <w:color w:val="000000"/>
          </w:rPr>
          <w:delText>In the same report, data on the amount of COD catches from 1960 to 1994</w:delText>
        </w:r>
      </w:del>
      <w:ins w:id="660" w:author="Fred Popowich" w:date="2021-03-06T08:58:00Z">
        <w:del w:id="661" w:author="Vladymyr Kozyr" w:date="2021-03-13T11:00:00Z">
          <w:r w:rsidR="00CA62BE" w:rsidDel="005256FE">
            <w:rPr>
              <w:rFonts w:eastAsia="Times New Roman" w:cs="Arial"/>
              <w:color w:val="000000"/>
            </w:rPr>
            <w:delText>.</w:delText>
          </w:r>
        </w:del>
      </w:ins>
      <w:del w:id="662" w:author="Vladymyr Kozyr" w:date="2021-03-13T11:00:00Z">
        <w:r w:rsidR="0016722A" w:rsidRPr="0016722A" w:rsidDel="005256FE">
          <w:rPr>
            <w:rFonts w:eastAsia="Times New Roman" w:cs="Arial"/>
            <w:color w:val="000000"/>
          </w:rPr>
          <w:delText xml:space="preserve"> </w:delText>
        </w:r>
        <w:commentRangeStart w:id="663"/>
        <w:r w:rsidR="0016722A" w:rsidDel="005256FE">
          <w:rPr>
            <w:rFonts w:eastAsia="Times New Roman" w:cs="Arial"/>
            <w:color w:val="000000"/>
          </w:rPr>
          <w:delText>was</w:delText>
        </w:r>
        <w:r w:rsidR="0016722A" w:rsidRPr="0016722A" w:rsidDel="005256FE">
          <w:rPr>
            <w:rFonts w:eastAsia="Times New Roman" w:cs="Arial"/>
            <w:color w:val="000000"/>
          </w:rPr>
          <w:delText xml:space="preserve"> provided and</w:delText>
        </w:r>
      </w:del>
      <w:ins w:id="664" w:author="Fred Popowich" w:date="2021-03-06T08:58:00Z">
        <w:del w:id="665" w:author="Vladymyr Kozyr" w:date="2021-03-13T11:00:00Z">
          <w:r w:rsidR="00CA62BE" w:rsidDel="005256FE">
            <w:rPr>
              <w:rFonts w:eastAsia="Times New Roman" w:cs="Arial"/>
              <w:color w:val="000000"/>
            </w:rPr>
            <w:delText xml:space="preserve">It can be </w:delText>
          </w:r>
        </w:del>
      </w:ins>
      <w:del w:id="666" w:author="Vladymyr Kozyr" w:date="2021-03-13T11:00:00Z">
        <w:r w:rsidR="0016722A" w:rsidRPr="0016722A" w:rsidDel="005256FE">
          <w:rPr>
            <w:rFonts w:eastAsia="Times New Roman" w:cs="Arial"/>
            <w:color w:val="000000"/>
          </w:rPr>
          <w:delText xml:space="preserve"> compared with data on the population of different age groups of this species, fish mortality, recruitment, supply and demand, etc. for the same period of time</w:delText>
        </w:r>
      </w:del>
      <w:r w:rsidR="0016722A" w:rsidRPr="0016722A">
        <w:rPr>
          <w:rFonts w:eastAsia="Times New Roman" w:cs="Arial"/>
          <w:color w:val="000000"/>
        </w:rPr>
        <w:t>.</w:t>
      </w:r>
      <w:commentRangeEnd w:id="663"/>
      <w:r w:rsidR="00CA62BE">
        <w:rPr>
          <w:rStyle w:val="CommentReference"/>
        </w:rPr>
        <w:commentReference w:id="663"/>
      </w:r>
      <w:ins w:id="667" w:author="Vladymyr Kozyr" w:date="2021-03-28T12:42:00Z">
        <w:r w:rsidR="00BC6DA0">
          <w:rPr>
            <w:rFonts w:eastAsia="Times New Roman" w:cs="Arial"/>
            <w:color w:val="000000"/>
          </w:rPr>
          <w:t xml:space="preserve"> For a person who uses such kind of data representation</w:t>
        </w:r>
      </w:ins>
      <w:ins w:id="668" w:author="Vladymyr Kozyr" w:date="2021-03-28T12:43:00Z">
        <w:r w:rsidR="00BC6DA0">
          <w:rPr>
            <w:rFonts w:eastAsia="Times New Roman" w:cs="Arial"/>
            <w:color w:val="000000"/>
          </w:rPr>
          <w:t xml:space="preserve">, some additional steps should be done to come up to </w:t>
        </w:r>
        <w:proofErr w:type="spellStart"/>
        <w:r w:rsidR="00BC6DA0">
          <w:rPr>
            <w:rFonts w:eastAsia="Times New Roman" w:cs="Arial"/>
            <w:color w:val="000000"/>
          </w:rPr>
          <w:t>colslusions</w:t>
        </w:r>
        <w:proofErr w:type="spellEnd"/>
        <w:r w:rsidR="00BC6DA0">
          <w:rPr>
            <w:rFonts w:eastAsia="Times New Roman" w:cs="Arial"/>
            <w:color w:val="000000"/>
          </w:rPr>
          <w:t>. Use</w:t>
        </w:r>
      </w:ins>
      <w:ins w:id="669" w:author="Vladymyr Kozyr" w:date="2021-03-28T12:44:00Z">
        <w:r w:rsidR="00BC6DA0">
          <w:rPr>
            <w:rFonts w:eastAsia="Times New Roman" w:cs="Arial"/>
            <w:color w:val="000000"/>
          </w:rPr>
          <w:t>r has to look</w:t>
        </w:r>
      </w:ins>
      <w:ins w:id="670" w:author="Vladymyr Kozyr" w:date="2021-03-28T12:46:00Z">
        <w:r w:rsidR="00BC6DA0">
          <w:rPr>
            <w:rFonts w:eastAsia="Times New Roman" w:cs="Arial"/>
            <w:color w:val="000000"/>
          </w:rPr>
          <w:t xml:space="preserve"> for the value of interest and compare each column year by </w:t>
        </w:r>
      </w:ins>
      <w:ins w:id="671" w:author="Vladymyr Kozyr" w:date="2021-03-28T12:47:00Z">
        <w:r w:rsidR="00C33D99">
          <w:rPr>
            <w:rFonts w:eastAsia="Times New Roman" w:cs="Arial"/>
            <w:color w:val="000000"/>
          </w:rPr>
          <w:t>year to figure out if there is a trend pattern (increase/decrease) in the data.</w:t>
        </w:r>
      </w:ins>
    </w:p>
    <w:p w14:paraId="10D8CF3B" w14:textId="314CDD2A" w:rsidR="0016722A" w:rsidDel="00B4555E" w:rsidRDefault="0016722A">
      <w:pPr>
        <w:spacing w:after="0"/>
        <w:rPr>
          <w:del w:id="672" w:author="Vladymyr Kozyr" w:date="2021-02-07T20:18:00Z"/>
          <w:rFonts w:eastAsia="Times New Roman" w:cs="Arial"/>
          <w:color w:val="000000"/>
        </w:rPr>
        <w:pPrChange w:id="673" w:author="Vladymyr Kozyr" w:date="2021-03-13T11:27:00Z">
          <w:pPr>
            <w:spacing w:after="0"/>
            <w:ind w:firstLine="720"/>
          </w:pPr>
        </w:pPrChange>
      </w:pPr>
    </w:p>
    <w:p w14:paraId="6CCD6E52" w14:textId="77777777" w:rsidR="00B4555E" w:rsidRDefault="00B4555E">
      <w:pPr>
        <w:spacing w:after="0"/>
        <w:rPr>
          <w:ins w:id="674" w:author="Vladymyr Kozyr" w:date="2021-02-07T20:18:00Z"/>
          <w:rFonts w:eastAsia="Times New Roman" w:cs="Arial"/>
          <w:color w:val="000000"/>
        </w:rPr>
        <w:pPrChange w:id="675" w:author="Vladymyr Kozyr" w:date="2021-03-13T11:27:00Z">
          <w:pPr>
            <w:spacing w:after="0" w:line="240" w:lineRule="auto"/>
            <w:ind w:firstLine="720"/>
          </w:pPr>
        </w:pPrChange>
      </w:pPr>
    </w:p>
    <w:p w14:paraId="3510F1EF" w14:textId="4C74D953" w:rsidR="0016722A" w:rsidDel="005256FE" w:rsidRDefault="005256FE">
      <w:pPr>
        <w:spacing w:after="0"/>
        <w:rPr>
          <w:del w:id="676" w:author="Vladymyr Kozyr" w:date="2021-02-07T20:18:00Z"/>
        </w:rPr>
      </w:pPr>
      <w:ins w:id="677" w:author="Vladymyr Kozyr" w:date="2021-03-13T11:05:00Z">
        <w:r w:rsidRPr="005256FE">
          <w:t xml:space="preserve">Instead of providing information in tabular format, line charts presented in different </w:t>
        </w:r>
        <w:proofErr w:type="spellStart"/>
        <w:r w:rsidRPr="005256FE">
          <w:t>colours</w:t>
        </w:r>
        <w:proofErr w:type="spellEnd"/>
        <w:r w:rsidRPr="005256FE">
          <w:t xml:space="preserve"> give the reader a clear and quicker understanding of trends and processes ongoing. The Stock Status Report [10] for the 2004 year provided abundance data for Northern Abalone for each year (see Figure 3.1.2).</w:t>
        </w:r>
      </w:ins>
      <w:commentRangeStart w:id="678"/>
      <w:ins w:id="679" w:author="Fred Popowich" w:date="2021-03-06T09:01:00Z">
        <w:del w:id="680" w:author="Vladymyr Kozyr" w:date="2021-03-11T19:03:00Z">
          <w:r w:rsidR="00395D97" w:rsidDel="00013B11">
            <w:delText>Rather than providing information in a tabular format</w:delText>
          </w:r>
        </w:del>
      </w:ins>
      <w:ins w:id="681" w:author="Fred Popowich" w:date="2021-03-06T09:02:00Z">
        <w:del w:id="682" w:author="Vladymyr Kozyr" w:date="2021-03-11T19:03:00Z">
          <w:r w:rsidR="00395D97" w:rsidDel="00013B11">
            <w:delText xml:space="preserve">, line graphs …. </w:delText>
          </w:r>
        </w:del>
      </w:ins>
      <w:del w:id="683" w:author="Vladymyr Kozyr" w:date="2021-02-07T20:18:00Z">
        <w:r w:rsidR="00EE0EA4" w:rsidDel="00B4555E">
          <w:fldChar w:fldCharType="begin"/>
        </w:r>
        <w:r w:rsidR="00EE0EA4" w:rsidDel="00B4555E">
          <w:delInstrText xml:space="preserve"> HYPERLINK "https://waves-vagues.dfo-mpo.gc.ca/Library/331887.pdf" </w:delInstrText>
        </w:r>
        <w:r w:rsidR="00EE0EA4"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R="00EE0EA4" w:rsidDel="00B4555E">
          <w:rPr>
            <w:rStyle w:val="Hyperlink"/>
          </w:rPr>
          <w:fldChar w:fldCharType="end"/>
        </w:r>
      </w:del>
      <w:commentRangeEnd w:id="678"/>
      <w:del w:id="684" w:author="Vladymyr Kozyr" w:date="2021-03-13T11:05:00Z">
        <w:r w:rsidR="00395D97" w:rsidDel="005256FE">
          <w:rPr>
            <w:rStyle w:val="CommentReference"/>
          </w:rPr>
          <w:commentReference w:id="678"/>
        </w:r>
      </w:del>
    </w:p>
    <w:p w14:paraId="25B0B30F" w14:textId="79B9D14C" w:rsidR="005256FE" w:rsidRDefault="0016722A">
      <w:pPr>
        <w:spacing w:after="0"/>
        <w:rPr>
          <w:ins w:id="685" w:author="Vladymyr Kozyr" w:date="2021-03-13T11:04:00Z"/>
          <w:rFonts w:eastAsia="Times New Roman" w:cs="Arial"/>
          <w:color w:val="000000"/>
          <w:lang w:val="uk-UA"/>
        </w:rPr>
      </w:pPr>
      <w:del w:id="686" w:author="Vladymyr Kozyr" w:date="2021-03-13T11:05:00Z">
        <w:r w:rsidRPr="0016722A" w:rsidDel="005256FE">
          <w:rPr>
            <w:rFonts w:eastAsia="Times New Roman" w:cs="Arial"/>
            <w:color w:val="000000"/>
            <w:lang w:val="uk-UA"/>
          </w:rPr>
          <w:delText>The Stock Status Report for 2004 year provided abundance data for Northern Abalone for each year (see Figure</w:delText>
        </w:r>
        <w:r w:rsidDel="005256FE">
          <w:rPr>
            <w:rFonts w:eastAsia="Times New Roman" w:cs="Arial"/>
            <w:color w:val="000000"/>
          </w:rPr>
          <w:delText xml:space="preserve"> 3.1.2</w:delText>
        </w:r>
        <w:r w:rsidRPr="0016722A" w:rsidDel="005256FE">
          <w:rPr>
            <w:rFonts w:eastAsia="Times New Roman" w:cs="Arial"/>
            <w:color w:val="000000"/>
            <w:lang w:val="uk-UA"/>
          </w:rPr>
          <w:delText xml:space="preserve">). </w:delText>
        </w:r>
      </w:del>
    </w:p>
    <w:p w14:paraId="34CA35AA" w14:textId="5535C84B" w:rsidR="0016722A" w:rsidRPr="005256FE" w:rsidRDefault="0016722A">
      <w:pPr>
        <w:spacing w:after="0"/>
        <w:rPr>
          <w:rFonts w:eastAsia="Times New Roman" w:cs="Arial"/>
          <w:color w:val="000000"/>
          <w:lang w:val="en-CA"/>
          <w:rPrChange w:id="687" w:author="Vladymyr Kozyr" w:date="2021-03-13T11:04:00Z">
            <w:rPr>
              <w:rFonts w:eastAsia="Times New Roman" w:cs="Arial"/>
              <w:color w:val="000000"/>
              <w:lang w:val="uk-UA"/>
            </w:rPr>
          </w:rPrChange>
        </w:rPr>
        <w:pPrChange w:id="688" w:author="Vladymyr Kozyr" w:date="2021-02-15T13:41:00Z">
          <w:pPr>
            <w:spacing w:after="0"/>
            <w:ind w:firstLine="720"/>
          </w:pPr>
        </w:pPrChange>
      </w:pPr>
      <w:proofErr w:type="spellStart"/>
      <w:r w:rsidRPr="00C1576E">
        <w:rPr>
          <w:rFonts w:eastAsia="Times New Roman" w:cs="Arial"/>
          <w:color w:val="000000"/>
          <w:lang w:val="uk-UA"/>
        </w:rPr>
        <w:t>This</w:t>
      </w:r>
      <w:proofErr w:type="spellEnd"/>
      <w:r w:rsidRPr="00C1576E">
        <w:rPr>
          <w:rFonts w:eastAsia="Times New Roman" w:cs="Arial"/>
          <w:color w:val="000000"/>
          <w:lang w:val="uk-UA"/>
        </w:rPr>
        <w:t xml:space="preserve"> </w:t>
      </w:r>
      <w:proofErr w:type="spellStart"/>
      <w:r w:rsidRPr="00C1576E">
        <w:rPr>
          <w:rFonts w:eastAsia="Times New Roman" w:cs="Arial"/>
          <w:color w:val="000000"/>
          <w:lang w:val="uk-UA"/>
        </w:rPr>
        <w:t>figure</w:t>
      </w:r>
      <w:proofErr w:type="spellEnd"/>
      <w:r w:rsidRPr="00C1576E">
        <w:rPr>
          <w:rFonts w:eastAsia="Times New Roman" w:cs="Arial"/>
          <w:color w:val="000000"/>
          <w:lang w:val="uk-UA"/>
        </w:rPr>
        <w:t xml:space="preserve"> </w:t>
      </w:r>
      <w:commentRangeStart w:id="689"/>
      <w:proofErr w:type="spellStart"/>
      <w:r w:rsidRPr="00C1576E">
        <w:rPr>
          <w:rFonts w:eastAsia="Times New Roman" w:cs="Arial"/>
          <w:color w:val="000000"/>
          <w:lang w:val="uk-UA"/>
        </w:rPr>
        <w:t>shows</w:t>
      </w:r>
      <w:commentRangeEnd w:id="689"/>
      <w:proofErr w:type="spellEnd"/>
      <w:r w:rsidR="00FF3619" w:rsidRPr="00C1576E">
        <w:rPr>
          <w:rStyle w:val="CommentReference"/>
        </w:rPr>
        <w:commentReference w:id="689"/>
      </w:r>
      <w:ins w:id="690" w:author="Vladymyr Kozyr" w:date="2021-03-13T11:06:00Z">
        <w:r w:rsidR="005256FE" w:rsidRPr="00C1576E">
          <w:rPr>
            <w:rFonts w:eastAsia="Times New Roman" w:cs="Arial"/>
            <w:color w:val="000000"/>
          </w:rPr>
          <w:t xml:space="preserve"> </w:t>
        </w:r>
      </w:ins>
      <w:del w:id="691" w:author="Vladymyr Kozyr" w:date="2021-03-13T11:06:00Z">
        <w:r w:rsidRPr="00C1576E" w:rsidDel="005256FE">
          <w:rPr>
            <w:rFonts w:eastAsia="Times New Roman" w:cs="Arial"/>
            <w:color w:val="000000"/>
            <w:lang w:val="uk-UA"/>
          </w:rPr>
          <w:delText xml:space="preserve"> </w:delText>
        </w:r>
      </w:del>
      <w:proofErr w:type="spellStart"/>
      <w:ins w:id="692" w:author="Vladymyr Kozyr" w:date="2021-03-13T11:06:00Z">
        <w:r w:rsidR="005256FE" w:rsidRPr="00C1576E">
          <w:rPr>
            <w:rFonts w:eastAsia="Times New Roman" w:cs="Arial"/>
            <w:color w:val="000000"/>
            <w:lang w:val="uk-UA"/>
          </w:rPr>
          <w:t>that</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since</w:t>
        </w:r>
        <w:proofErr w:type="spellEnd"/>
        <w:r w:rsidR="005256FE" w:rsidRPr="00C1576E">
          <w:rPr>
            <w:rFonts w:eastAsia="Times New Roman" w:cs="Arial"/>
            <w:color w:val="000000"/>
            <w:lang w:val="uk-UA"/>
          </w:rPr>
          <w:t xml:space="preserve"> 1998, </w:t>
        </w:r>
        <w:proofErr w:type="spellStart"/>
        <w:r w:rsidR="005256FE" w:rsidRPr="00C1576E">
          <w:rPr>
            <w:rFonts w:eastAsia="Times New Roman" w:cs="Arial"/>
            <w:color w:val="000000"/>
            <w:lang w:val="uk-UA"/>
          </w:rPr>
          <w:t>this</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species</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abundance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has</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fallen</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below</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the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permissible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short-term</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recovery</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objective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line</w:t>
        </w:r>
        <w:proofErr w:type="spellEnd"/>
        <w:r w:rsidR="005256FE" w:rsidRPr="00C1576E">
          <w:rPr>
            <w:rFonts w:eastAsia="Times New Roman" w:cs="Arial"/>
            <w:color w:val="000000"/>
            <w:lang w:val="uk-UA"/>
          </w:rPr>
          <w:t>.</w:t>
        </w:r>
      </w:ins>
      <w:ins w:id="693" w:author="Vladymyr Kozyr" w:date="2021-03-28T12:56:00Z">
        <w:r w:rsidR="00C33D99">
          <w:rPr>
            <w:rFonts w:eastAsia="Times New Roman" w:cs="Arial"/>
            <w:color w:val="000000"/>
            <w:lang w:val="en-CA"/>
          </w:rPr>
          <w:t xml:space="preserve"> </w:t>
        </w:r>
      </w:ins>
      <w:ins w:id="694" w:author="Vladymyr Kozyr" w:date="2021-03-28T12:57:00Z">
        <w:r w:rsidR="00DE118F">
          <w:rPr>
            <w:rFonts w:eastAsia="Times New Roman" w:cs="Arial"/>
            <w:color w:val="000000"/>
            <w:lang w:val="en-CA"/>
          </w:rPr>
          <w:t>This can be inferred from a figure 3.1.2 lis</w:t>
        </w:r>
      </w:ins>
      <w:ins w:id="695" w:author="Vladymyr Kozyr" w:date="2021-03-28T12:58:00Z">
        <w:r w:rsidR="00DE118F">
          <w:rPr>
            <w:rFonts w:eastAsia="Times New Roman" w:cs="Arial"/>
            <w:color w:val="000000"/>
            <w:lang w:val="en-CA"/>
          </w:rPr>
          <w:t>ted below. After</w:t>
        </w:r>
      </w:ins>
      <w:ins w:id="696" w:author="Vladymyr Kozyr" w:date="2021-03-28T12:59:00Z">
        <w:r w:rsidR="00DE118F">
          <w:rPr>
            <w:rFonts w:eastAsia="Times New Roman" w:cs="Arial"/>
            <w:color w:val="000000"/>
            <w:lang w:val="en-CA"/>
          </w:rPr>
          <w:t xml:space="preserve"> year of 1998, data points are located below the line which is</w:t>
        </w:r>
      </w:ins>
      <w:ins w:id="697" w:author="Vladymyr Kozyr" w:date="2021-03-28T13:00:00Z">
        <w:r w:rsidR="00DE118F">
          <w:rPr>
            <w:rFonts w:eastAsia="Times New Roman" w:cs="Arial"/>
            <w:color w:val="000000"/>
            <w:lang w:val="en-CA"/>
          </w:rPr>
          <w:t xml:space="preserve"> located on the level of 40%.</w:t>
        </w:r>
      </w:ins>
      <w:del w:id="698" w:author="Vladymyr Kozyr" w:date="2021-03-13T11:06:00Z">
        <w:r w:rsidRPr="00C1576E" w:rsidDel="005256FE">
          <w:rPr>
            <w:rFonts w:eastAsia="Times New Roman" w:cs="Arial"/>
            <w:color w:val="000000"/>
            <w:lang w:val="uk-UA"/>
          </w:rPr>
          <w:delText>that since 1998 the abundance of this species has fallen below the permissible short-term recovery objective</w:delText>
        </w:r>
        <w:r w:rsidRPr="00C1576E" w:rsidDel="005256FE">
          <w:rPr>
            <w:rFonts w:eastAsia="Times New Roman" w:cs="Arial"/>
            <w:color w:val="000000"/>
          </w:rPr>
          <w:delText xml:space="preserve"> line</w:delText>
        </w:r>
        <w:r w:rsidRPr="00C1576E" w:rsidDel="005256FE">
          <w:rPr>
            <w:rFonts w:eastAsia="Times New Roman" w:cs="Arial"/>
            <w:color w:val="000000"/>
            <w:lang w:val="uk-UA"/>
          </w:rPr>
          <w:delText>.</w:delText>
        </w:r>
      </w:del>
    </w:p>
    <w:p w14:paraId="6A72FD77" w14:textId="10AFB18D" w:rsidR="0016722A" w:rsidRDefault="0016722A" w:rsidP="0016722A">
      <w:pPr>
        <w:spacing w:after="0"/>
        <w:ind w:firstLine="720"/>
        <w:rPr>
          <w:rFonts w:eastAsia="Times New Roman" w:cs="Arial"/>
          <w:color w:val="000000"/>
          <w:lang w:val="uk-UA"/>
        </w:rPr>
      </w:pPr>
      <w:r>
        <w:rPr>
          <w:noProof/>
        </w:rPr>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699" w:author="Vladymyr Kozyr" w:date="2021-02-07T20:31:00Z"/>
          <w:rFonts w:eastAsia="Times New Roman" w:cs="Arial"/>
          <w:color w:val="000000"/>
        </w:rPr>
      </w:pPr>
    </w:p>
    <w:p w14:paraId="754731F7" w14:textId="2804430A" w:rsidR="001D584F" w:rsidRPr="004D67AC" w:rsidDel="007D16C8" w:rsidRDefault="00D5447D">
      <w:pPr>
        <w:spacing w:after="0"/>
        <w:rPr>
          <w:del w:id="700" w:author="Vladymyr Kozyr" w:date="2021-02-07T20:31:00Z"/>
          <w:rFonts w:asciiTheme="minorHAnsi" w:hAnsiTheme="minorHAnsi"/>
          <w:rPrChange w:id="701" w:author="Vladymyr Kozyr [2]" w:date="2021-01-10T22:00:00Z">
            <w:rPr>
              <w:del w:id="702" w:author="Vladymyr Kozyr" w:date="2021-02-07T20:31:00Z"/>
              <w:rFonts w:asciiTheme="minorHAnsi" w:hAnsiTheme="minorHAnsi"/>
              <w:lang w:val="ru-RU"/>
            </w:rPr>
          </w:rPrChange>
        </w:rPr>
        <w:pPrChange w:id="703" w:author="Vladymyr Kozyr" w:date="2021-02-15T13:41:00Z">
          <w:pPr>
            <w:ind w:firstLine="720"/>
            <w:jc w:val="both"/>
          </w:pPr>
        </w:pPrChange>
      </w:pPr>
      <w:ins w:id="704" w:author="Fred Popowich" w:date="2021-03-06T09:05:00Z">
        <w:del w:id="705" w:author="Vladymyr Kozyr" w:date="2021-03-13T11:25:00Z">
          <w:r w:rsidDel="005256FE">
            <w:delText>T</w:delText>
          </w:r>
        </w:del>
      </w:ins>
      <w:ins w:id="706" w:author="Vladymyr Kozyr" w:date="2021-03-13T11:08:00Z">
        <w:r w:rsidR="005256FE" w:rsidRPr="005256FE">
          <w:t>The same approach of using line graph visualizations can be seen in a more recent annual environmental report on this kind of data. For example, Scottish Sea Fisheries Statistics [11] for 2019 from the Cabinet Secretary for Rural Economic and Tourism provides summary data and more detailed statistics by region.</w:t>
        </w:r>
      </w:ins>
      <w:ins w:id="707" w:author="Fred Popowich" w:date="2021-03-06T09:05:00Z">
        <w:del w:id="708" w:author="Vladymyr Kozyr" w:date="2021-03-13T11:08:00Z">
          <w:r w:rsidDel="005256FE">
            <w:delText xml:space="preserve">he same approach of using line graph visualizations can be </w:delText>
          </w:r>
        </w:del>
      </w:ins>
      <w:ins w:id="709" w:author="Fred Popowich" w:date="2021-03-06T09:06:00Z">
        <w:del w:id="710" w:author="Vladymyr Kozyr" w:date="2021-03-13T11:08:00Z">
          <w:r w:rsidDel="005256FE">
            <w:delText xml:space="preserve">seen in a </w:delText>
          </w:r>
        </w:del>
      </w:ins>
      <w:del w:id="711" w:author="Vladymyr Kozyr" w:date="2021-02-07T20:31:00Z">
        <w:r w:rsidR="001D584F" w:rsidDel="007D16C8">
          <w:delText>Scottish publications</w:delText>
        </w:r>
      </w:del>
    </w:p>
    <w:p w14:paraId="1791486C" w14:textId="137F25CB" w:rsidR="003C0EF0" w:rsidDel="00637B07" w:rsidRDefault="00EE0EA4">
      <w:pPr>
        <w:spacing w:after="0"/>
        <w:rPr>
          <w:del w:id="712" w:author="Vladymyr Kozyr" w:date="2021-02-07T20:30:00Z"/>
        </w:rPr>
        <w:pPrChange w:id="713" w:author="Vladymyr Kozyr" w:date="2021-02-15T13:41:00Z">
          <w:pPr>
            <w:spacing w:after="0"/>
            <w:ind w:firstLine="720"/>
          </w:pPr>
        </w:pPrChange>
      </w:pPr>
      <w:del w:id="714"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73C52882" w14:textId="342B0C28" w:rsidR="005256FE" w:rsidRDefault="00D5447D" w:rsidP="005256FE">
      <w:pPr>
        <w:spacing w:after="0"/>
        <w:rPr>
          <w:ins w:id="715" w:author="Vladymyr Kozyr" w:date="2021-03-13T11:07:00Z"/>
          <w:rFonts w:eastAsia="Times New Roman" w:cs="Arial"/>
          <w:color w:val="000000"/>
        </w:rPr>
      </w:pPr>
      <w:ins w:id="716" w:author="Fred Popowich" w:date="2021-03-06T09:06:00Z">
        <w:del w:id="717" w:author="Vladymyr Kozyr" w:date="2021-03-13T11:08:00Z">
          <w:r w:rsidDel="005256FE">
            <w:rPr>
              <w:rFonts w:eastAsia="Times New Roman" w:cs="Arial"/>
              <w:color w:val="000000"/>
            </w:rPr>
            <w:delText>m</w:delText>
          </w:r>
        </w:del>
      </w:ins>
      <w:del w:id="718" w:author="Vladymyr Kozyr" w:date="2021-03-13T11:08:00Z">
        <w:r w:rsidR="001D584F" w:rsidRPr="001D584F" w:rsidDel="005256FE">
          <w:rPr>
            <w:rFonts w:eastAsia="Times New Roman" w:cs="Arial"/>
            <w:color w:val="000000"/>
          </w:rPr>
          <w:delText>More recent annual environmental report</w:delText>
        </w:r>
      </w:del>
      <w:ins w:id="719" w:author="Fred Popowich" w:date="2021-03-06T09:06:00Z">
        <w:del w:id="720" w:author="Vladymyr Kozyr" w:date="2021-03-13T11:08:00Z">
          <w:r w:rsidDel="005256FE">
            <w:rPr>
              <w:rFonts w:eastAsia="Times New Roman" w:cs="Arial"/>
              <w:color w:val="000000"/>
            </w:rPr>
            <w:delText xml:space="preserve"> on </w:delText>
          </w:r>
        </w:del>
      </w:ins>
      <w:del w:id="721" w:author="Vladymyr Kozyr" w:date="2021-03-13T11:08:00Z">
        <w:r w:rsidR="001D584F" w:rsidRPr="001D584F" w:rsidDel="005256FE">
          <w:rPr>
            <w:rFonts w:eastAsia="Times New Roman" w:cs="Arial"/>
            <w:color w:val="000000"/>
          </w:rPr>
          <w:delText>s also show this kind of data. For example, Scottish Sea Fisheries Statistics for 2019 from the Cabinet Secretary for Rural Economy and Tourism provides both summary data and more detailed statistics by region</w:delText>
        </w:r>
      </w:del>
    </w:p>
    <w:p w14:paraId="1E872CC8" w14:textId="4D4BE60C" w:rsidR="001D584F" w:rsidRPr="001D584F" w:rsidRDefault="001D584F">
      <w:pPr>
        <w:spacing w:after="0"/>
        <w:rPr>
          <w:rFonts w:eastAsia="Times New Roman" w:cs="Arial"/>
          <w:color w:val="000000"/>
        </w:rPr>
        <w:pPrChange w:id="722" w:author="Vladymyr Kozyr" w:date="2021-02-15T13:41:00Z">
          <w:pPr>
            <w:spacing w:after="0"/>
            <w:ind w:firstLine="720"/>
          </w:pPr>
        </w:pPrChange>
      </w:pPr>
      <w:commentRangeStart w:id="723"/>
      <w:del w:id="724" w:author="Vladymyr Kozyr" w:date="2021-03-13T11:08:00Z">
        <w:r w:rsidRPr="001D584F" w:rsidDel="005256FE">
          <w:rPr>
            <w:rFonts w:eastAsia="Times New Roman" w:cs="Arial"/>
            <w:color w:val="000000"/>
          </w:rPr>
          <w:delText xml:space="preserve">. </w:delText>
        </w:r>
      </w:del>
      <w:r w:rsidRPr="001D584F">
        <w:rPr>
          <w:rFonts w:eastAsia="Times New Roman" w:cs="Arial"/>
          <w:color w:val="000000"/>
        </w:rPr>
        <w:t>From the information related to this topic, the following can be distinguished:</w:t>
      </w:r>
      <w:commentRangeEnd w:id="723"/>
      <w:r w:rsidR="00E0723C">
        <w:rPr>
          <w:rStyle w:val="CommentReference"/>
        </w:rPr>
        <w:commentReference w:id="723"/>
      </w:r>
    </w:p>
    <w:p w14:paraId="0748748B" w14:textId="1D76E512" w:rsidR="001D584F" w:rsidRPr="00DE118F" w:rsidDel="00DE118F" w:rsidRDefault="005256FE">
      <w:pPr>
        <w:rPr>
          <w:del w:id="725" w:author="Vladymyr Kozyr" w:date="2021-03-13T11:20:00Z"/>
          <w:rFonts w:cs="Arial"/>
          <w:color w:val="000000" w:themeColor="text1"/>
          <w:rPrChange w:id="726" w:author="Vladymyr Kozyr" w:date="2021-03-28T13:01:00Z">
            <w:rPr>
              <w:del w:id="727" w:author="Vladymyr Kozyr" w:date="2021-03-13T11:20:00Z"/>
            </w:rPr>
          </w:rPrChange>
        </w:rPr>
        <w:pPrChange w:id="728" w:author="Vladymyr Kozyr" w:date="2021-03-28T13:01:00Z">
          <w:pPr>
            <w:jc w:val="center"/>
          </w:pPr>
        </w:pPrChange>
      </w:pPr>
      <w:ins w:id="729" w:author="Vladymyr Kozyr" w:date="2021-03-13T11:20:00Z">
        <w:r w:rsidRPr="00DE118F">
          <w:rPr>
            <w:rFonts w:cs="Arial"/>
            <w:color w:val="000000" w:themeColor="text1"/>
            <w:rPrChange w:id="730" w:author="Vladymyr Kozyr" w:date="2021-03-28T13:01:00Z">
              <w:rPr/>
            </w:rPrChange>
          </w:rPr>
          <w:t xml:space="preserve">The total amount of fish caught (tonnage) is shown in blue, and the value of all landings by Scottish vessels is shown in red. By comparing the blue and red graphs, the user can easily and quickly determine the </w:t>
        </w:r>
      </w:ins>
      <w:ins w:id="731" w:author="Vladymyr Kozyr" w:date="2021-03-13T11:26:00Z">
        <w:r w:rsidRPr="00DE118F">
          <w:rPr>
            <w:rFonts w:cs="Arial"/>
            <w:color w:val="000000" w:themeColor="text1"/>
            <w:rPrChange w:id="732" w:author="Vladymyr Kozyr" w:date="2021-03-28T13:01:00Z">
              <w:rPr/>
            </w:rPrChange>
          </w:rPr>
          <w:t>connection</w:t>
        </w:r>
      </w:ins>
      <w:ins w:id="733" w:author="Vladymyr Kozyr" w:date="2021-04-18T12:29:00Z">
        <w:r w:rsidR="001775E0">
          <w:rPr>
            <w:rFonts w:cs="Arial"/>
            <w:color w:val="000000" w:themeColor="text1"/>
          </w:rPr>
          <w:t xml:space="preserve"> (will be discusse</w:t>
        </w:r>
      </w:ins>
      <w:ins w:id="734" w:author="Vladymyr Kozyr" w:date="2021-04-18T12:30:00Z">
        <w:r w:rsidR="001775E0">
          <w:rPr>
            <w:rFonts w:cs="Arial"/>
            <w:color w:val="000000" w:themeColor="text1"/>
          </w:rPr>
          <w:t>d</w:t>
        </w:r>
      </w:ins>
      <w:ins w:id="735" w:author="Vladymyr Kozyr" w:date="2021-04-18T12:29:00Z">
        <w:r w:rsidR="001775E0">
          <w:rPr>
            <w:rFonts w:cs="Arial"/>
            <w:color w:val="000000" w:themeColor="text1"/>
          </w:rPr>
          <w:t xml:space="preserve"> in the</w:t>
        </w:r>
      </w:ins>
      <w:ins w:id="736" w:author="Vladymyr Kozyr" w:date="2021-04-18T12:30:00Z">
        <w:r w:rsidR="001775E0">
          <w:rPr>
            <w:rFonts w:cs="Arial"/>
            <w:color w:val="000000" w:themeColor="text1"/>
          </w:rPr>
          <w:t xml:space="preserve"> following chapter)</w:t>
        </w:r>
      </w:ins>
      <w:ins w:id="737" w:author="Vladymyr Kozyr" w:date="2021-03-13T11:20:00Z">
        <w:r w:rsidRPr="00DE118F">
          <w:rPr>
            <w:rFonts w:cs="Arial"/>
            <w:color w:val="000000" w:themeColor="text1"/>
            <w:rPrChange w:id="738" w:author="Vladymyr Kozyr" w:date="2021-03-28T13:01:00Z">
              <w:rPr/>
            </w:rPrChange>
          </w:rPr>
          <w:t xml:space="preserve"> </w:t>
        </w:r>
      </w:ins>
      <w:ins w:id="739" w:author="Vladymyr Kozyr" w:date="2021-03-13T11:26:00Z">
        <w:r w:rsidRPr="00DE118F">
          <w:rPr>
            <w:rFonts w:cs="Arial"/>
            <w:color w:val="000000" w:themeColor="text1"/>
            <w:rPrChange w:id="740" w:author="Vladymyr Kozyr" w:date="2021-03-28T13:01:00Z">
              <w:rPr/>
            </w:rPrChange>
          </w:rPr>
          <w:lastRenderedPageBreak/>
          <w:t>between</w:t>
        </w:r>
      </w:ins>
      <w:ins w:id="741" w:author="Vladymyr Kozyr" w:date="2021-03-13T11:20:00Z">
        <w:r w:rsidRPr="00DE118F">
          <w:rPr>
            <w:rFonts w:cs="Arial"/>
            <w:color w:val="000000" w:themeColor="text1"/>
            <w:rPrChange w:id="742" w:author="Vladymyr Kozyr" w:date="2021-03-28T13:01:00Z">
              <w:rPr/>
            </w:rPrChange>
          </w:rPr>
          <w:t xml:space="preserve"> the catch's value and the </w:t>
        </w:r>
        <w:proofErr w:type="gramStart"/>
        <w:r w:rsidRPr="00DE118F">
          <w:rPr>
            <w:rFonts w:cs="Arial"/>
            <w:color w:val="000000" w:themeColor="text1"/>
            <w:rPrChange w:id="743" w:author="Vladymyr Kozyr" w:date="2021-03-28T13:01:00Z">
              <w:rPr/>
            </w:rPrChange>
          </w:rPr>
          <w:t>amount</w:t>
        </w:r>
        <w:proofErr w:type="gramEnd"/>
        <w:r w:rsidRPr="00DE118F">
          <w:rPr>
            <w:rFonts w:cs="Arial"/>
            <w:color w:val="000000" w:themeColor="text1"/>
            <w:rPrChange w:id="744" w:author="Vladymyr Kozyr" w:date="2021-03-28T13:01:00Z">
              <w:rPr/>
            </w:rPrChange>
          </w:rPr>
          <w:t xml:space="preserve"> of fish caught in a specific year.</w:t>
        </w:r>
      </w:ins>
      <w:ins w:id="745" w:author="Vladymyr Kozyr" w:date="2021-03-13T11:21:00Z">
        <w:r w:rsidRPr="00DE118F">
          <w:rPr>
            <w:rFonts w:cs="Arial"/>
            <w:color w:val="000000" w:themeColor="text1"/>
            <w:rPrChange w:id="746" w:author="Vladymyr Kozyr" w:date="2021-03-28T13:01:00Z">
              <w:rPr/>
            </w:rPrChange>
          </w:rPr>
          <w:t xml:space="preserve"> </w:t>
        </w:r>
      </w:ins>
      <w:ins w:id="747" w:author="Vladymyr Kozyr" w:date="2021-03-13T11:27:00Z">
        <w:r w:rsidRPr="00DE118F">
          <w:rPr>
            <w:rFonts w:cs="Arial"/>
            <w:color w:val="000000" w:themeColor="text1"/>
            <w:rPrChange w:id="748" w:author="Vladymyr Kozyr" w:date="2021-03-28T13:01:00Z">
              <w:rPr/>
            </w:rPrChange>
          </w:rPr>
          <w:t xml:space="preserve">For instance, the user can see that despite the tonnage falling since 2017, the value </w:t>
        </w:r>
      </w:ins>
      <w:ins w:id="749" w:author="Vladymyr Kozyr" w:date="2021-03-13T11:28:00Z">
        <w:r w:rsidRPr="00DE118F">
          <w:rPr>
            <w:rFonts w:cs="Arial"/>
            <w:color w:val="000000" w:themeColor="text1"/>
            <w:rPrChange w:id="750" w:author="Vladymyr Kozyr" w:date="2021-03-28T13:01:00Z">
              <w:rPr/>
            </w:rPrChange>
          </w:rPr>
          <w:t>of</w:t>
        </w:r>
      </w:ins>
      <w:ins w:id="751" w:author="Vladymyr Kozyr" w:date="2021-03-13T11:29:00Z">
        <w:r w:rsidRPr="00DE118F">
          <w:rPr>
            <w:rFonts w:cs="Arial"/>
            <w:color w:val="000000" w:themeColor="text1"/>
            <w:rPrChange w:id="752" w:author="Vladymyr Kozyr" w:date="2021-03-28T13:01:00Z">
              <w:rPr/>
            </w:rPrChange>
          </w:rPr>
          <w:t xml:space="preserve"> </w:t>
        </w:r>
      </w:ins>
      <w:ins w:id="753" w:author="Vladymyr Kozyr" w:date="2021-03-28T12:48:00Z">
        <w:r w:rsidR="00C33D99" w:rsidRPr="00DE118F">
          <w:rPr>
            <w:rFonts w:cs="Arial"/>
            <w:color w:val="000000" w:themeColor="text1"/>
            <w:rPrChange w:id="754" w:author="Vladymyr Kozyr" w:date="2021-03-28T13:01:00Z">
              <w:rPr/>
            </w:rPrChange>
          </w:rPr>
          <w:t>l</w:t>
        </w:r>
      </w:ins>
      <w:ins w:id="755" w:author="Vladymyr Kozyr" w:date="2021-03-13T11:29:00Z">
        <w:r w:rsidRPr="00DE118F">
          <w:rPr>
            <w:rFonts w:cs="Arial"/>
            <w:color w:val="000000" w:themeColor="text1"/>
            <w:rPrChange w:id="756" w:author="Vladymyr Kozyr" w:date="2021-03-28T13:01:00Z">
              <w:rPr/>
            </w:rPrChange>
          </w:rPr>
          <w:t xml:space="preserve">andings </w:t>
        </w:r>
      </w:ins>
      <w:ins w:id="757" w:author="Vladymyr Kozyr" w:date="2021-03-13T11:27:00Z">
        <w:r w:rsidRPr="00DE118F">
          <w:rPr>
            <w:rFonts w:cs="Arial"/>
            <w:color w:val="000000" w:themeColor="text1"/>
            <w:rPrChange w:id="758" w:author="Vladymyr Kozyr" w:date="2021-03-28T13:01:00Z">
              <w:rPr/>
            </w:rPrChange>
          </w:rPr>
          <w:t xml:space="preserve">remains constant. </w:t>
        </w:r>
      </w:ins>
      <w:del w:id="759" w:author="Vladymyr Kozyr" w:date="2021-03-13T11:20:00Z">
        <w:r w:rsidR="001D584F" w:rsidRPr="00DE118F" w:rsidDel="005256FE">
          <w:rPr>
            <w:rFonts w:cs="Arial"/>
            <w:color w:val="000000" w:themeColor="text1"/>
            <w:rPrChange w:id="760" w:author="Vladymyr Kozyr" w:date="2021-03-28T13:01:00Z">
              <w:rPr/>
            </w:rPrChange>
          </w:rPr>
          <w:delText>t</w:delText>
        </w:r>
      </w:del>
      <w:ins w:id="761" w:author="Vladymyr Kozyr [2]" w:date="2021-01-10T22:00:00Z">
        <w:del w:id="762" w:author="Vladymyr Kozyr" w:date="2021-01-31T14:42:00Z">
          <w:r w:rsidR="004D67AC" w:rsidRPr="00DE118F" w:rsidDel="000B5EBB">
            <w:rPr>
              <w:rFonts w:cs="Arial"/>
              <w:color w:val="000000" w:themeColor="text1"/>
              <w:rPrChange w:id="763" w:author="Vladymyr Kozyr" w:date="2021-03-28T13:01:00Z">
                <w:rPr>
                  <w:rFonts w:cs="Arial"/>
                </w:rPr>
              </w:rPrChange>
            </w:rPr>
            <w:delText>T</w:delText>
          </w:r>
        </w:del>
      </w:ins>
      <w:del w:id="764" w:author="Vladymyr Kozyr" w:date="2021-03-13T11:20:00Z">
        <w:r w:rsidR="001D584F" w:rsidRPr="00DE118F" w:rsidDel="005256FE">
          <w:rPr>
            <w:rFonts w:cs="Arial"/>
            <w:color w:val="000000" w:themeColor="text1"/>
            <w:rPrChange w:id="765" w:author="Vladymyr Kozyr" w:date="2021-03-28T13:01:00Z">
              <w:rPr/>
            </w:rPrChange>
          </w:rPr>
          <w:delText>o</w:delText>
        </w:r>
        <w:r w:rsidR="001D584F" w:rsidRPr="00DE118F" w:rsidDel="005256FE">
          <w:rPr>
            <w:rFonts w:cs="Arial"/>
          </w:rPr>
          <w:delText>tal amount of caught fish (tonnage</w:delText>
        </w:r>
      </w:del>
      <w:del w:id="766" w:author="Vladymyr Kozyr" w:date="2021-03-13T11:12:00Z">
        <w:r w:rsidR="001D584F" w:rsidRPr="00DE118F" w:rsidDel="005256FE">
          <w:rPr>
            <w:rFonts w:cs="Arial"/>
          </w:rPr>
          <w:delText xml:space="preserve">) </w:delText>
        </w:r>
      </w:del>
      <w:del w:id="767" w:author="Vladymyr Kozyr" w:date="2021-03-13T11:20:00Z">
        <w:r w:rsidR="001D584F" w:rsidRPr="00DE118F" w:rsidDel="005256FE">
          <w:rPr>
            <w:rFonts w:cs="Arial"/>
          </w:rPr>
          <w:delText xml:space="preserve">and </w:delText>
        </w:r>
      </w:del>
      <w:del w:id="768" w:author="Vladymyr Kozyr" w:date="2021-03-13T11:11:00Z">
        <w:r w:rsidR="001D584F" w:rsidRPr="00DE118F" w:rsidDel="005256FE">
          <w:rPr>
            <w:rFonts w:cs="Arial"/>
          </w:rPr>
          <w:delText>profit</w:delText>
        </w:r>
      </w:del>
    </w:p>
    <w:p w14:paraId="10E0390C" w14:textId="77777777" w:rsidR="00DE118F" w:rsidRPr="001D584F" w:rsidRDefault="00DE118F">
      <w:pPr>
        <w:rPr>
          <w:ins w:id="769" w:author="Vladymyr Kozyr" w:date="2021-03-28T13:01:00Z"/>
          <w:rPrChange w:id="770" w:author="Vladymyr Kozyr [2]" w:date="2021-01-10T21:58:00Z">
            <w:rPr>
              <w:ins w:id="771" w:author="Vladymyr Kozyr" w:date="2021-03-28T13:01:00Z"/>
              <w:rFonts w:asciiTheme="minorHAnsi" w:hAnsiTheme="minorHAnsi"/>
            </w:rPr>
          </w:rPrChange>
        </w:rPr>
        <w:pPrChange w:id="772" w:author="Vladymyr Kozyr" w:date="2021-03-28T13:01:00Z">
          <w:pPr>
            <w:pStyle w:val="ListParagraph"/>
            <w:numPr>
              <w:numId w:val="4"/>
            </w:numPr>
            <w:spacing w:before="0" w:after="160" w:line="256" w:lineRule="auto"/>
            <w:ind w:hanging="360"/>
          </w:pPr>
        </w:pPrChange>
      </w:pPr>
    </w:p>
    <w:p w14:paraId="01AB9B31" w14:textId="42953CB7" w:rsidR="001D584F" w:rsidRPr="001D584F" w:rsidRDefault="001D584F">
      <w:pPr>
        <w:jc w:val="center"/>
        <w:rPr>
          <w:rFonts w:cs="Arial"/>
          <w:lang w:val="ru-RU"/>
        </w:rPr>
        <w:pPrChange w:id="773" w:author="Vladymyr Kozyr" w:date="2021-03-28T13:01: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549BE3DF" w:rsidR="001D584F" w:rsidRDefault="001D584F" w:rsidP="001D584F">
      <w:pPr>
        <w:pStyle w:val="ListParagraph"/>
        <w:numPr>
          <w:ilvl w:val="0"/>
          <w:numId w:val="5"/>
        </w:numPr>
        <w:spacing w:before="0" w:after="160" w:line="256" w:lineRule="auto"/>
        <w:rPr>
          <w:ins w:id="774" w:author="Vladymyr Kozyr" w:date="2021-04-18T12:26:00Z"/>
          <w:rFonts w:ascii="Arial" w:hAnsi="Arial" w:cs="Arial"/>
          <w:b/>
          <w:bCs/>
        </w:rPr>
      </w:pPr>
      <w:commentRangeStart w:id="775"/>
      <w:r w:rsidRPr="001775E0">
        <w:rPr>
          <w:rFonts w:ascii="Arial" w:hAnsi="Arial" w:cs="Arial"/>
          <w:b/>
          <w:bCs/>
          <w:rPrChange w:id="776" w:author="Vladymyr Kozyr" w:date="2021-04-18T12:26:00Z">
            <w:rPr/>
          </w:rPrChange>
        </w:rPr>
        <w:t>Percentage of Scottish vessels’ landings by species type in 2019</w:t>
      </w:r>
      <w:commentRangeEnd w:id="775"/>
      <w:r w:rsidR="00E0723C" w:rsidRPr="001775E0">
        <w:rPr>
          <w:rStyle w:val="CommentReference"/>
          <w:rFonts w:ascii="Arial" w:hAnsi="Arial"/>
          <w:b/>
          <w:bCs/>
          <w:rPrChange w:id="777" w:author="Vladymyr Kozyr" w:date="2021-04-18T12:26:00Z">
            <w:rPr>
              <w:rStyle w:val="CommentReference"/>
              <w:rFonts w:ascii="Arial" w:hAnsi="Arial"/>
            </w:rPr>
          </w:rPrChange>
        </w:rPr>
        <w:commentReference w:id="775"/>
      </w:r>
    </w:p>
    <w:p w14:paraId="347C1CB0" w14:textId="77777777" w:rsidR="001775E0" w:rsidRPr="001775E0" w:rsidRDefault="001775E0" w:rsidP="001775E0">
      <w:pPr>
        <w:ind w:left="360"/>
        <w:rPr>
          <w:ins w:id="778" w:author="Vladymyr Kozyr" w:date="2021-04-18T12:26:00Z"/>
          <w:rFonts w:cs="Arial"/>
          <w:rPrChange w:id="779" w:author="Vladymyr Kozyr" w:date="2021-04-18T12:26:00Z">
            <w:rPr>
              <w:ins w:id="780" w:author="Vladymyr Kozyr" w:date="2021-04-18T12:26:00Z"/>
            </w:rPr>
          </w:rPrChange>
        </w:rPr>
        <w:pPrChange w:id="781" w:author="Vladymyr Kozyr" w:date="2021-04-18T12:26:00Z">
          <w:pPr>
            <w:pStyle w:val="ListParagraph"/>
            <w:numPr>
              <w:numId w:val="5"/>
            </w:numPr>
            <w:ind w:hanging="360"/>
          </w:pPr>
        </w:pPrChange>
      </w:pPr>
      <w:ins w:id="782" w:author="Vladymyr Kozyr" w:date="2021-04-18T12:26:00Z">
        <w:r w:rsidRPr="001775E0">
          <w:rPr>
            <w:rFonts w:cs="Arial"/>
            <w:rPrChange w:id="783" w:author="Vladymyr Kozyr" w:date="2021-04-18T12:26:00Z">
              <w:rPr/>
            </w:rPrChange>
          </w:rPr>
          <w:t>We can see that marine industry requires to see overall reports on such parameters as “tonnage” and “value”. From the pie charts users can determine which type of fish gives which revenue according to tonnage.</w:t>
        </w:r>
      </w:ins>
    </w:p>
    <w:p w14:paraId="7B81D805" w14:textId="77777777" w:rsidR="001775E0" w:rsidRPr="001775E0" w:rsidRDefault="001775E0" w:rsidP="001775E0">
      <w:pPr>
        <w:spacing w:after="160" w:line="256" w:lineRule="auto"/>
        <w:ind w:left="360"/>
        <w:rPr>
          <w:rFonts w:cs="Arial"/>
          <w:b/>
          <w:bCs/>
          <w:rPrChange w:id="784" w:author="Vladymyr Kozyr" w:date="2021-04-18T12:26:00Z">
            <w:rPr/>
          </w:rPrChange>
        </w:rPr>
        <w:pPrChange w:id="785" w:author="Vladymyr Kozyr" w:date="2021-04-18T12:26:00Z">
          <w:pPr>
            <w:pStyle w:val="ListParagraph"/>
            <w:numPr>
              <w:numId w:val="5"/>
            </w:numPr>
            <w:spacing w:before="0" w:after="160" w:line="256" w:lineRule="auto"/>
            <w:ind w:hanging="360"/>
          </w:pPr>
        </w:pPrChange>
      </w:pPr>
    </w:p>
    <w:p w14:paraId="11BFC0E0" w14:textId="21CE34DB" w:rsidR="001D584F" w:rsidRDefault="001D584F">
      <w:pPr>
        <w:ind w:left="360"/>
        <w:jc w:val="center"/>
        <w:rPr>
          <w:ins w:id="786" w:author="Vladymyr Kozyr" w:date="2021-04-18T12:20:00Z"/>
          <w:rFonts w:cs="Arial"/>
        </w:rPr>
      </w:pPr>
      <w:r w:rsidRPr="001D584F">
        <w:rPr>
          <w:rFonts w:cs="Arial"/>
          <w:noProof/>
        </w:rPr>
        <w:drawing>
          <wp:inline distT="0" distB="0" distL="0" distR="0" wp14:anchorId="33E4F258" wp14:editId="357C85E8">
            <wp:extent cx="4001412" cy="14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412" cy="1440000"/>
                    </a:xfrm>
                    <a:prstGeom prst="rect">
                      <a:avLst/>
                    </a:prstGeom>
                    <a:noFill/>
                    <a:ln>
                      <a:noFill/>
                    </a:ln>
                  </pic:spPr>
                </pic:pic>
              </a:graphicData>
            </a:graphic>
          </wp:inline>
        </w:drawing>
      </w:r>
    </w:p>
    <w:p w14:paraId="3129288F" w14:textId="1305B93D" w:rsidR="00A274E7" w:rsidRPr="001775E0" w:rsidDel="00A274E7" w:rsidRDefault="00A274E7">
      <w:pPr>
        <w:ind w:left="360"/>
        <w:jc w:val="center"/>
        <w:rPr>
          <w:del w:id="787" w:author="Vladymyr Kozyr" w:date="2021-04-18T12:19:00Z"/>
          <w:rFonts w:cs="Arial"/>
          <w:b/>
          <w:bCs/>
          <w:rPrChange w:id="788" w:author="Vladymyr Kozyr" w:date="2021-04-18T12:26:00Z">
            <w:rPr>
              <w:del w:id="789" w:author="Vladymyr Kozyr" w:date="2021-04-18T12:19:00Z"/>
              <w:rFonts w:cs="Arial"/>
            </w:rPr>
          </w:rPrChange>
        </w:rPr>
        <w:pPrChange w:id="790" w:author="Vladymyr Kozyr [2]" w:date="2021-01-10T22:00:00Z">
          <w:pPr>
            <w:ind w:left="360"/>
            <w:jc w:val="both"/>
          </w:pPr>
        </w:pPrChange>
      </w:pPr>
    </w:p>
    <w:p w14:paraId="0457090D" w14:textId="102C43BD" w:rsidR="001D584F" w:rsidRPr="001775E0" w:rsidDel="00A274E7" w:rsidRDefault="001D584F" w:rsidP="004D67AC">
      <w:pPr>
        <w:pStyle w:val="ListParagraph"/>
        <w:numPr>
          <w:ilvl w:val="0"/>
          <w:numId w:val="5"/>
        </w:numPr>
        <w:spacing w:before="0" w:after="160" w:line="256" w:lineRule="auto"/>
        <w:jc w:val="left"/>
        <w:rPr>
          <w:ins w:id="791" w:author="Vladymyr Kozyr [2]" w:date="2021-01-10T22:01:00Z"/>
          <w:del w:id="792" w:author="Vladymyr Kozyr" w:date="2021-04-18T12:19:00Z"/>
          <w:rFonts w:ascii="Arial" w:hAnsi="Arial" w:cs="Arial"/>
          <w:b/>
          <w:bCs/>
          <w:rPrChange w:id="793" w:author="Vladymyr Kozyr" w:date="2021-04-18T12:26:00Z">
            <w:rPr>
              <w:ins w:id="794" w:author="Vladymyr Kozyr [2]" w:date="2021-01-10T22:01:00Z"/>
              <w:del w:id="795" w:author="Vladymyr Kozyr" w:date="2021-04-18T12:19:00Z"/>
              <w:rFonts w:ascii="Arial" w:hAnsi="Arial" w:cs="Arial"/>
            </w:rPr>
          </w:rPrChange>
        </w:rPr>
      </w:pPr>
      <w:del w:id="796" w:author="Vladymyr Kozyr" w:date="2021-04-18T12:19:00Z">
        <w:r w:rsidRPr="001775E0" w:rsidDel="00A274E7">
          <w:rPr>
            <w:rFonts w:ascii="Arial" w:hAnsi="Arial" w:cs="Arial"/>
            <w:b/>
            <w:bCs/>
            <w:rPrChange w:id="797" w:author="Vladymyr Kozyr" w:date="2021-04-18T12:26:00Z">
              <w:rPr/>
            </w:rPrChange>
          </w:rPr>
          <w:delText>Change in total tonnage and value of landings by Scottish vessels between</w:delText>
        </w:r>
      </w:del>
      <w:ins w:id="798" w:author="Vladymyr Kozyr [2]" w:date="2021-01-10T22:00:00Z">
        <w:del w:id="799" w:author="Vladymyr Kozyr" w:date="2021-04-18T12:19:00Z">
          <w:r w:rsidR="004D67AC" w:rsidRPr="001775E0" w:rsidDel="00A274E7">
            <w:rPr>
              <w:rFonts w:ascii="Arial" w:hAnsi="Arial" w:cs="Arial"/>
              <w:b/>
              <w:bCs/>
              <w:rPrChange w:id="800" w:author="Vladymyr Kozyr" w:date="2021-04-18T12:26:00Z">
                <w:rPr>
                  <w:rFonts w:ascii="Arial" w:hAnsi="Arial" w:cs="Arial"/>
                </w:rPr>
              </w:rPrChange>
            </w:rPr>
            <w:delText xml:space="preserve"> 2018 and</w:delText>
          </w:r>
        </w:del>
      </w:ins>
      <w:del w:id="801" w:author="Vladymyr Kozyr" w:date="2021-04-18T12:19:00Z">
        <w:r w:rsidRPr="001775E0" w:rsidDel="00A274E7">
          <w:rPr>
            <w:rFonts w:ascii="Arial" w:hAnsi="Arial" w:cs="Arial"/>
            <w:b/>
            <w:bCs/>
            <w:rPrChange w:id="802" w:author="Vladymyr Kozyr" w:date="2021-04-18T12:26:00Z">
              <w:rPr/>
            </w:rPrChange>
          </w:rPr>
          <w:delText xml:space="preserve"> 2019 and 2018</w:delText>
        </w:r>
        <w:r w:rsidRPr="001775E0" w:rsidDel="00A274E7">
          <w:rPr>
            <w:rFonts w:ascii="Arial" w:hAnsi="Arial" w:cs="Arial"/>
            <w:b/>
            <w:bCs/>
            <w:noProof/>
            <w:rPrChange w:id="803" w:author="Vladymyr Kozyr" w:date="2021-04-18T12:26: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1BD0D440" w14:textId="6FFED792" w:rsidR="00FF39D4" w:rsidRPr="001775E0" w:rsidDel="005332DE" w:rsidRDefault="004D67AC">
      <w:pPr>
        <w:pStyle w:val="ListParagraph"/>
        <w:spacing w:before="0" w:after="160" w:line="256" w:lineRule="auto"/>
        <w:jc w:val="center"/>
        <w:rPr>
          <w:del w:id="804" w:author="Vladymyr Kozyr" w:date="2021-03-10T20:20:00Z"/>
          <w:rFonts w:ascii="Arial" w:hAnsi="Arial" w:cs="Arial"/>
          <w:b/>
          <w:bCs/>
          <w:rPrChange w:id="805" w:author="Vladymyr Kozyr" w:date="2021-04-18T12:26:00Z">
            <w:rPr>
              <w:del w:id="806" w:author="Vladymyr Kozyr" w:date="2021-03-10T20:20:00Z"/>
            </w:rPr>
          </w:rPrChange>
        </w:rPr>
        <w:pPrChange w:id="807" w:author="Vladymyr Kozyr [2]" w:date="2021-01-10T22:01:00Z">
          <w:pPr>
            <w:pStyle w:val="ListParagraph"/>
            <w:numPr>
              <w:numId w:val="5"/>
            </w:numPr>
            <w:spacing w:before="0" w:after="160" w:line="256" w:lineRule="auto"/>
            <w:ind w:hanging="360"/>
          </w:pPr>
        </w:pPrChange>
      </w:pPr>
      <w:ins w:id="808" w:author="Vladymyr Kozyr [2]" w:date="2021-01-10T22:01:00Z">
        <w:del w:id="809" w:author="Vladymyr Kozyr" w:date="2021-04-18T12:19:00Z">
          <w:r w:rsidRPr="001775E0" w:rsidDel="00A274E7">
            <w:rPr>
              <w:rFonts w:ascii="Arial" w:hAnsi="Arial" w:cs="Arial"/>
              <w:b/>
              <w:bCs/>
              <w:noProof/>
              <w:rPrChange w:id="810" w:author="Vladymyr Kozyr" w:date="2021-04-18T12:26: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ins>
    </w:p>
    <w:p w14:paraId="7DE02D69" w14:textId="6D3134BB" w:rsidR="00FF39D4" w:rsidRPr="001775E0" w:rsidDel="005332DE" w:rsidRDefault="001D584F">
      <w:pPr>
        <w:pStyle w:val="ListParagraph"/>
        <w:spacing w:before="0" w:after="160" w:line="256" w:lineRule="auto"/>
        <w:rPr>
          <w:del w:id="811" w:author="Vladymyr Kozyr" w:date="2021-03-10T20:20:00Z"/>
          <w:rFonts w:ascii="Arial" w:hAnsi="Arial" w:cs="Arial"/>
          <w:b/>
          <w:bCs/>
          <w:rPrChange w:id="812" w:author="Vladymyr Kozyr" w:date="2021-04-18T12:26:00Z">
            <w:rPr>
              <w:del w:id="813" w:author="Vladymyr Kozyr" w:date="2021-03-10T20:20:00Z"/>
            </w:rPr>
          </w:rPrChange>
        </w:rPr>
        <w:pPrChange w:id="814" w:author="Vladymyr Kozyr" w:date="2021-02-07T22:27:00Z">
          <w:pPr>
            <w:pStyle w:val="ListParagraph"/>
            <w:numPr>
              <w:numId w:val="5"/>
            </w:numPr>
            <w:spacing w:before="0" w:after="160" w:line="256" w:lineRule="auto"/>
            <w:ind w:hanging="360"/>
          </w:pPr>
        </w:pPrChange>
      </w:pPr>
      <w:del w:id="815" w:author="Vladymyr Kozyr" w:date="2021-03-10T20:20:00Z">
        <w:r w:rsidRPr="001775E0" w:rsidDel="005332DE">
          <w:rPr>
            <w:rFonts w:ascii="Arial" w:hAnsi="Arial" w:cs="Arial"/>
            <w:b/>
            <w:bCs/>
            <w:rPrChange w:id="816" w:author="Vladymyr Kozyr" w:date="2021-04-18T12:26:00Z">
              <w:rPr/>
            </w:rPrChange>
          </w:rPr>
          <w:delText>Tonnage of landings by Scottish vessels by species type 2010 to 2019</w:delText>
        </w:r>
      </w:del>
    </w:p>
    <w:p w14:paraId="7CC977E9" w14:textId="26CBA040" w:rsidR="001D584F" w:rsidRPr="001775E0" w:rsidDel="005332DE" w:rsidRDefault="001D584F">
      <w:pPr>
        <w:ind w:left="360"/>
        <w:jc w:val="center"/>
        <w:rPr>
          <w:del w:id="817" w:author="Vladymyr Kozyr" w:date="2021-03-10T20:20:00Z"/>
          <w:rFonts w:cs="Arial"/>
          <w:b/>
          <w:bCs/>
          <w:rPrChange w:id="818" w:author="Vladymyr Kozyr" w:date="2021-04-18T12:26:00Z">
            <w:rPr>
              <w:del w:id="819" w:author="Vladymyr Kozyr" w:date="2021-03-10T20:20:00Z"/>
              <w:rFonts w:cs="Arial"/>
            </w:rPr>
          </w:rPrChange>
        </w:rPr>
        <w:pPrChange w:id="820" w:author="Vladymyr Kozyr [2]" w:date="2021-01-10T22:01:00Z">
          <w:pPr>
            <w:ind w:left="360"/>
            <w:jc w:val="both"/>
          </w:pPr>
        </w:pPrChange>
      </w:pPr>
      <w:del w:id="821" w:author="Vladymyr Kozyr" w:date="2021-03-10T20:20:00Z">
        <w:r w:rsidRPr="001775E0" w:rsidDel="005332DE">
          <w:rPr>
            <w:rFonts w:cs="Arial"/>
            <w:b/>
            <w:bCs/>
            <w:noProof/>
            <w:rPrChange w:id="822" w:author="Vladymyr Kozyr" w:date="2021-04-18T12:26:00Z">
              <w:rPr>
                <w:rFonts w:cs="Arial"/>
                <w:noProof/>
              </w:rPr>
            </w:rPrChange>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del>
    </w:p>
    <w:p w14:paraId="580A2F36" w14:textId="6FC7AA80" w:rsidR="001D584F" w:rsidRPr="001775E0" w:rsidDel="005332DE" w:rsidRDefault="001D584F" w:rsidP="001D584F">
      <w:pPr>
        <w:pStyle w:val="ListParagraph"/>
        <w:numPr>
          <w:ilvl w:val="0"/>
          <w:numId w:val="5"/>
        </w:numPr>
        <w:spacing w:before="0" w:after="160" w:line="256" w:lineRule="auto"/>
        <w:rPr>
          <w:del w:id="823" w:author="Vladymyr Kozyr" w:date="2021-03-10T20:20:00Z"/>
          <w:rFonts w:ascii="Arial" w:hAnsi="Arial" w:cs="Arial"/>
          <w:b/>
          <w:bCs/>
          <w:rPrChange w:id="824" w:author="Vladymyr Kozyr" w:date="2021-04-18T12:26:00Z">
            <w:rPr>
              <w:del w:id="825" w:author="Vladymyr Kozyr" w:date="2021-03-10T20:20:00Z"/>
            </w:rPr>
          </w:rPrChange>
        </w:rPr>
      </w:pPr>
      <w:del w:id="826" w:author="Vladymyr Kozyr" w:date="2021-03-10T20:20:00Z">
        <w:r w:rsidRPr="001775E0" w:rsidDel="005332DE">
          <w:rPr>
            <w:rFonts w:ascii="Arial" w:hAnsi="Arial" w:cs="Arial"/>
            <w:b/>
            <w:bCs/>
            <w:rPrChange w:id="827" w:author="Vladymyr Kozyr" w:date="2021-04-18T12:26:00Z">
              <w:rPr/>
            </w:rPrChange>
          </w:rPr>
          <w:delText>Real terms value of landings by Scottish vessels by species type 2010 to 2019</w:delText>
        </w:r>
      </w:del>
    </w:p>
    <w:p w14:paraId="19C21757" w14:textId="1B3435B8" w:rsidR="001D584F" w:rsidRPr="001775E0" w:rsidDel="005332DE" w:rsidRDefault="001D584F">
      <w:pPr>
        <w:ind w:left="360"/>
        <w:jc w:val="center"/>
        <w:rPr>
          <w:del w:id="828" w:author="Vladymyr Kozyr" w:date="2021-03-10T20:20:00Z"/>
          <w:rFonts w:cs="Arial"/>
          <w:b/>
          <w:bCs/>
          <w:rPrChange w:id="829" w:author="Vladymyr Kozyr" w:date="2021-04-18T12:26:00Z">
            <w:rPr>
              <w:del w:id="830" w:author="Vladymyr Kozyr" w:date="2021-03-10T20:20:00Z"/>
              <w:rFonts w:cs="Arial"/>
            </w:rPr>
          </w:rPrChange>
        </w:rPr>
        <w:pPrChange w:id="831" w:author="Vladymyr Kozyr [2]" w:date="2021-01-10T22:01:00Z">
          <w:pPr>
            <w:ind w:left="360"/>
            <w:jc w:val="both"/>
          </w:pPr>
        </w:pPrChange>
      </w:pPr>
      <w:del w:id="832" w:author="Vladymyr Kozyr" w:date="2021-03-10T20:20:00Z">
        <w:r w:rsidRPr="001775E0" w:rsidDel="005332DE">
          <w:rPr>
            <w:rFonts w:cs="Arial"/>
            <w:b/>
            <w:bCs/>
            <w:noProof/>
            <w:rPrChange w:id="833" w:author="Vladymyr Kozyr" w:date="2021-04-18T12:26:00Z">
              <w:rPr>
                <w:rFonts w:cs="Arial"/>
                <w:noProof/>
              </w:rPr>
            </w:rPrChange>
          </w:rPr>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del>
    </w:p>
    <w:p w14:paraId="46062D96" w14:textId="759E809B" w:rsidR="001D584F" w:rsidRPr="001775E0" w:rsidDel="00A274E7" w:rsidRDefault="001D584F" w:rsidP="001D584F">
      <w:pPr>
        <w:pStyle w:val="ListParagraph"/>
        <w:numPr>
          <w:ilvl w:val="0"/>
          <w:numId w:val="5"/>
        </w:numPr>
        <w:spacing w:before="0" w:after="160" w:line="256" w:lineRule="auto"/>
        <w:rPr>
          <w:del w:id="834" w:author="Vladymyr Kozyr" w:date="2021-04-18T12:19:00Z"/>
          <w:rFonts w:ascii="Arial" w:hAnsi="Arial" w:cs="Arial"/>
          <w:b/>
          <w:bCs/>
          <w:rPrChange w:id="835" w:author="Vladymyr Kozyr" w:date="2021-04-18T12:26:00Z">
            <w:rPr>
              <w:del w:id="836" w:author="Vladymyr Kozyr" w:date="2021-04-18T12:19:00Z"/>
            </w:rPr>
          </w:rPrChange>
        </w:rPr>
      </w:pPr>
      <w:del w:id="837" w:author="Vladymyr Kozyr" w:date="2021-04-18T12:19:00Z">
        <w:r w:rsidRPr="001775E0" w:rsidDel="00A274E7">
          <w:rPr>
            <w:rFonts w:ascii="Arial" w:hAnsi="Arial" w:cs="Arial"/>
            <w:b/>
            <w:bCs/>
            <w:rPrChange w:id="838" w:author="Vladymyr Kozyr" w:date="2021-04-18T12:26:00Z">
              <w:rPr/>
            </w:rPrChange>
          </w:rPr>
          <w:delText>Trend in tonnage of key species (value of £20 million or over) landed by Scottish vessels 2010 to 2019</w:delText>
        </w:r>
      </w:del>
    </w:p>
    <w:p w14:paraId="760FAA2E" w14:textId="0CE0D4B2" w:rsidR="001D584F" w:rsidRPr="001775E0" w:rsidDel="00A274E7" w:rsidRDefault="001D584F">
      <w:pPr>
        <w:ind w:left="360"/>
        <w:jc w:val="center"/>
        <w:rPr>
          <w:del w:id="839" w:author="Vladymyr Kozyr" w:date="2021-04-18T12:19:00Z"/>
          <w:rFonts w:cs="Arial"/>
          <w:b/>
          <w:bCs/>
          <w:rPrChange w:id="840" w:author="Vladymyr Kozyr" w:date="2021-04-18T12:26:00Z">
            <w:rPr>
              <w:del w:id="841" w:author="Vladymyr Kozyr" w:date="2021-04-18T12:19:00Z"/>
              <w:rFonts w:cs="Arial"/>
            </w:rPr>
          </w:rPrChange>
        </w:rPr>
        <w:pPrChange w:id="842" w:author="Vladymyr Kozyr [2]" w:date="2021-01-10T22:01:00Z">
          <w:pPr>
            <w:ind w:left="360"/>
            <w:jc w:val="both"/>
          </w:pPr>
        </w:pPrChange>
      </w:pPr>
      <w:del w:id="843" w:author="Vladymyr Kozyr" w:date="2021-04-18T12:19:00Z">
        <w:r w:rsidRPr="001775E0" w:rsidDel="00A274E7">
          <w:rPr>
            <w:rFonts w:cs="Arial"/>
            <w:b/>
            <w:bCs/>
            <w:noProof/>
            <w:rPrChange w:id="844" w:author="Vladymyr Kozyr" w:date="2021-04-18T12:26:00Z">
              <w:rPr>
                <w:rFonts w:cs="Arial"/>
                <w:noProof/>
              </w:rPr>
            </w:rPrChange>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del>
    </w:p>
    <w:p w14:paraId="5200ACFB" w14:textId="1503D241" w:rsidR="001D584F" w:rsidRPr="001775E0" w:rsidDel="00A274E7" w:rsidRDefault="001D584F" w:rsidP="001D584F">
      <w:pPr>
        <w:pStyle w:val="ListParagraph"/>
        <w:numPr>
          <w:ilvl w:val="0"/>
          <w:numId w:val="5"/>
        </w:numPr>
        <w:spacing w:before="0" w:after="160" w:line="256" w:lineRule="auto"/>
        <w:rPr>
          <w:del w:id="845" w:author="Vladymyr Kozyr" w:date="2021-04-18T12:19:00Z"/>
          <w:rFonts w:ascii="Arial" w:hAnsi="Arial" w:cs="Arial"/>
          <w:b/>
          <w:bCs/>
          <w:rPrChange w:id="846" w:author="Vladymyr Kozyr" w:date="2021-04-18T12:26:00Z">
            <w:rPr>
              <w:del w:id="847" w:author="Vladymyr Kozyr" w:date="2021-04-18T12:19:00Z"/>
            </w:rPr>
          </w:rPrChange>
        </w:rPr>
      </w:pPr>
      <w:del w:id="848" w:author="Vladymyr Kozyr" w:date="2021-04-18T12:19:00Z">
        <w:r w:rsidRPr="001775E0" w:rsidDel="00A274E7">
          <w:rPr>
            <w:rFonts w:ascii="Arial" w:hAnsi="Arial" w:cs="Arial"/>
            <w:b/>
            <w:bCs/>
            <w:rPrChange w:id="849" w:author="Vladymyr Kozyr" w:date="2021-04-18T12:26:00Z">
              <w:rPr/>
            </w:rPrChange>
          </w:rPr>
          <w:delText>Trend in real value of key species (value of £20 million or over) landed by Scottish vessels 2010 to 2019</w:delText>
        </w:r>
      </w:del>
    </w:p>
    <w:p w14:paraId="7EF90633" w14:textId="0F8E52D2" w:rsidR="001D584F" w:rsidRPr="001775E0" w:rsidDel="00A274E7" w:rsidRDefault="001D584F">
      <w:pPr>
        <w:ind w:left="360"/>
        <w:jc w:val="center"/>
        <w:rPr>
          <w:del w:id="850" w:author="Vladymyr Kozyr" w:date="2021-04-18T12:19:00Z"/>
          <w:rFonts w:cs="Arial"/>
          <w:b/>
          <w:bCs/>
          <w:rPrChange w:id="851" w:author="Vladymyr Kozyr" w:date="2021-04-18T12:26:00Z">
            <w:rPr>
              <w:del w:id="852" w:author="Vladymyr Kozyr" w:date="2021-04-18T12:19:00Z"/>
              <w:rFonts w:cs="Arial"/>
            </w:rPr>
          </w:rPrChange>
        </w:rPr>
        <w:pPrChange w:id="853" w:author="Vladymyr Kozyr [2]" w:date="2021-01-10T22:01:00Z">
          <w:pPr>
            <w:ind w:left="360"/>
            <w:jc w:val="both"/>
          </w:pPr>
        </w:pPrChange>
      </w:pPr>
      <w:del w:id="854" w:author="Vladymyr Kozyr" w:date="2021-04-18T12:19:00Z">
        <w:r w:rsidRPr="001775E0" w:rsidDel="00A274E7">
          <w:rPr>
            <w:rFonts w:cs="Arial"/>
            <w:b/>
            <w:bCs/>
            <w:noProof/>
            <w:rPrChange w:id="855" w:author="Vladymyr Kozyr" w:date="2021-04-18T12:26:00Z">
              <w:rPr>
                <w:rFonts w:cs="Arial"/>
                <w:noProof/>
              </w:rPr>
            </w:rPrChange>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del>
    </w:p>
    <w:p w14:paraId="326FDDBF" w14:textId="29D34DF9" w:rsidR="001D584F" w:rsidRDefault="001D584F" w:rsidP="001D584F">
      <w:pPr>
        <w:pStyle w:val="ListParagraph"/>
        <w:numPr>
          <w:ilvl w:val="0"/>
          <w:numId w:val="5"/>
        </w:numPr>
        <w:spacing w:before="0" w:after="160" w:line="256" w:lineRule="auto"/>
        <w:rPr>
          <w:ins w:id="856" w:author="Vladymyr Kozyr" w:date="2021-04-18T12:26:00Z"/>
          <w:rFonts w:ascii="Arial" w:hAnsi="Arial" w:cs="Arial"/>
          <w:b/>
          <w:bCs/>
        </w:rPr>
      </w:pPr>
      <w:r w:rsidRPr="001775E0">
        <w:rPr>
          <w:rFonts w:ascii="Arial" w:hAnsi="Arial" w:cs="Arial"/>
          <w:b/>
          <w:bCs/>
          <w:rPrChange w:id="857" w:author="Vladymyr Kozyr" w:date="2021-04-18T12:26:00Z">
            <w:rPr/>
          </w:rPrChange>
        </w:rPr>
        <w:t xml:space="preserve">Real terms price per </w:t>
      </w:r>
      <w:proofErr w:type="spellStart"/>
      <w:r w:rsidRPr="001775E0">
        <w:rPr>
          <w:rFonts w:ascii="Arial" w:hAnsi="Arial" w:cs="Arial"/>
          <w:b/>
          <w:bCs/>
          <w:rPrChange w:id="858" w:author="Vladymyr Kozyr" w:date="2021-04-18T12:26:00Z">
            <w:rPr/>
          </w:rPrChange>
        </w:rPr>
        <w:t>tonne</w:t>
      </w:r>
      <w:proofErr w:type="spellEnd"/>
      <w:r w:rsidRPr="001775E0">
        <w:rPr>
          <w:rFonts w:ascii="Arial" w:hAnsi="Arial" w:cs="Arial"/>
          <w:b/>
          <w:bCs/>
          <w:rPrChange w:id="859" w:author="Vladymyr Kozyr" w:date="2021-04-18T12:26:00Z">
            <w:rPr/>
          </w:rPrChange>
        </w:rPr>
        <w:t xml:space="preserve"> for key species (value of £20 million or over landed by Scottish vessels) 2018 and 2019</w:t>
      </w:r>
    </w:p>
    <w:p w14:paraId="2A6321F3" w14:textId="3F11F042" w:rsidR="001775E0" w:rsidRPr="001775E0" w:rsidRDefault="001775E0" w:rsidP="001775E0">
      <w:pPr>
        <w:spacing w:after="160" w:line="256" w:lineRule="auto"/>
        <w:ind w:left="360"/>
        <w:rPr>
          <w:rFonts w:cs="Arial"/>
          <w:rPrChange w:id="860" w:author="Vladymyr Kozyr" w:date="2021-04-18T12:27:00Z">
            <w:rPr/>
          </w:rPrChange>
        </w:rPr>
        <w:pPrChange w:id="861" w:author="Vladymyr Kozyr" w:date="2021-04-18T12:26:00Z">
          <w:pPr>
            <w:pStyle w:val="ListParagraph"/>
            <w:numPr>
              <w:numId w:val="5"/>
            </w:numPr>
            <w:spacing w:before="0" w:after="160" w:line="256" w:lineRule="auto"/>
            <w:ind w:hanging="360"/>
          </w:pPr>
        </w:pPrChange>
      </w:pPr>
      <w:ins w:id="862" w:author="Vladymyr Kozyr" w:date="2021-04-18T12:27:00Z">
        <w:r>
          <w:rPr>
            <w:rFonts w:cs="Arial"/>
          </w:rPr>
          <w:t xml:space="preserve">On the next report there are bar </w:t>
        </w:r>
      </w:ins>
      <w:ins w:id="863" w:author="Vladymyr Kozyr" w:date="2021-04-18T12:28:00Z">
        <w:r>
          <w:rPr>
            <w:rFonts w:cs="Arial"/>
          </w:rPr>
          <w:t xml:space="preserve">charts for two </w:t>
        </w:r>
        <w:proofErr w:type="spellStart"/>
        <w:r>
          <w:rPr>
            <w:rFonts w:cs="Arial"/>
          </w:rPr>
          <w:t>consequtive</w:t>
        </w:r>
        <w:proofErr w:type="spellEnd"/>
        <w:r>
          <w:rPr>
            <w:rFonts w:cs="Arial"/>
          </w:rPr>
          <w:t xml:space="preserve"> years presented. This is do</w:t>
        </w:r>
      </w:ins>
      <w:ins w:id="864" w:author="Vladymyr Kozyr" w:date="2021-04-18T12:29:00Z">
        <w:r>
          <w:rPr>
            <w:rFonts w:cs="Arial"/>
          </w:rPr>
          <w:t xml:space="preserve">ne </w:t>
        </w:r>
      </w:ins>
      <w:ins w:id="865" w:author="Vladymyr Kozyr" w:date="2021-04-18T12:30:00Z">
        <w:r w:rsidR="00534E4E">
          <w:rPr>
            <w:rFonts w:cs="Arial"/>
          </w:rPr>
          <w:t xml:space="preserve">mainly to see trends and then to </w:t>
        </w:r>
      </w:ins>
      <w:ins w:id="866" w:author="Vladymyr Kozyr" w:date="2021-04-18T12:31:00Z">
        <w:r w:rsidR="00534E4E">
          <w:rPr>
            <w:rFonts w:cs="Arial"/>
          </w:rPr>
          <w:t xml:space="preserve">decide if fishery industry doing better or worse than previous year. </w:t>
        </w:r>
      </w:ins>
      <w:ins w:id="867" w:author="Vladymyr Kozyr" w:date="2021-04-18T12:32:00Z">
        <w:r w:rsidR="00534E4E">
          <w:rPr>
            <w:rFonts w:cs="Arial"/>
          </w:rPr>
          <w:t xml:space="preserve">After comparing values for two </w:t>
        </w:r>
      </w:ins>
      <w:ins w:id="868" w:author="Vladymyr Kozyr" w:date="2021-04-18T12:33:00Z">
        <w:r w:rsidR="00534E4E">
          <w:rPr>
            <w:rFonts w:cs="Arial"/>
          </w:rPr>
          <w:t xml:space="preserve">years some adjustments in fishery policies </w:t>
        </w:r>
      </w:ins>
      <w:ins w:id="869" w:author="Vladymyr Kozyr" w:date="2021-04-18T12:34:00Z">
        <w:r w:rsidR="00534E4E">
          <w:rPr>
            <w:rFonts w:cs="Arial"/>
          </w:rPr>
          <w:t>could potentially be implemented by ecologists or fishery companies.</w:t>
        </w:r>
      </w:ins>
    </w:p>
    <w:p w14:paraId="089AAEC0" w14:textId="6D566EFE" w:rsidR="001D584F" w:rsidRPr="001D584F" w:rsidRDefault="001D584F">
      <w:pPr>
        <w:pStyle w:val="ListParagraph"/>
        <w:jc w:val="center"/>
        <w:rPr>
          <w:rFonts w:ascii="Arial" w:hAnsi="Arial" w:cs="Arial"/>
          <w:rPrChange w:id="870" w:author="Vladymyr Kozyr [2]" w:date="2021-01-10T21:58:00Z">
            <w:rPr/>
          </w:rPrChange>
        </w:rPr>
        <w:pPrChange w:id="871" w:author="Vladymyr Kozyr [2]" w:date="2021-01-10T22:01:00Z">
          <w:pPr>
            <w:pStyle w:val="ListParagraph"/>
          </w:pPr>
        </w:pPrChange>
      </w:pPr>
      <w:r w:rsidRPr="001D584F">
        <w:rPr>
          <w:rFonts w:ascii="Arial" w:hAnsi="Arial" w:cs="Arial"/>
          <w:noProof/>
          <w:rPrChange w:id="872"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0E4B57D0" w14:textId="6758B13F" w:rsidR="005256FE" w:rsidRPr="00A274E7" w:rsidRDefault="001D584F" w:rsidP="00A274E7">
      <w:pPr>
        <w:spacing w:after="160" w:line="256" w:lineRule="auto"/>
        <w:rPr>
          <w:rFonts w:cs="Arial"/>
          <w:rPrChange w:id="873" w:author="Vladymyr Kozyr" w:date="2021-04-18T12:20:00Z">
            <w:rPr/>
          </w:rPrChange>
        </w:rPr>
        <w:pPrChange w:id="874" w:author="Vladymyr Kozyr" w:date="2021-04-18T12:20:00Z">
          <w:pPr>
            <w:pStyle w:val="ListParagraph"/>
            <w:numPr>
              <w:numId w:val="5"/>
            </w:numPr>
            <w:spacing w:before="0" w:after="160" w:line="256" w:lineRule="auto"/>
            <w:ind w:hanging="360"/>
          </w:pPr>
        </w:pPrChange>
      </w:pPr>
      <w:del w:id="875" w:author="Vladymyr Kozyr" w:date="2021-04-18T12:20:00Z">
        <w:r w:rsidRPr="00A274E7" w:rsidDel="00A274E7">
          <w:rPr>
            <w:rFonts w:cs="Arial"/>
            <w:rPrChange w:id="876" w:author="Vladymyr Kozyr" w:date="2021-04-18T12:20:00Z">
              <w:rPr/>
            </w:rPrChange>
          </w:rPr>
          <w:delText>Percentage quota uptakes of key commercial stocks by vessels in Scottish Producer Organisations in 2019</w:delText>
        </w:r>
      </w:del>
    </w:p>
    <w:p w14:paraId="647E52D7" w14:textId="387D9B5C" w:rsidR="001D584F" w:rsidRPr="001D584F" w:rsidRDefault="001D584F">
      <w:pPr>
        <w:pStyle w:val="ListParagraph"/>
        <w:jc w:val="center"/>
        <w:rPr>
          <w:rFonts w:ascii="Arial" w:hAnsi="Arial" w:cs="Arial"/>
          <w:rPrChange w:id="877" w:author="Vladymyr Kozyr [2]" w:date="2021-01-10T21:58:00Z">
            <w:rPr/>
          </w:rPrChange>
        </w:rPr>
        <w:pPrChange w:id="878" w:author="Vladymyr Kozyr [2]" w:date="2021-01-10T22:01:00Z">
          <w:pPr>
            <w:pStyle w:val="ListParagraph"/>
          </w:pPr>
        </w:pPrChange>
      </w:pPr>
      <w:del w:id="879" w:author="Vladymyr Kozyr" w:date="2021-04-18T12:19:00Z">
        <w:r w:rsidRPr="001D584F" w:rsidDel="00A274E7">
          <w:rPr>
            <w:rFonts w:ascii="Arial" w:hAnsi="Arial" w:cs="Arial"/>
            <w:noProof/>
            <w:rPrChange w:id="880" w:author="Vladymyr Kozyr [2]" w:date="2021-01-10T21:58:00Z">
              <w:rPr>
                <w:noProof/>
              </w:rPr>
            </w:rPrChange>
          </w:rPr>
          <w:drawing>
            <wp:inline distT="0" distB="0" distL="0" distR="0" wp14:anchorId="77BF7716" wp14:editId="45BDDA6F">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del>
    </w:p>
    <w:p w14:paraId="5D3CE203" w14:textId="63123BA8" w:rsidR="001D584F" w:rsidRPr="005256FE" w:rsidDel="004D67AC" w:rsidRDefault="0018565E">
      <w:pPr>
        <w:jc w:val="both"/>
        <w:rPr>
          <w:del w:id="881" w:author="Vladymyr Kozyr [2]" w:date="2021-01-10T22:01:00Z"/>
          <w:rFonts w:cs="Arial"/>
          <w:lang w:val="en-CA"/>
          <w:rPrChange w:id="882" w:author="Vladymyr Kozyr" w:date="2021-03-13T11:42:00Z">
            <w:rPr>
              <w:del w:id="883" w:author="Vladymyr Kozyr [2]" w:date="2021-01-10T22:01:00Z"/>
              <w:rFonts w:cs="Arial"/>
              <w:lang w:val="ru-RU"/>
            </w:rPr>
          </w:rPrChange>
        </w:rPr>
      </w:pPr>
      <w:ins w:id="884" w:author="Fred Popowich" w:date="2021-03-06T09:18:00Z">
        <w:del w:id="885" w:author="Vladymyr Kozyr" w:date="2021-03-28T13:02:00Z">
          <w:r w:rsidDel="00DE118F">
            <w:rPr>
              <w:rFonts w:cs="Arial"/>
              <w:lang w:val="ru-RU"/>
            </w:rPr>
            <w:tab/>
          </w:r>
        </w:del>
      </w:ins>
      <w:ins w:id="886" w:author="Vladymyr Kozyr" w:date="2021-03-13T11:51:00Z">
        <w:r w:rsidR="005256FE">
          <w:rPr>
            <w:rFonts w:cs="Arial"/>
            <w:lang w:val="en-CA"/>
          </w:rPr>
          <w:t>T</w:t>
        </w:r>
      </w:ins>
      <w:ins w:id="887" w:author="Vladymyr Kozyr" w:date="2021-03-13T11:43:00Z">
        <w:r w:rsidR="005256FE">
          <w:rPr>
            <w:rFonts w:cs="Arial"/>
            <w:lang w:val="en-CA"/>
          </w:rPr>
          <w:t>he</w:t>
        </w:r>
      </w:ins>
      <w:ins w:id="888" w:author="Vladymyr Kozyr" w:date="2021-03-13T11:42:00Z">
        <w:r w:rsidR="005256FE" w:rsidRPr="005256FE">
          <w:rPr>
            <w:rFonts w:cs="Arial"/>
            <w:lang w:val="en-CA"/>
            <w:rPrChange w:id="889" w:author="Vladymyr Kozyr" w:date="2021-03-13T11:42:00Z">
              <w:rPr>
                <w:rFonts w:cs="Arial"/>
                <w:lang w:val="ru-RU"/>
              </w:rPr>
            </w:rPrChange>
          </w:rPr>
          <w:t xml:space="preserve"> </w:t>
        </w:r>
      </w:ins>
      <w:commentRangeStart w:id="890"/>
      <w:commentRangeStart w:id="891"/>
      <w:del w:id="892" w:author="Vladymyr Kozyr [2]" w:date="2021-01-10T22:01:00Z">
        <w:r w:rsidR="001D584F" w:rsidRPr="001D584F" w:rsidDel="004D67AC">
          <w:rPr>
            <w:rFonts w:cs="Arial"/>
            <w:lang w:val="ru-RU"/>
          </w:rPr>
          <w:delText>Этот</w:delText>
        </w:r>
        <w:r w:rsidR="001D584F" w:rsidRPr="005256FE" w:rsidDel="004D67AC">
          <w:rPr>
            <w:rFonts w:cs="Arial"/>
            <w:lang w:val="en-CA"/>
            <w:rPrChange w:id="893" w:author="Vladymyr Kozyr" w:date="2021-03-13T11:42:00Z">
              <w:rPr>
                <w:rFonts w:cs="Arial"/>
                <w:lang w:val="ru-RU"/>
              </w:rPr>
            </w:rPrChange>
          </w:rPr>
          <w:delText xml:space="preserve"> </w:delText>
        </w:r>
        <w:r w:rsidR="001D584F" w:rsidRPr="001D584F" w:rsidDel="004D67AC">
          <w:rPr>
            <w:rFonts w:cs="Arial"/>
            <w:lang w:val="ru-RU"/>
          </w:rPr>
          <w:delText>очет</w:delText>
        </w:r>
        <w:r w:rsidR="001D584F" w:rsidRPr="005256FE" w:rsidDel="004D67AC">
          <w:rPr>
            <w:rFonts w:cs="Arial"/>
            <w:lang w:val="en-CA"/>
            <w:rPrChange w:id="894" w:author="Vladymyr Kozyr" w:date="2021-03-13T11:42:00Z">
              <w:rPr>
                <w:rFonts w:cs="Arial"/>
                <w:lang w:val="ru-RU"/>
              </w:rPr>
            </w:rPrChange>
          </w:rPr>
          <w:delText xml:space="preserve"> </w:delText>
        </w:r>
        <w:r w:rsidR="001D584F" w:rsidRPr="001D584F" w:rsidDel="004D67AC">
          <w:rPr>
            <w:rFonts w:cs="Arial"/>
            <w:lang w:val="ru-RU"/>
          </w:rPr>
          <w:delText>является</w:delText>
        </w:r>
        <w:r w:rsidR="001D584F" w:rsidRPr="005256FE" w:rsidDel="004D67AC">
          <w:rPr>
            <w:rFonts w:cs="Arial"/>
            <w:lang w:val="en-CA"/>
            <w:rPrChange w:id="895" w:author="Vladymyr Kozyr" w:date="2021-03-13T11:42:00Z">
              <w:rPr>
                <w:rFonts w:cs="Arial"/>
                <w:lang w:val="ru-RU"/>
              </w:rPr>
            </w:rPrChange>
          </w:rPr>
          <w:delText xml:space="preserve"> </w:delText>
        </w:r>
        <w:r w:rsidR="001D584F" w:rsidRPr="001D584F" w:rsidDel="004D67AC">
          <w:rPr>
            <w:rFonts w:cs="Arial"/>
            <w:lang w:val="ru-RU"/>
          </w:rPr>
          <w:delText>хорошим</w:delText>
        </w:r>
        <w:r w:rsidR="001D584F" w:rsidRPr="005256FE" w:rsidDel="004D67AC">
          <w:rPr>
            <w:rFonts w:cs="Arial"/>
            <w:lang w:val="en-CA"/>
            <w:rPrChange w:id="896" w:author="Vladymyr Kozyr" w:date="2021-03-13T11:42:00Z">
              <w:rPr>
                <w:rFonts w:cs="Arial"/>
                <w:lang w:val="ru-RU"/>
              </w:rPr>
            </w:rPrChange>
          </w:rPr>
          <w:delText xml:space="preserve"> </w:delText>
        </w:r>
        <w:r w:rsidR="001D584F" w:rsidRPr="001D584F" w:rsidDel="004D67AC">
          <w:rPr>
            <w:rFonts w:cs="Arial"/>
            <w:lang w:val="ru-RU"/>
          </w:rPr>
          <w:delText>примером</w:delText>
        </w:r>
        <w:r w:rsidR="001D584F" w:rsidRPr="005256FE" w:rsidDel="004D67AC">
          <w:rPr>
            <w:rFonts w:cs="Arial"/>
            <w:lang w:val="en-CA"/>
            <w:rPrChange w:id="897" w:author="Vladymyr Kozyr" w:date="2021-03-13T11:42:00Z">
              <w:rPr>
                <w:rFonts w:cs="Arial"/>
                <w:lang w:val="ru-RU"/>
              </w:rPr>
            </w:rPrChange>
          </w:rPr>
          <w:delText xml:space="preserve"> </w:delText>
        </w:r>
        <w:r w:rsidR="001D584F" w:rsidRPr="001D584F" w:rsidDel="004D67AC">
          <w:rPr>
            <w:rFonts w:cs="Arial"/>
            <w:lang w:val="ru-RU"/>
          </w:rPr>
          <w:delText>визуализации</w:delText>
        </w:r>
        <w:r w:rsidR="001D584F" w:rsidRPr="005256FE" w:rsidDel="004D67AC">
          <w:rPr>
            <w:rFonts w:cs="Arial"/>
            <w:lang w:val="en-CA"/>
            <w:rPrChange w:id="898" w:author="Vladymyr Kozyr" w:date="2021-03-13T11:42:00Z">
              <w:rPr>
                <w:rFonts w:cs="Arial"/>
                <w:lang w:val="ru-RU"/>
              </w:rPr>
            </w:rPrChange>
          </w:rPr>
          <w:delText xml:space="preserve"> </w:delText>
        </w:r>
        <w:r w:rsidR="001D584F" w:rsidRPr="001D584F" w:rsidDel="004D67AC">
          <w:rPr>
            <w:rFonts w:cs="Arial"/>
            <w:lang w:val="ru-RU"/>
          </w:rPr>
          <w:delText>данных</w:delText>
        </w:r>
        <w:r w:rsidR="001D584F" w:rsidRPr="005256FE" w:rsidDel="004D67AC">
          <w:rPr>
            <w:rFonts w:cs="Arial"/>
            <w:lang w:val="en-CA"/>
            <w:rPrChange w:id="899" w:author="Vladymyr Kozyr" w:date="2021-03-13T11:42:00Z">
              <w:rPr>
                <w:rFonts w:cs="Arial"/>
                <w:lang w:val="ru-RU"/>
              </w:rPr>
            </w:rPrChange>
          </w:rPr>
          <w:delText xml:space="preserve"> </w:delText>
        </w:r>
        <w:r w:rsidR="001D584F" w:rsidRPr="001D584F" w:rsidDel="004D67AC">
          <w:rPr>
            <w:rFonts w:cs="Arial"/>
            <w:lang w:val="ru-RU"/>
          </w:rPr>
          <w:delText>для</w:delText>
        </w:r>
        <w:r w:rsidR="001D584F" w:rsidRPr="005256FE" w:rsidDel="004D67AC">
          <w:rPr>
            <w:rFonts w:cs="Arial"/>
            <w:lang w:val="en-CA"/>
            <w:rPrChange w:id="900" w:author="Vladymyr Kozyr" w:date="2021-03-13T11:42:00Z">
              <w:rPr>
                <w:rFonts w:cs="Arial"/>
                <w:lang w:val="ru-RU"/>
              </w:rPr>
            </w:rPrChange>
          </w:rPr>
          <w:delText xml:space="preserve"> </w:delText>
        </w:r>
        <w:r w:rsidR="001D584F" w:rsidRPr="001D584F" w:rsidDel="004D67AC">
          <w:rPr>
            <w:rFonts w:cs="Arial"/>
            <w:lang w:val="ru-RU"/>
          </w:rPr>
          <w:delText>оценки</w:delText>
        </w:r>
        <w:r w:rsidR="001D584F" w:rsidRPr="005256FE" w:rsidDel="004D67AC">
          <w:rPr>
            <w:rFonts w:cs="Arial"/>
            <w:lang w:val="en-CA"/>
            <w:rPrChange w:id="901" w:author="Vladymyr Kozyr" w:date="2021-03-13T11:42:00Z">
              <w:rPr>
                <w:rFonts w:cs="Arial"/>
                <w:lang w:val="ru-RU"/>
              </w:rPr>
            </w:rPrChange>
          </w:rPr>
          <w:delText xml:space="preserve"> </w:delText>
        </w:r>
        <w:r w:rsidR="001D584F" w:rsidRPr="001D584F" w:rsidDel="004D67AC">
          <w:rPr>
            <w:rFonts w:cs="Arial"/>
            <w:lang w:val="ru-RU"/>
          </w:rPr>
          <w:delText>как</w:delText>
        </w:r>
        <w:r w:rsidR="001D584F" w:rsidRPr="005256FE" w:rsidDel="004D67AC">
          <w:rPr>
            <w:rFonts w:cs="Arial"/>
            <w:lang w:val="en-CA"/>
            <w:rPrChange w:id="902" w:author="Vladymyr Kozyr" w:date="2021-03-13T11:42:00Z">
              <w:rPr>
                <w:rFonts w:cs="Arial"/>
                <w:lang w:val="ru-RU"/>
              </w:rPr>
            </w:rPrChange>
          </w:rPr>
          <w:delText xml:space="preserve"> </w:delText>
        </w:r>
        <w:r w:rsidR="001D584F" w:rsidRPr="001D584F" w:rsidDel="004D67AC">
          <w:rPr>
            <w:rFonts w:cs="Arial"/>
            <w:lang w:val="ru-RU"/>
          </w:rPr>
          <w:delText>и</w:delText>
        </w:r>
        <w:r w:rsidR="001D584F" w:rsidRPr="005256FE" w:rsidDel="004D67AC">
          <w:rPr>
            <w:rFonts w:cs="Arial"/>
            <w:lang w:val="en-CA"/>
            <w:rPrChange w:id="903" w:author="Vladymyr Kozyr" w:date="2021-03-13T11:42:00Z">
              <w:rPr>
                <w:rFonts w:cs="Arial"/>
                <w:lang w:val="ru-RU"/>
              </w:rPr>
            </w:rPrChange>
          </w:rPr>
          <w:delText xml:space="preserve"> </w:delText>
        </w:r>
        <w:r w:rsidR="001D584F" w:rsidRPr="001D584F" w:rsidDel="004D67AC">
          <w:rPr>
            <w:rFonts w:cs="Arial"/>
            <w:lang w:val="ru-RU"/>
          </w:rPr>
          <w:delText>экологической</w:delText>
        </w:r>
        <w:r w:rsidR="001D584F" w:rsidRPr="005256FE" w:rsidDel="004D67AC">
          <w:rPr>
            <w:rFonts w:cs="Arial"/>
            <w:lang w:val="en-CA"/>
            <w:rPrChange w:id="904" w:author="Vladymyr Kozyr" w:date="2021-03-13T11:42:00Z">
              <w:rPr>
                <w:rFonts w:cs="Arial"/>
                <w:lang w:val="ru-RU"/>
              </w:rPr>
            </w:rPrChange>
          </w:rPr>
          <w:delText xml:space="preserve">, </w:delText>
        </w:r>
        <w:r w:rsidR="001D584F" w:rsidRPr="001D584F" w:rsidDel="004D67AC">
          <w:rPr>
            <w:rFonts w:cs="Arial"/>
            <w:lang w:val="ru-RU"/>
          </w:rPr>
          <w:delText>так</w:delText>
        </w:r>
        <w:r w:rsidR="001D584F" w:rsidRPr="005256FE" w:rsidDel="004D67AC">
          <w:rPr>
            <w:rFonts w:cs="Arial"/>
            <w:lang w:val="en-CA"/>
            <w:rPrChange w:id="905" w:author="Vladymyr Kozyr" w:date="2021-03-13T11:42:00Z">
              <w:rPr>
                <w:rFonts w:cs="Arial"/>
                <w:lang w:val="ru-RU"/>
              </w:rPr>
            </w:rPrChange>
          </w:rPr>
          <w:delText xml:space="preserve"> </w:delText>
        </w:r>
        <w:r w:rsidR="001D584F" w:rsidRPr="001D584F" w:rsidDel="004D67AC">
          <w:rPr>
            <w:rFonts w:cs="Arial"/>
            <w:lang w:val="ru-RU"/>
          </w:rPr>
          <w:delText>и</w:delText>
        </w:r>
        <w:r w:rsidR="001D584F" w:rsidRPr="005256FE" w:rsidDel="004D67AC">
          <w:rPr>
            <w:rFonts w:cs="Arial"/>
            <w:lang w:val="en-CA"/>
            <w:rPrChange w:id="906" w:author="Vladymyr Kozyr" w:date="2021-03-13T11:42:00Z">
              <w:rPr>
                <w:rFonts w:cs="Arial"/>
                <w:lang w:val="ru-RU"/>
              </w:rPr>
            </w:rPrChange>
          </w:rPr>
          <w:delText xml:space="preserve"> </w:delText>
        </w:r>
        <w:r w:rsidR="001D584F" w:rsidRPr="001D584F" w:rsidDel="004D67AC">
          <w:rPr>
            <w:rFonts w:cs="Arial"/>
            <w:lang w:val="ru-RU"/>
          </w:rPr>
          <w:delText>экономической</w:delText>
        </w:r>
        <w:r w:rsidR="001D584F" w:rsidRPr="005256FE" w:rsidDel="004D67AC">
          <w:rPr>
            <w:rFonts w:cs="Arial"/>
            <w:lang w:val="en-CA"/>
            <w:rPrChange w:id="907" w:author="Vladymyr Kozyr" w:date="2021-03-13T11:42:00Z">
              <w:rPr>
                <w:rFonts w:cs="Arial"/>
                <w:lang w:val="ru-RU"/>
              </w:rPr>
            </w:rPrChange>
          </w:rPr>
          <w:delText xml:space="preserve"> </w:delText>
        </w:r>
        <w:r w:rsidR="001D584F" w:rsidRPr="001D584F" w:rsidDel="004D67AC">
          <w:rPr>
            <w:rFonts w:cs="Arial"/>
            <w:lang w:val="ru-RU"/>
          </w:rPr>
          <w:delText>стороны</w:delText>
        </w:r>
        <w:r w:rsidR="001D584F" w:rsidRPr="005256FE" w:rsidDel="004D67AC">
          <w:rPr>
            <w:rFonts w:cs="Arial"/>
            <w:lang w:val="en-CA"/>
            <w:rPrChange w:id="908" w:author="Vladymyr Kozyr" w:date="2021-03-13T11:42:00Z">
              <w:rPr>
                <w:rFonts w:cs="Arial"/>
                <w:lang w:val="ru-RU"/>
              </w:rPr>
            </w:rPrChange>
          </w:rPr>
          <w:delText xml:space="preserve"> </w:delText>
        </w:r>
        <w:r w:rsidR="001D584F" w:rsidRPr="001D584F" w:rsidDel="004D67AC">
          <w:rPr>
            <w:rFonts w:cs="Arial"/>
            <w:lang w:val="ru-RU"/>
          </w:rPr>
          <w:delText>проблемы</w:delText>
        </w:r>
        <w:r w:rsidR="001D584F" w:rsidRPr="005256FE" w:rsidDel="004D67AC">
          <w:rPr>
            <w:rFonts w:cs="Arial"/>
            <w:lang w:val="en-CA"/>
            <w:rPrChange w:id="909" w:author="Vladymyr Kozyr" w:date="2021-03-13T11:42:00Z">
              <w:rPr>
                <w:rFonts w:cs="Arial"/>
                <w:lang w:val="ru-RU"/>
              </w:rPr>
            </w:rPrChange>
          </w:rPr>
          <w:delText xml:space="preserve">. </w:delText>
        </w:r>
      </w:del>
    </w:p>
    <w:p w14:paraId="45386498" w14:textId="0D960F4A" w:rsidR="005256FE" w:rsidRDefault="005256FE">
      <w:pPr>
        <w:spacing w:after="0"/>
        <w:rPr>
          <w:ins w:id="910" w:author="Vladymyr Kozyr" w:date="2021-03-13T11:51:00Z"/>
          <w:rFonts w:eastAsia="Times New Roman" w:cs="Arial"/>
          <w:color w:val="000000"/>
        </w:rPr>
      </w:pPr>
      <w:ins w:id="911" w:author="Vladymyr Kozyr" w:date="2021-03-13T11:36:00Z">
        <w:r w:rsidRPr="005256FE">
          <w:rPr>
            <w:rFonts w:eastAsia="Times New Roman" w:cs="Arial"/>
            <w:color w:val="000000"/>
          </w:rPr>
          <w:t>Scottish Sea Fisheries Statistics report [11] is an excellent example of data visualization to assess both the environmental and economic side of a problem. The reports described above cover different periods</w:t>
        </w:r>
      </w:ins>
      <w:ins w:id="912" w:author="Vladymyr Kozyr" w:date="2021-03-28T13:02:00Z">
        <w:r w:rsidR="00DE118F">
          <w:rPr>
            <w:rFonts w:eastAsia="Times New Roman" w:cs="Arial"/>
            <w:color w:val="000000"/>
          </w:rPr>
          <w:t xml:space="preserve"> of time and fish types</w:t>
        </w:r>
      </w:ins>
      <w:ins w:id="913" w:author="Vladymyr Kozyr" w:date="2021-03-13T11:36:00Z">
        <w:r w:rsidRPr="005256FE">
          <w:rPr>
            <w:rFonts w:eastAsia="Times New Roman" w:cs="Arial"/>
            <w:color w:val="000000"/>
          </w:rPr>
          <w:t xml:space="preserve">. </w:t>
        </w:r>
      </w:ins>
    </w:p>
    <w:p w14:paraId="411B38F7" w14:textId="03A05230" w:rsidR="001D584F" w:rsidDel="005256FE" w:rsidRDefault="005256FE">
      <w:pPr>
        <w:spacing w:after="0"/>
        <w:rPr>
          <w:ins w:id="914" w:author="Vladymyr Kozyr [2]" w:date="2021-01-10T22:02:00Z"/>
          <w:del w:id="915" w:author="Vladymyr Kozyr" w:date="2021-03-13T11:36:00Z"/>
          <w:rFonts w:eastAsia="Times New Roman" w:cs="Arial"/>
          <w:color w:val="000000"/>
        </w:rPr>
        <w:pPrChange w:id="916" w:author="Vladymyr Kozyr" w:date="2021-03-28T13:02:00Z">
          <w:pPr>
            <w:spacing w:after="0"/>
            <w:ind w:firstLine="720"/>
          </w:pPr>
        </w:pPrChange>
      </w:pPr>
      <w:ins w:id="917" w:author="Vladymyr Kozyr" w:date="2021-03-13T11:51:00Z">
        <w:r w:rsidRPr="004C1F53">
          <w:rPr>
            <w:rFonts w:cs="Arial"/>
            <w:lang w:val="en-CA"/>
          </w:rPr>
          <w:t xml:space="preserve">Summarizing the importance of data </w:t>
        </w:r>
        <w:proofErr w:type="spellStart"/>
        <w:r w:rsidRPr="004C1F53">
          <w:rPr>
            <w:rFonts w:cs="Arial"/>
            <w:lang w:val="en-CA"/>
          </w:rPr>
          <w:t>vizualization</w:t>
        </w:r>
        <w:proofErr w:type="spellEnd"/>
        <w:r>
          <w:rPr>
            <w:rFonts w:cs="Arial"/>
            <w:lang w:val="en-CA"/>
          </w:rPr>
          <w:t xml:space="preserve"> in</w:t>
        </w:r>
        <w:r>
          <w:t xml:space="preserve"> comparing a larger number of data</w:t>
        </w:r>
      </w:ins>
      <w:ins w:id="918" w:author="Vladymyr Kozyr" w:date="2021-03-13T11:52:00Z">
        <w:r>
          <w:t xml:space="preserve"> it</w:t>
        </w:r>
      </w:ins>
      <w:ins w:id="919" w:author="Vladymyr Kozyr" w:date="2021-03-13T11:53:00Z">
        <w:r>
          <w:t xml:space="preserve"> can be seemed that </w:t>
        </w:r>
      </w:ins>
      <w:ins w:id="920" w:author="Vladymyr Kozyr" w:date="2021-03-13T11:36:00Z">
        <w:r w:rsidRPr="005256FE">
          <w:rPr>
            <w:rFonts w:eastAsia="Times New Roman" w:cs="Arial"/>
            <w:color w:val="000000"/>
          </w:rPr>
          <w:t>the data provided is very similar and differs only in the methods of their visualization</w:t>
        </w:r>
      </w:ins>
      <w:ins w:id="921" w:author="Vladymyr Kozyr [2]" w:date="2021-01-10T22:02:00Z">
        <w:del w:id="922" w:author="Vladymyr Kozyr" w:date="2021-03-10T20:24:00Z">
          <w:r w:rsidR="004D67AC" w:rsidRPr="004D67AC" w:rsidDel="00E71A0F">
            <w:rPr>
              <w:rFonts w:eastAsia="Times New Roman" w:cs="Arial"/>
              <w:color w:val="000000"/>
              <w:rPrChange w:id="923" w:author="Vladymyr Kozyr [2]" w:date="2021-01-10T22:02:00Z">
                <w:rPr>
                  <w:rFonts w:eastAsia="Times New Roman" w:cs="Arial"/>
                  <w:color w:val="000000"/>
                  <w:lang w:val="ru-RU"/>
                </w:rPr>
              </w:rPrChange>
            </w:rPr>
            <w:delText>This</w:delText>
          </w:r>
        </w:del>
        <w:del w:id="924" w:author="Vladymyr Kozyr" w:date="2021-03-13T11:36:00Z">
          <w:r w:rsidR="004D67AC" w:rsidRPr="004D67AC" w:rsidDel="005256FE">
            <w:rPr>
              <w:rFonts w:eastAsia="Times New Roman" w:cs="Arial"/>
              <w:color w:val="000000"/>
              <w:rPrChange w:id="925" w:author="Vladymyr Kozyr [2]" w:date="2021-01-10T22:02:00Z">
                <w:rPr>
                  <w:rFonts w:eastAsia="Times New Roman" w:cs="Arial"/>
                  <w:color w:val="000000"/>
                  <w:lang w:val="ru-RU"/>
                </w:rPr>
              </w:rPrChange>
            </w:rPr>
            <w:delText xml:space="preserve"> report </w:delText>
          </w:r>
        </w:del>
      </w:ins>
      <w:commentRangeEnd w:id="890"/>
      <w:del w:id="926" w:author="Vladymyr Kozyr" w:date="2021-03-13T11:36:00Z">
        <w:r w:rsidR="0018565E" w:rsidDel="005256FE">
          <w:rPr>
            <w:rStyle w:val="CommentReference"/>
          </w:rPr>
          <w:commentReference w:id="890"/>
        </w:r>
      </w:del>
      <w:ins w:id="927" w:author="Vladymyr Kozyr [2]" w:date="2021-01-10T22:02:00Z">
        <w:del w:id="928" w:author="Vladymyr Kozyr" w:date="2021-03-13T11:36:00Z">
          <w:r w:rsidR="004D67AC" w:rsidRPr="004D67AC" w:rsidDel="005256FE">
            <w:rPr>
              <w:rFonts w:eastAsia="Times New Roman" w:cs="Arial"/>
              <w:color w:val="000000"/>
              <w:rPrChange w:id="929" w:author="Vladymyr Kozyr [2]" w:date="2021-01-10T22:02:00Z">
                <w:rPr>
                  <w:rFonts w:eastAsia="Times New Roman" w:cs="Arial"/>
                  <w:color w:val="000000"/>
                  <w:lang w:val="ru-RU"/>
                </w:rPr>
              </w:rPrChange>
            </w:rPr>
            <w:delText>is a good example of data visualization to assess both the environmental and economic side of a problem.</w:delText>
          </w:r>
        </w:del>
      </w:ins>
      <w:commentRangeEnd w:id="891"/>
      <w:del w:id="930" w:author="Vladymyr Kozyr" w:date="2021-03-13T11:36:00Z">
        <w:r w:rsidR="0018565E" w:rsidDel="005256FE">
          <w:rPr>
            <w:rStyle w:val="CommentReference"/>
          </w:rPr>
          <w:commentReference w:id="891"/>
        </w:r>
      </w:del>
      <w:ins w:id="931" w:author="Fred Popowich" w:date="2021-03-06T09:18:00Z">
        <w:del w:id="932" w:author="Vladymyr Kozyr" w:date="2021-03-13T11:36:00Z">
          <w:r w:rsidR="0018565E" w:rsidDel="005256FE">
            <w:rPr>
              <w:rFonts w:eastAsia="Times New Roman" w:cs="Arial"/>
              <w:color w:val="000000"/>
            </w:rPr>
            <w:delText xml:space="preserve"> </w:delText>
          </w:r>
        </w:del>
      </w:ins>
    </w:p>
    <w:p w14:paraId="6B613432" w14:textId="29A47E14" w:rsidR="004D67AC" w:rsidDel="007D16C8" w:rsidRDefault="004D67AC">
      <w:pPr>
        <w:spacing w:after="0"/>
        <w:rPr>
          <w:del w:id="933" w:author="Vladymyr Kozyr" w:date="2021-02-07T20:37:00Z"/>
          <w:rFonts w:eastAsia="Times New Roman" w:cs="Arial"/>
          <w:color w:val="000000"/>
        </w:rPr>
        <w:pPrChange w:id="934" w:author="Vladymyr Kozyr" w:date="2021-03-28T13:02:00Z">
          <w:pPr>
            <w:spacing w:after="0"/>
            <w:ind w:firstLine="720"/>
          </w:pPr>
        </w:pPrChange>
      </w:pPr>
    </w:p>
    <w:p w14:paraId="6D8A7592" w14:textId="0F1F0355" w:rsidR="004D67AC" w:rsidDel="003A2EB3" w:rsidRDefault="004D67AC">
      <w:pPr>
        <w:spacing w:after="0"/>
        <w:rPr>
          <w:del w:id="935" w:author="Vladymyr Kozyr" w:date="2021-02-07T20:37:00Z"/>
          <w:rFonts w:eastAsia="Times New Roman" w:cs="Arial"/>
          <w:color w:val="000000"/>
        </w:rPr>
      </w:pPr>
      <w:ins w:id="936" w:author="Vladymyr Kozyr [2]" w:date="2021-01-10T22:02:00Z">
        <w:del w:id="937" w:author="Vladymyr Kozyr" w:date="2021-02-07T20:37:00Z">
          <w:r w:rsidDel="007D16C8">
            <w:delText>English Reports</w:delText>
          </w:r>
        </w:del>
      </w:ins>
    </w:p>
    <w:p w14:paraId="73CD5EA4" w14:textId="7132DDB6" w:rsidR="004D67AC" w:rsidDel="007D16C8" w:rsidRDefault="004D67AC">
      <w:pPr>
        <w:jc w:val="both"/>
        <w:rPr>
          <w:ins w:id="938" w:author="Vladymyr Kozyr [2]" w:date="2021-01-10T22:02:00Z"/>
          <w:del w:id="939" w:author="Vladymyr Kozyr" w:date="2021-02-07T20:37:00Z"/>
        </w:rPr>
      </w:pPr>
      <w:ins w:id="940" w:author="Vladymyr Kozyr [2]" w:date="2021-01-10T22:02:00Z">
        <w:del w:id="941"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54562937" w14:textId="2608E290" w:rsidR="00DE118F" w:rsidRPr="008361CE" w:rsidRDefault="004D67AC">
      <w:pPr>
        <w:spacing w:after="0"/>
        <w:rPr>
          <w:ins w:id="942" w:author="Vladymyr Kozyr [2]" w:date="2021-01-10T22:03:00Z"/>
          <w:rPrChange w:id="943" w:author="Vladymyr Kozyr" w:date="2021-03-28T16:23:00Z">
            <w:rPr>
              <w:ins w:id="944" w:author="Vladymyr Kozyr [2]" w:date="2021-01-10T22:03:00Z"/>
              <w:lang w:val="ru-RU"/>
            </w:rPr>
          </w:rPrChange>
        </w:rPr>
        <w:pPrChange w:id="945" w:author="Vladymyr Kozyr" w:date="2021-03-28T13:02:00Z">
          <w:pPr>
            <w:spacing w:after="0"/>
            <w:ind w:firstLine="720"/>
          </w:pPr>
        </w:pPrChange>
      </w:pPr>
      <w:ins w:id="946" w:author="Vladymyr Kozyr [2]" w:date="2021-01-10T22:03:00Z">
        <w:del w:id="947" w:author="Vladymyr Kozyr" w:date="2021-03-13T11:36:00Z">
          <w:r w:rsidRPr="004D67AC" w:rsidDel="005256FE">
            <w:rPr>
              <w:rPrChange w:id="948" w:author="Vladymyr Kozyr [2]" w:date="2021-01-10T22:03:00Z">
                <w:rPr>
                  <w:lang w:val="ru-RU"/>
                </w:rPr>
              </w:rPrChange>
            </w:rPr>
            <w:delText xml:space="preserve">The reports described above were made in </w:delText>
          </w:r>
        </w:del>
      </w:ins>
      <w:ins w:id="949" w:author="Fred Popowich" w:date="2021-03-06T09:19:00Z">
        <w:del w:id="950" w:author="Vladymyr Kozyr" w:date="2021-03-13T11:36:00Z">
          <w:r w:rsidR="0018565E" w:rsidDel="005256FE">
            <w:delText xml:space="preserve">cover </w:delText>
          </w:r>
        </w:del>
      </w:ins>
      <w:ins w:id="951" w:author="Vladymyr Kozyr [2]" w:date="2021-01-10T22:03:00Z">
        <w:del w:id="952" w:author="Vladymyr Kozyr" w:date="2021-03-13T11:36:00Z">
          <w:r w:rsidRPr="004D67AC" w:rsidDel="005256FE">
            <w:rPr>
              <w:rPrChange w:id="953" w:author="Vladymyr Kozyr [2]" w:date="2021-01-10T22:03:00Z">
                <w:rPr>
                  <w:lang w:val="ru-RU"/>
                </w:rPr>
              </w:rPrChange>
            </w:rPr>
            <w:delText>different periods of time, however, you can see that the data provided is very similar and differ only in the way they are visualized</w:delText>
          </w:r>
        </w:del>
        <w:r w:rsidRPr="004D67AC">
          <w:rPr>
            <w:rPrChange w:id="954" w:author="Vladymyr Kozyr [2]" w:date="2021-01-10T22:03:00Z">
              <w:rPr>
                <w:lang w:val="ru-RU"/>
              </w:rPr>
            </w:rPrChange>
          </w:rPr>
          <w:t>.</w:t>
        </w:r>
      </w:ins>
      <w:ins w:id="955" w:author="Fred Popowich" w:date="2021-03-06T09:19:00Z">
        <w:r w:rsidR="0018565E">
          <w:t xml:space="preserve"> </w:t>
        </w:r>
      </w:ins>
      <w:ins w:id="956" w:author="Vladymyr Kozyr" w:date="2021-03-13T11:59:00Z">
        <w:r w:rsidR="005256FE" w:rsidRPr="005256FE">
          <w:t>Some provide tabular information, others provide graphs, line plot, bar chart, pie chart, scatter plot or bubble chart</w:t>
        </w:r>
      </w:ins>
      <w:commentRangeStart w:id="957"/>
      <w:ins w:id="958" w:author="Fred Popowich" w:date="2021-03-06T09:19:00Z">
        <w:del w:id="959" w:author="Vladymyr Kozyr" w:date="2021-03-13T11:59:00Z">
          <w:r w:rsidR="0018565E" w:rsidDel="005256FE">
            <w:delText>Some provide tabular information, others provide, …</w:delText>
          </w:r>
        </w:del>
      </w:ins>
      <w:ins w:id="960" w:author="Vladymyr Kozyr" w:date="2021-03-13T11:59:00Z">
        <w:r w:rsidR="005256FE">
          <w:t>.</w:t>
        </w:r>
      </w:ins>
      <w:ins w:id="961" w:author="Vladymyr Kozyr" w:date="2021-03-13T12:06:00Z">
        <w:r w:rsidR="00C60C4D">
          <w:t xml:space="preserve"> </w:t>
        </w:r>
      </w:ins>
      <w:ins w:id="962" w:author="Fred Popowich" w:date="2021-03-06T09:19:00Z">
        <w:del w:id="963" w:author="Vladymyr Kozyr" w:date="2021-03-13T12:06:00Z">
          <w:r w:rsidR="0018565E" w:rsidDel="00C60C4D">
            <w:delText xml:space="preserve"> </w:delText>
          </w:r>
        </w:del>
      </w:ins>
      <w:ins w:id="964" w:author="Vladymyr Kozyr [2]" w:date="2021-01-10T22:03:00Z">
        <w:del w:id="965" w:author="Vladymyr Kozyr" w:date="2021-03-13T12:04:00Z">
          <w:r w:rsidRPr="004D67AC" w:rsidDel="005256FE">
            <w:rPr>
              <w:rPrChange w:id="966" w:author="Vladymyr Kozyr [2]" w:date="2021-01-10T22:03:00Z">
                <w:rPr>
                  <w:lang w:val="ru-RU"/>
                </w:rPr>
              </w:rPrChange>
            </w:rPr>
            <w:delText xml:space="preserve"> </w:delText>
          </w:r>
        </w:del>
      </w:ins>
      <w:commentRangeEnd w:id="957"/>
      <w:del w:id="967" w:author="Vladymyr Kozyr" w:date="2021-03-13T12:04:00Z">
        <w:r w:rsidR="0018565E" w:rsidDel="005256FE">
          <w:rPr>
            <w:rStyle w:val="CommentReference"/>
          </w:rPr>
          <w:commentReference w:id="957"/>
        </w:r>
      </w:del>
      <w:ins w:id="968" w:author="Vladymyr Kozyr" w:date="2021-03-13T12:04:00Z">
        <w:r w:rsidR="005256FE" w:rsidRPr="005256FE">
          <w:t xml:space="preserve">Moreover, each of the visualizations </w:t>
        </w:r>
        <w:del w:id="969" w:author="Fred Popowich" w:date="2021-03-17T09:24:00Z">
          <w:r w:rsidR="005256FE" w:rsidRPr="005256FE" w:rsidDel="00781E7F">
            <w:delText>are</w:delText>
          </w:r>
        </w:del>
      </w:ins>
      <w:ins w:id="970" w:author="Fred Popowich" w:date="2021-03-17T09:24:00Z">
        <w:r w:rsidR="00781E7F">
          <w:t>is</w:t>
        </w:r>
      </w:ins>
      <w:ins w:id="971" w:author="Vladymyr Kozyr" w:date="2021-03-13T12:04:00Z">
        <w:r w:rsidR="005256FE" w:rsidRPr="005256FE">
          <w:t xml:space="preserve"> aimed at displaying specific data for a particular user's request. </w:t>
        </w:r>
      </w:ins>
      <w:ins w:id="972" w:author="Vladymyr Kozyr" w:date="2021-03-28T13:03:00Z">
        <w:r w:rsidR="00DE118F">
          <w:t xml:space="preserve">By the fact that </w:t>
        </w:r>
      </w:ins>
      <w:ins w:id="973" w:author="Vladymyr Kozyr" w:date="2021-03-28T13:04:00Z">
        <w:r w:rsidR="00DE118F">
          <w:t>this report is used on the government level it can be concluded</w:t>
        </w:r>
      </w:ins>
      <w:ins w:id="974" w:author="Vladymyr Kozyr" w:date="2021-03-13T12:04:00Z">
        <w:r w:rsidR="005256FE" w:rsidRPr="005256FE">
          <w:t xml:space="preserve"> that these data visualizations are relevant and will remain relevant for a long time for specific users</w:t>
        </w:r>
      </w:ins>
      <w:ins w:id="975" w:author="Vladymyr Kozyr" w:date="2021-03-28T13:05:00Z">
        <w:r w:rsidR="00DE118F">
          <w:t xml:space="preserve"> in fishery domain</w:t>
        </w:r>
      </w:ins>
      <w:ins w:id="976" w:author="Vladymyr Kozyr" w:date="2021-03-13T12:04:00Z">
        <w:r w:rsidR="005256FE" w:rsidRPr="005256FE">
          <w:t>.</w:t>
        </w:r>
      </w:ins>
      <w:commentRangeStart w:id="977"/>
      <w:ins w:id="978" w:author="Vladymyr Kozyr [2]" w:date="2021-01-10T22:03:00Z">
        <w:del w:id="979" w:author="Vladymyr Kozyr" w:date="2021-03-13T12:04:00Z">
          <w:r w:rsidRPr="004D67AC" w:rsidDel="005256FE">
            <w:rPr>
              <w:rPrChange w:id="980" w:author="Vladymyr Kozyr [2]" w:date="2021-01-10T22:03:00Z">
                <w:rPr>
                  <w:lang w:val="ru-RU"/>
                </w:rPr>
              </w:rPrChange>
            </w:rPr>
            <w:delText xml:space="preserve">From this we can conclude </w:delText>
          </w:r>
        </w:del>
      </w:ins>
      <w:commentRangeEnd w:id="977"/>
      <w:del w:id="981" w:author="Vladymyr Kozyr" w:date="2021-03-13T12:04:00Z">
        <w:r w:rsidR="0018565E" w:rsidDel="005256FE">
          <w:rPr>
            <w:rStyle w:val="CommentReference"/>
          </w:rPr>
          <w:commentReference w:id="977"/>
        </w:r>
      </w:del>
      <w:ins w:id="982" w:author="Vladymyr Kozyr [2]" w:date="2021-01-10T22:03:00Z">
        <w:del w:id="983" w:author="Vladymyr Kozyr" w:date="2021-03-13T12:04:00Z">
          <w:r w:rsidRPr="004D67AC" w:rsidDel="005256FE">
            <w:rPr>
              <w:rPrChange w:id="984" w:author="Vladymyr Kozyr [2]" w:date="2021-01-10T22:03:00Z">
                <w:rPr>
                  <w:lang w:val="ru-RU"/>
                </w:rPr>
              </w:rPrChange>
            </w:rPr>
            <w:delText>that these data are and will remain relevant for a long time</w:delText>
          </w:r>
        </w:del>
        <w:del w:id="985" w:author="Vladymyr Kozyr" w:date="2021-03-13T12:46:00Z">
          <w:r w:rsidRPr="004D67AC" w:rsidDel="00704947">
            <w:rPr>
              <w:rPrChange w:id="986" w:author="Vladymyr Kozyr [2]" w:date="2021-01-10T22:03:00Z">
                <w:rPr>
                  <w:lang w:val="ru-RU"/>
                </w:rPr>
              </w:rPrChange>
            </w:rPr>
            <w:delText>.</w:delText>
          </w:r>
        </w:del>
      </w:ins>
    </w:p>
    <w:p w14:paraId="4001CCCB"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87" w:author="Vladymyr Kozyr" w:date="2021-03-28T16:22:00Z"/>
          <w:rFonts w:cs="Arial"/>
          <w:rPrChange w:id="988" w:author="Vladymyr Kozyr" w:date="2021-03-28T16:23:00Z">
            <w:rPr>
              <w:ins w:id="989" w:author="Vladymyr Kozyr" w:date="2021-03-28T16:22:00Z"/>
              <w:rFonts w:ascii="Helvetica Neue" w:hAnsi="Helvetica Neue" w:cs="Helvetica Neue"/>
              <w:sz w:val="26"/>
              <w:szCs w:val="26"/>
            </w:rPr>
          </w:rPrChange>
        </w:rPr>
      </w:pPr>
      <w:ins w:id="990" w:author="Vladymyr Kozyr" w:date="2021-03-28T16:22:00Z">
        <w:r w:rsidRPr="008361CE">
          <w:rPr>
            <w:rFonts w:cs="Arial"/>
            <w:rPrChange w:id="991" w:author="Vladymyr Kozyr" w:date="2021-03-28T16:23:00Z">
              <w:rPr>
                <w:rFonts w:ascii="Helvetica Neue" w:hAnsi="Helvetica Neue" w:cs="Helvetica Neue"/>
                <w:sz w:val="26"/>
                <w:szCs w:val="26"/>
              </w:rPr>
            </w:rPrChange>
          </w:rPr>
          <w:t xml:space="preserve">However, there are several disadvantages contain in all the examples discussed above. </w:t>
        </w:r>
      </w:ins>
    </w:p>
    <w:p w14:paraId="201A645C"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92" w:author="Vladymyr Kozyr" w:date="2021-03-28T16:22:00Z"/>
          <w:rFonts w:cs="Arial"/>
          <w:rPrChange w:id="993" w:author="Vladymyr Kozyr" w:date="2021-03-28T16:23:00Z">
            <w:rPr>
              <w:ins w:id="994" w:author="Vladymyr Kozyr" w:date="2021-03-28T16:22:00Z"/>
              <w:rFonts w:ascii="Helvetica Neue" w:hAnsi="Helvetica Neue" w:cs="Helvetica Neue"/>
              <w:sz w:val="26"/>
              <w:szCs w:val="26"/>
            </w:rPr>
          </w:rPrChange>
        </w:rPr>
      </w:pPr>
      <w:ins w:id="995" w:author="Vladymyr Kozyr" w:date="2021-03-28T16:22:00Z">
        <w:r w:rsidRPr="008361CE">
          <w:rPr>
            <w:rFonts w:cs="Arial"/>
            <w:rPrChange w:id="996" w:author="Vladymyr Kozyr" w:date="2021-03-28T16:23:00Z">
              <w:rPr>
                <w:rFonts w:ascii="Helvetica Neue" w:hAnsi="Helvetica Neue" w:cs="Helvetica Neue"/>
                <w:sz w:val="26"/>
                <w:szCs w:val="26"/>
              </w:rPr>
            </w:rPrChange>
          </w:rPr>
          <w:t xml:space="preserve">For instance, in tables, data for information analysis is presented exclusively in vertical and horizontal </w:t>
        </w:r>
        <w:proofErr w:type="gramStart"/>
        <w:r w:rsidRPr="008361CE">
          <w:rPr>
            <w:rFonts w:cs="Arial"/>
            <w:rPrChange w:id="997" w:author="Vladymyr Kozyr" w:date="2021-03-28T16:23:00Z">
              <w:rPr>
                <w:rFonts w:ascii="Helvetica Neue" w:hAnsi="Helvetica Neue" w:cs="Helvetica Neue"/>
                <w:sz w:val="26"/>
                <w:szCs w:val="26"/>
              </w:rPr>
            </w:rPrChange>
          </w:rPr>
          <w:t>numbers,  and</w:t>
        </w:r>
        <w:proofErr w:type="gramEnd"/>
        <w:r w:rsidRPr="008361CE">
          <w:rPr>
            <w:rFonts w:cs="Arial"/>
            <w:rPrChange w:id="998" w:author="Vladymyr Kozyr" w:date="2021-03-28T16:23:00Z">
              <w:rPr>
                <w:rFonts w:ascii="Helvetica Neue" w:hAnsi="Helvetica Neue" w:cs="Helvetica Neue"/>
                <w:sz w:val="26"/>
                <w:szCs w:val="26"/>
              </w:rPr>
            </w:rPrChange>
          </w:rPr>
          <w:t xml:space="preserve"> there are no visible accents, like, </w:t>
        </w:r>
        <w:proofErr w:type="spellStart"/>
        <w:r w:rsidRPr="008361CE">
          <w:rPr>
            <w:rFonts w:cs="Arial"/>
            <w:rPrChange w:id="999" w:author="Vladymyr Kozyr" w:date="2021-03-28T16:23:00Z">
              <w:rPr>
                <w:rFonts w:ascii="Helvetica Neue" w:hAnsi="Helvetica Neue" w:cs="Helvetica Neue"/>
                <w:sz w:val="26"/>
                <w:szCs w:val="26"/>
              </w:rPr>
            </w:rPrChange>
          </w:rPr>
          <w:t>colour</w:t>
        </w:r>
        <w:proofErr w:type="spellEnd"/>
        <w:r w:rsidRPr="008361CE">
          <w:rPr>
            <w:rFonts w:cs="Arial"/>
            <w:rPrChange w:id="1000" w:author="Vladymyr Kozyr" w:date="2021-03-28T16:23:00Z">
              <w:rPr>
                <w:rFonts w:ascii="Helvetica Neue" w:hAnsi="Helvetica Neue" w:cs="Helvetica Neue"/>
                <w:sz w:val="26"/>
                <w:szCs w:val="26"/>
              </w:rPr>
            </w:rPrChange>
          </w:rPr>
          <w:t>.  In this case, it slows down and complicates practical visual assessment and analysis of information.</w:t>
        </w:r>
      </w:ins>
    </w:p>
    <w:p w14:paraId="2F88E461"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1001" w:author="Vladymyr Kozyr" w:date="2021-03-28T16:22:00Z"/>
          <w:rFonts w:cs="Arial"/>
          <w:rPrChange w:id="1002" w:author="Vladymyr Kozyr" w:date="2021-03-28T16:23:00Z">
            <w:rPr>
              <w:ins w:id="1003" w:author="Vladymyr Kozyr" w:date="2021-03-28T16:22:00Z"/>
              <w:rFonts w:ascii="Helvetica Neue" w:hAnsi="Helvetica Neue" w:cs="Helvetica Neue"/>
              <w:sz w:val="26"/>
              <w:szCs w:val="26"/>
            </w:rPr>
          </w:rPrChange>
        </w:rPr>
      </w:pPr>
    </w:p>
    <w:p w14:paraId="31AE379A"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1004" w:author="Vladymyr Kozyr" w:date="2021-03-28T16:22:00Z"/>
          <w:rFonts w:cs="Arial"/>
          <w:rPrChange w:id="1005" w:author="Vladymyr Kozyr" w:date="2021-03-28T16:23:00Z">
            <w:rPr>
              <w:ins w:id="1006" w:author="Vladymyr Kozyr" w:date="2021-03-28T16:22:00Z"/>
              <w:rFonts w:ascii="Helvetica Neue" w:hAnsi="Helvetica Neue" w:cs="Helvetica Neue"/>
              <w:sz w:val="26"/>
              <w:szCs w:val="26"/>
            </w:rPr>
          </w:rPrChange>
        </w:rPr>
      </w:pPr>
      <w:ins w:id="1007" w:author="Vladymyr Kozyr" w:date="2021-03-28T16:22:00Z">
        <w:r w:rsidRPr="008361CE">
          <w:rPr>
            <w:rFonts w:cs="Arial"/>
            <w:rPrChange w:id="1008" w:author="Vladymyr Kozyr" w:date="2021-03-28T16:23:00Z">
              <w:rPr>
                <w:rFonts w:ascii="Helvetica Neue" w:hAnsi="Helvetica Neue" w:cs="Helvetica Neue"/>
                <w:sz w:val="26"/>
                <w:szCs w:val="26"/>
              </w:rPr>
            </w:rPrChange>
          </w:rPr>
          <w:t xml:space="preserve">In turn, when in other examples the information is presented using </w:t>
        </w:r>
        <w:proofErr w:type="spellStart"/>
        <w:r w:rsidRPr="008361CE">
          <w:rPr>
            <w:rFonts w:cs="Arial"/>
            <w:rPrChange w:id="1009" w:author="Vladymyr Kozyr" w:date="2021-03-28T16:23:00Z">
              <w:rPr>
                <w:rFonts w:ascii="Helvetica Neue" w:hAnsi="Helvetica Neue" w:cs="Helvetica Neue"/>
                <w:sz w:val="26"/>
                <w:szCs w:val="26"/>
              </w:rPr>
            </w:rPrChange>
          </w:rPr>
          <w:t>colour</w:t>
        </w:r>
        <w:proofErr w:type="spellEnd"/>
        <w:r w:rsidRPr="008361CE">
          <w:rPr>
            <w:rFonts w:cs="Arial"/>
            <w:rPrChange w:id="1010" w:author="Vladymyr Kozyr" w:date="2021-03-28T16:23:00Z">
              <w:rPr>
                <w:rFonts w:ascii="Helvetica Neue" w:hAnsi="Helvetica Neue" w:cs="Helvetica Neue"/>
                <w:sz w:val="26"/>
                <w:szCs w:val="26"/>
              </w:rPr>
            </w:rPrChange>
          </w:rPr>
          <w:t xml:space="preserve"> graphics, there are no labels that explain the missing data for analysis.</w:t>
        </w:r>
      </w:ins>
    </w:p>
    <w:p w14:paraId="0397EB09"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1011" w:author="Vladymyr Kozyr" w:date="2021-03-28T16:22:00Z"/>
          <w:rFonts w:cs="Arial"/>
          <w:rPrChange w:id="1012" w:author="Vladymyr Kozyr" w:date="2021-03-28T16:23:00Z">
            <w:rPr>
              <w:ins w:id="1013" w:author="Vladymyr Kozyr" w:date="2021-03-28T16:22:00Z"/>
              <w:rFonts w:ascii="Helvetica Neue" w:hAnsi="Helvetica Neue" w:cs="Helvetica Neue"/>
              <w:sz w:val="26"/>
              <w:szCs w:val="26"/>
            </w:rPr>
          </w:rPrChange>
        </w:rPr>
      </w:pPr>
      <w:ins w:id="1014" w:author="Vladymyr Kozyr" w:date="2021-03-28T16:22:00Z">
        <w:r w:rsidRPr="008361CE">
          <w:rPr>
            <w:rFonts w:cs="Arial"/>
            <w:rPrChange w:id="1015" w:author="Vladymyr Kozyr" w:date="2021-03-28T16:23:00Z">
              <w:rPr>
                <w:rFonts w:ascii="Helvetica Neue" w:hAnsi="Helvetica Neue" w:cs="Helvetica Neue"/>
                <w:sz w:val="26"/>
                <w:szCs w:val="26"/>
              </w:rPr>
            </w:rPrChange>
          </w:rPr>
          <w:t>Consequently, even with these examples, it is difficult for a consumer to comprehensively evaluate and analyze information.</w:t>
        </w:r>
      </w:ins>
    </w:p>
    <w:p w14:paraId="762074CF"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1016" w:author="Vladymyr Kozyr" w:date="2021-03-28T16:22:00Z"/>
          <w:rFonts w:cs="Arial"/>
          <w:rPrChange w:id="1017" w:author="Vladymyr Kozyr" w:date="2021-03-28T16:23:00Z">
            <w:rPr>
              <w:ins w:id="1018" w:author="Vladymyr Kozyr" w:date="2021-03-28T16:22:00Z"/>
              <w:rFonts w:ascii="Helvetica Neue" w:hAnsi="Helvetica Neue" w:cs="Helvetica Neue"/>
              <w:sz w:val="26"/>
              <w:szCs w:val="26"/>
            </w:rPr>
          </w:rPrChange>
        </w:rPr>
      </w:pPr>
    </w:p>
    <w:p w14:paraId="5E3886F8" w14:textId="562E2069" w:rsidR="004D67AC" w:rsidRPr="008361CE" w:rsidDel="00704947" w:rsidRDefault="008361CE">
      <w:pPr>
        <w:spacing w:after="0"/>
        <w:rPr>
          <w:del w:id="1019" w:author="Vladymyr Kozyr" w:date="2021-03-13T12:06:00Z"/>
          <w:rFonts w:cs="Arial"/>
        </w:rPr>
        <w:pPrChange w:id="1020" w:author="Vladymyr Kozyr" w:date="2021-03-28T16:23:00Z">
          <w:pPr>
            <w:pStyle w:val="Heading2NoNumber"/>
          </w:pPr>
        </w:pPrChange>
      </w:pPr>
      <w:ins w:id="1021" w:author="Vladymyr Kozyr" w:date="2021-03-28T16:22:00Z">
        <w:r w:rsidRPr="008361CE">
          <w:rPr>
            <w:rFonts w:cs="Arial"/>
            <w:rPrChange w:id="1022" w:author="Vladymyr Kozyr" w:date="2021-03-28T16:23:00Z">
              <w:rPr>
                <w:rFonts w:ascii="Helvetica Neue" w:hAnsi="Helvetica Neue" w:cs="Helvetica Neue"/>
                <w:sz w:val="26"/>
              </w:rPr>
            </w:rPrChange>
          </w:rPr>
          <w:t>Accordingly, in all the described work examples, information is presented in static images, which does not allow interactive intercommunication with information and work with data in real-time.</w:t>
        </w:r>
      </w:ins>
      <w:commentRangeStart w:id="1023"/>
      <w:ins w:id="1024" w:author="Vladymyr Kozyr [2]" w:date="2021-01-10T22:05:00Z">
        <w:del w:id="1025" w:author="Vladymyr Kozyr" w:date="2021-03-13T12:06:00Z">
          <w:r w:rsidR="004D67AC" w:rsidRPr="008361CE" w:rsidDel="005256FE">
            <w:rPr>
              <w:rFonts w:cs="Arial"/>
            </w:rPr>
            <w:delText>List o</w:delText>
          </w:r>
        </w:del>
      </w:ins>
      <w:ins w:id="1026" w:author="Vladymyr Kozyr [2]" w:date="2021-01-10T22:03:00Z">
        <w:del w:id="1027" w:author="Vladymyr Kozyr" w:date="2021-03-13T12:06:00Z">
          <w:r w:rsidR="004D67AC" w:rsidRPr="008361CE" w:rsidDel="005256FE">
            <w:rPr>
              <w:rFonts w:cs="Arial"/>
              <w:rPrChange w:id="1028" w:author="Vladymyr Kozyr" w:date="2021-03-28T16:23:00Z">
                <w:rPr>
                  <w:b w:val="0"/>
                  <w:lang w:val="ru-RU"/>
                </w:rPr>
              </w:rPrChange>
            </w:rPr>
            <w:delText xml:space="preserve">f the </w:delText>
          </w:r>
        </w:del>
      </w:ins>
      <w:ins w:id="1029" w:author="Vladymyr Kozyr [2]" w:date="2021-01-10T22:04:00Z">
        <w:del w:id="1030" w:author="Vladymyr Kozyr" w:date="2021-03-13T12:06:00Z">
          <w:r w:rsidR="004D67AC" w:rsidRPr="008361CE" w:rsidDel="005256FE">
            <w:rPr>
              <w:rFonts w:cs="Arial"/>
            </w:rPr>
            <w:delText>disadvantages</w:delText>
          </w:r>
        </w:del>
      </w:ins>
      <w:ins w:id="1031" w:author="Vladymyr Kozyr [2]" w:date="2021-01-10T22:03:00Z">
        <w:del w:id="1032" w:author="Vladymyr Kozyr" w:date="2021-03-13T12:06:00Z">
          <w:r w:rsidR="004D67AC" w:rsidRPr="008361CE" w:rsidDel="005256FE">
            <w:rPr>
              <w:rFonts w:cs="Arial"/>
              <w:rPrChange w:id="1033" w:author="Vladymyr Kozyr" w:date="2021-03-28T16:23:00Z">
                <w:rPr>
                  <w:b w:val="0"/>
                  <w:lang w:val="ru-RU"/>
                </w:rPr>
              </w:rPrChange>
            </w:rPr>
            <w:delText xml:space="preserve"> that unite all the works examined above:</w:delText>
          </w:r>
        </w:del>
      </w:ins>
    </w:p>
    <w:p w14:paraId="5EEF035A" w14:textId="00F0F602" w:rsidR="00704947" w:rsidRPr="00704947" w:rsidRDefault="00704947">
      <w:pPr>
        <w:rPr>
          <w:ins w:id="1034" w:author="Vladymyr Kozyr" w:date="2021-03-13T12:46:00Z"/>
          <w:rPrChange w:id="1035" w:author="Vladymyr Kozyr" w:date="2021-03-13T12:46:00Z">
            <w:rPr>
              <w:ins w:id="1036" w:author="Vladymyr Kozyr" w:date="2021-03-13T12:46:00Z"/>
              <w:lang w:val="ru-RU"/>
            </w:rPr>
          </w:rPrChange>
        </w:rPr>
        <w:pPrChange w:id="1037" w:author="Vladymyr Kozyr" w:date="2021-03-28T16:23:00Z">
          <w:pPr>
            <w:spacing w:after="0"/>
            <w:ind w:firstLine="720"/>
          </w:pPr>
        </w:pPrChange>
      </w:pPr>
    </w:p>
    <w:p w14:paraId="399EC112" w14:textId="0C6DFB99" w:rsidR="004D67AC" w:rsidDel="00C1576E" w:rsidRDefault="004D67AC">
      <w:pPr>
        <w:pStyle w:val="Heading2NoNumber"/>
        <w:rPr>
          <w:del w:id="1038" w:author="Vladymyr Kozyr" w:date="2021-03-13T12:06:00Z"/>
          <w:lang w:val="en-US"/>
        </w:rPr>
      </w:pPr>
      <w:ins w:id="1039" w:author="Vladymyr Kozyr [2]" w:date="2021-01-10T22:03:00Z">
        <w:del w:id="1040" w:author="Vladymyr Kozyr" w:date="2021-03-13T12:06:00Z">
          <w:r w:rsidRPr="004D67AC" w:rsidDel="005256FE">
            <w:rPr>
              <w:lang w:val="en-US"/>
              <w:rPrChange w:id="1041" w:author="Vladymyr Kozyr [2]" w:date="2021-01-10T22:03:00Z">
                <w:rPr>
                  <w:lang w:val="ru-RU"/>
                </w:rPr>
              </w:rPrChange>
            </w:rPr>
            <w:delText xml:space="preserve">- Some data is provided only in tables, which greatly </w:delText>
          </w:r>
        </w:del>
      </w:ins>
      <w:ins w:id="1042" w:author="Vladymyr Kozyr [2]" w:date="2021-01-10T22:06:00Z">
        <w:del w:id="1043" w:author="Vladymyr Kozyr" w:date="2021-03-13T12:06:00Z">
          <w:r w:rsidRPr="004D67AC" w:rsidDel="005256FE">
            <w:delText>sophisticate</w:delText>
          </w:r>
          <w:r w:rsidDel="005256FE">
            <w:delText>s</w:delText>
          </w:r>
          <w:r w:rsidRPr="004D67AC" w:rsidDel="005256FE">
            <w:rPr>
              <w:lang w:val="en-US"/>
              <w:rPrChange w:id="1044" w:author="Vladymyr Kozyr [2]" w:date="2021-01-10T22:06:00Z">
                <w:rPr>
                  <w:lang w:val="ru-RU"/>
                </w:rPr>
              </w:rPrChange>
            </w:rPr>
            <w:delText xml:space="preserve"> </w:delText>
          </w:r>
        </w:del>
      </w:ins>
      <w:ins w:id="1045" w:author="Vladymyr Kozyr [2]" w:date="2021-01-10T22:03:00Z">
        <w:del w:id="1046" w:author="Vladymyr Kozyr" w:date="2021-03-13T12:06:00Z">
          <w:r w:rsidRPr="004D67AC" w:rsidDel="005256FE">
            <w:rPr>
              <w:lang w:val="en-US"/>
              <w:rPrChange w:id="1047" w:author="Vladymyr Kozyr [2]" w:date="2021-01-10T22:03:00Z">
                <w:rPr>
                  <w:lang w:val="ru-RU"/>
                </w:rPr>
              </w:rPrChange>
            </w:rPr>
            <w:delText>the ability to visually evaluate the information.</w:delText>
          </w:r>
        </w:del>
      </w:ins>
    </w:p>
    <w:p w14:paraId="7259E722" w14:textId="7E04F949" w:rsidR="00C1576E" w:rsidRDefault="00C1576E" w:rsidP="00C1576E">
      <w:pPr>
        <w:pStyle w:val="1Para"/>
        <w:rPr>
          <w:ins w:id="1048" w:author="Vladymyr Kozyr" w:date="2021-03-15T21:57:00Z"/>
          <w:lang w:val="en-US"/>
        </w:rPr>
      </w:pPr>
    </w:p>
    <w:p w14:paraId="64AD4229" w14:textId="7897D28B" w:rsidR="00C1576E" w:rsidRDefault="00C1576E" w:rsidP="00C1576E">
      <w:pPr>
        <w:pStyle w:val="Heading2"/>
        <w:numPr>
          <w:ilvl w:val="1"/>
          <w:numId w:val="7"/>
        </w:numPr>
        <w:rPr>
          <w:ins w:id="1049" w:author="Vladymyr Kozyr" w:date="2021-03-28T15:37:00Z"/>
        </w:rPr>
      </w:pPr>
      <w:bookmarkStart w:id="1050" w:name="_Toc67830749"/>
      <w:commentRangeStart w:id="1051"/>
      <w:commentRangeStart w:id="1052"/>
      <w:commentRangeStart w:id="1053"/>
      <w:ins w:id="1054" w:author="Vladymyr Kozyr" w:date="2021-03-15T21:57:00Z">
        <w:r>
          <w:lastRenderedPageBreak/>
          <w:t xml:space="preserve">Data Sources </w:t>
        </w:r>
        <w:commentRangeEnd w:id="1051"/>
        <w:r>
          <w:rPr>
            <w:rStyle w:val="CommentReference"/>
            <w:rFonts w:eastAsiaTheme="minorHAnsi" w:cstheme="minorBidi"/>
            <w:b w:val="0"/>
            <w:color w:val="auto"/>
            <w:lang w:val="en-US"/>
          </w:rPr>
          <w:commentReference w:id="1051"/>
        </w:r>
        <w:commentRangeEnd w:id="1052"/>
        <w:r>
          <w:rPr>
            <w:rStyle w:val="CommentReference"/>
            <w:rFonts w:eastAsiaTheme="minorHAnsi" w:cstheme="minorBidi"/>
            <w:b w:val="0"/>
            <w:color w:val="auto"/>
            <w:lang w:val="en-US"/>
          </w:rPr>
          <w:commentReference w:id="1052"/>
        </w:r>
      </w:ins>
      <w:commentRangeEnd w:id="1053"/>
      <w:r w:rsidR="00E07A77">
        <w:rPr>
          <w:rStyle w:val="CommentReference"/>
          <w:rFonts w:eastAsiaTheme="minorHAnsi" w:cstheme="minorBidi"/>
          <w:b w:val="0"/>
          <w:color w:val="auto"/>
          <w:lang w:val="en-US"/>
        </w:rPr>
        <w:commentReference w:id="1053"/>
      </w:r>
      <w:bookmarkEnd w:id="1050"/>
    </w:p>
    <w:p w14:paraId="192D5581" w14:textId="6C67B4E0" w:rsidR="00B5599A" w:rsidRPr="00B5599A" w:rsidRDefault="00B5599A" w:rsidP="00B5599A">
      <w:pPr>
        <w:rPr>
          <w:ins w:id="1055" w:author="Vladymyr Kozyr" w:date="2021-04-06T10:12:00Z"/>
          <w:rFonts w:eastAsia="Times New Roman" w:cs="Arial"/>
          <w:color w:val="000000"/>
          <w:rPrChange w:id="1056" w:author="Vladymyr Kozyr" w:date="2021-04-06T10:14:00Z">
            <w:rPr>
              <w:ins w:id="1057" w:author="Vladymyr Kozyr" w:date="2021-04-06T10:12:00Z"/>
              <w:rFonts w:ascii="Cambria" w:eastAsia="Times New Roman" w:hAnsi="Cambria" w:cs="Times New Roman"/>
              <w:color w:val="000000"/>
              <w:sz w:val="26"/>
              <w:szCs w:val="26"/>
            </w:rPr>
          </w:rPrChange>
        </w:rPr>
      </w:pPr>
      <w:ins w:id="1058" w:author="Vladymyr Kozyr" w:date="2021-04-06T10:12:00Z">
        <w:r w:rsidRPr="00B5599A">
          <w:rPr>
            <w:rFonts w:eastAsia="Times New Roman" w:cs="Arial"/>
            <w:color w:val="000000"/>
            <w:rPrChange w:id="1059" w:author="Vladymyr Kozyr" w:date="2021-04-06T10:14:00Z">
              <w:rPr>
                <w:rFonts w:ascii="Cambria" w:eastAsia="Times New Roman" w:hAnsi="Cambria" w:cs="Times New Roman"/>
                <w:color w:val="000000"/>
                <w:sz w:val="26"/>
                <w:szCs w:val="26"/>
              </w:rPr>
            </w:rPrChange>
          </w:rPr>
          <w:t>According to National Research Council. 2000. Improving the Collection, Management, and Use of Marine Fisheries Data. Washington, DC: The National Academies Press. “The phrase “fisheries data” is a general way of referring to data that may be of use in the management of a fishery as well as for commercial, recreational, cultural, and scientific purposes.”</w:t>
        </w:r>
      </w:ins>
    </w:p>
    <w:p w14:paraId="5E06431F" w14:textId="77777777" w:rsidR="00B5599A" w:rsidRPr="00B5599A" w:rsidRDefault="00B5599A">
      <w:pPr>
        <w:pStyle w:val="Heading3"/>
        <w:numPr>
          <w:ilvl w:val="0"/>
          <w:numId w:val="0"/>
        </w:numPr>
        <w:spacing w:before="100" w:beforeAutospacing="1" w:after="100" w:afterAutospacing="1" w:line="360" w:lineRule="auto"/>
        <w:rPr>
          <w:ins w:id="1060" w:author="Vladymyr Kozyr" w:date="2021-04-06T10:12:00Z"/>
          <w:rFonts w:cs="Arial"/>
          <w:b w:val="0"/>
          <w:color w:val="000000"/>
          <w:sz w:val="22"/>
          <w:szCs w:val="22"/>
          <w:rPrChange w:id="1061" w:author="Vladymyr Kozyr" w:date="2021-04-06T10:14:00Z">
            <w:rPr>
              <w:ins w:id="1062" w:author="Vladymyr Kozyr" w:date="2021-04-06T10:12:00Z"/>
              <w:rFonts w:ascii="Cambria" w:hAnsi="Cambria"/>
              <w:b w:val="0"/>
              <w:color w:val="000000"/>
              <w:szCs w:val="26"/>
            </w:rPr>
          </w:rPrChange>
        </w:rPr>
        <w:pPrChange w:id="1063" w:author="Vladymyr Kozyr" w:date="2021-04-06T10:15:00Z">
          <w:pPr>
            <w:pStyle w:val="Heading3"/>
            <w:spacing w:before="100" w:beforeAutospacing="1" w:after="100" w:afterAutospacing="1"/>
          </w:pPr>
        </w:pPrChange>
      </w:pPr>
      <w:ins w:id="1064" w:author="Vladymyr Kozyr" w:date="2021-04-06T10:12:00Z">
        <w:r w:rsidRPr="00B5599A">
          <w:rPr>
            <w:rFonts w:cs="Arial"/>
            <w:b w:val="0"/>
            <w:color w:val="000000"/>
            <w:sz w:val="22"/>
            <w:szCs w:val="22"/>
            <w:rPrChange w:id="1065" w:author="Vladymyr Kozyr" w:date="2021-04-06T10:14:00Z">
              <w:rPr>
                <w:rFonts w:ascii="Cambria" w:hAnsi="Cambria"/>
                <w:b w:val="0"/>
                <w:color w:val="000000"/>
                <w:szCs w:val="26"/>
              </w:rPr>
            </w:rPrChange>
          </w:rPr>
          <w:t>Such data includes biological information on operational fish and related species, economic information from fishermen and markets for catch and environmental information affecting the species' productivity.</w:t>
        </w:r>
      </w:ins>
    </w:p>
    <w:p w14:paraId="3149E397" w14:textId="77777777" w:rsidR="00B5599A" w:rsidRPr="00B5599A" w:rsidRDefault="00B5599A">
      <w:pPr>
        <w:pStyle w:val="Heading3"/>
        <w:numPr>
          <w:ilvl w:val="0"/>
          <w:numId w:val="0"/>
        </w:numPr>
        <w:spacing w:before="100" w:beforeAutospacing="1" w:after="100" w:afterAutospacing="1" w:line="360" w:lineRule="auto"/>
        <w:rPr>
          <w:ins w:id="1066" w:author="Vladymyr Kozyr" w:date="2021-04-06T10:12:00Z"/>
          <w:rFonts w:cs="Arial"/>
          <w:b w:val="0"/>
          <w:color w:val="000000"/>
          <w:sz w:val="22"/>
          <w:szCs w:val="22"/>
          <w:rPrChange w:id="1067" w:author="Vladymyr Kozyr" w:date="2021-04-06T10:14:00Z">
            <w:rPr>
              <w:ins w:id="1068" w:author="Vladymyr Kozyr" w:date="2021-04-06T10:12:00Z"/>
              <w:rFonts w:ascii="Cambria" w:hAnsi="Cambria"/>
              <w:b w:val="0"/>
              <w:color w:val="000000"/>
              <w:szCs w:val="26"/>
            </w:rPr>
          </w:rPrChange>
        </w:rPr>
        <w:pPrChange w:id="1069" w:author="Vladymyr Kozyr" w:date="2021-04-06T10:15:00Z">
          <w:pPr>
            <w:pStyle w:val="Heading3"/>
            <w:spacing w:before="100" w:beforeAutospacing="1" w:after="100" w:afterAutospacing="1"/>
          </w:pPr>
        </w:pPrChange>
      </w:pPr>
      <w:ins w:id="1070" w:author="Vladymyr Kozyr" w:date="2021-04-06T10:12:00Z">
        <w:r w:rsidRPr="00B5599A">
          <w:rPr>
            <w:rFonts w:cs="Arial"/>
            <w:b w:val="0"/>
            <w:color w:val="000000"/>
            <w:sz w:val="22"/>
            <w:szCs w:val="22"/>
            <w:rPrChange w:id="1071" w:author="Vladymyr Kozyr" w:date="2021-04-06T10:14:00Z">
              <w:rPr>
                <w:rFonts w:ascii="Cambria" w:hAnsi="Cambria"/>
                <w:b w:val="0"/>
                <w:color w:val="000000"/>
                <w:szCs w:val="26"/>
              </w:rPr>
            </w:rPrChange>
          </w:rPr>
          <w:t>A primary source of information is fishery-dependent data. So-called trip tickets or logbooks contain the timeliest information on current fishery conditions.</w:t>
        </w:r>
      </w:ins>
    </w:p>
    <w:p w14:paraId="7AACDDD6" w14:textId="77777777" w:rsidR="00B5599A" w:rsidRPr="00B5599A" w:rsidRDefault="00B5599A">
      <w:pPr>
        <w:pStyle w:val="Heading3"/>
        <w:numPr>
          <w:ilvl w:val="0"/>
          <w:numId w:val="0"/>
        </w:numPr>
        <w:spacing w:before="100" w:beforeAutospacing="1" w:after="100" w:afterAutospacing="1" w:line="360" w:lineRule="auto"/>
        <w:rPr>
          <w:ins w:id="1072" w:author="Vladymyr Kozyr" w:date="2021-04-06T10:12:00Z"/>
          <w:rFonts w:cs="Arial"/>
          <w:b w:val="0"/>
          <w:color w:val="000000"/>
          <w:sz w:val="22"/>
          <w:szCs w:val="22"/>
          <w:rPrChange w:id="1073" w:author="Vladymyr Kozyr" w:date="2021-04-06T10:14:00Z">
            <w:rPr>
              <w:ins w:id="1074" w:author="Vladymyr Kozyr" w:date="2021-04-06T10:12:00Z"/>
              <w:rFonts w:ascii="Cambria" w:hAnsi="Cambria"/>
              <w:b w:val="0"/>
              <w:color w:val="000000"/>
              <w:szCs w:val="26"/>
            </w:rPr>
          </w:rPrChange>
        </w:rPr>
        <w:pPrChange w:id="1075" w:author="Vladymyr Kozyr" w:date="2021-04-06T10:15:00Z">
          <w:pPr>
            <w:pStyle w:val="Heading3"/>
            <w:spacing w:before="100" w:beforeAutospacing="1" w:after="100" w:afterAutospacing="1"/>
          </w:pPr>
        </w:pPrChange>
      </w:pPr>
      <w:ins w:id="1076" w:author="Vladymyr Kozyr" w:date="2021-04-06T10:12:00Z">
        <w:r w:rsidRPr="00B5599A">
          <w:rPr>
            <w:rFonts w:cs="Arial"/>
            <w:b w:val="0"/>
            <w:color w:val="000000"/>
            <w:sz w:val="22"/>
            <w:szCs w:val="22"/>
            <w:rPrChange w:id="1077" w:author="Vladymyr Kozyr" w:date="2021-04-06T10:14:00Z">
              <w:rPr>
                <w:rFonts w:ascii="Cambria" w:hAnsi="Cambria"/>
                <w:b w:val="0"/>
                <w:color w:val="000000"/>
                <w:szCs w:val="26"/>
              </w:rPr>
            </w:rPrChange>
          </w:rPr>
          <w:t xml:space="preserve">Secondly, catch sampling programs are an essential source of information provided by observers placed on commercial fishing vessels to collect data based on the species composition, sex ratio, and age composition of the catch. </w:t>
        </w:r>
      </w:ins>
    </w:p>
    <w:p w14:paraId="54C74D9B" w14:textId="77777777" w:rsidR="00B5599A" w:rsidRPr="00B5599A" w:rsidRDefault="00B5599A">
      <w:pPr>
        <w:pStyle w:val="Heading3"/>
        <w:numPr>
          <w:ilvl w:val="0"/>
          <w:numId w:val="0"/>
        </w:numPr>
        <w:spacing w:line="360" w:lineRule="auto"/>
        <w:rPr>
          <w:ins w:id="1078" w:author="Vladymyr Kozyr" w:date="2021-04-06T10:12:00Z"/>
          <w:rFonts w:cs="Arial"/>
          <w:b w:val="0"/>
          <w:color w:val="000000"/>
          <w:sz w:val="22"/>
          <w:szCs w:val="22"/>
          <w:rPrChange w:id="1079" w:author="Vladymyr Kozyr" w:date="2021-04-06T10:14:00Z">
            <w:rPr>
              <w:ins w:id="1080" w:author="Vladymyr Kozyr" w:date="2021-04-06T10:12:00Z"/>
              <w:rFonts w:ascii="Cambria" w:hAnsi="Cambria"/>
              <w:b w:val="0"/>
              <w:bCs/>
              <w:color w:val="000000"/>
              <w:szCs w:val="26"/>
            </w:rPr>
          </w:rPrChange>
        </w:rPr>
        <w:pPrChange w:id="1081" w:author="Vladymyr Kozyr" w:date="2021-04-06T10:15:00Z">
          <w:pPr>
            <w:pStyle w:val="Heading3"/>
          </w:pPr>
        </w:pPrChange>
      </w:pPr>
      <w:ins w:id="1082" w:author="Vladymyr Kozyr" w:date="2021-04-06T10:12:00Z">
        <w:r w:rsidRPr="00B5599A">
          <w:rPr>
            <w:rFonts w:cs="Arial"/>
            <w:b w:val="0"/>
            <w:color w:val="000000"/>
            <w:sz w:val="22"/>
            <w:szCs w:val="22"/>
            <w:rPrChange w:id="1083" w:author="Vladymyr Kozyr" w:date="2021-04-06T10:14:00Z">
              <w:rPr>
                <w:rFonts w:ascii="Cambria" w:hAnsi="Cambria"/>
                <w:b w:val="0"/>
                <w:color w:val="000000"/>
                <w:szCs w:val="26"/>
              </w:rPr>
            </w:rPrChange>
          </w:rPr>
          <w:t xml:space="preserve">And finally, scientific surveys are the primary source of fishery-independent data, including estimates of fish populations' age structure and relative abundance of stocks. </w:t>
        </w:r>
      </w:ins>
    </w:p>
    <w:p w14:paraId="7CF91EAD" w14:textId="77777777" w:rsidR="00B5599A" w:rsidRPr="00B5599A" w:rsidRDefault="00B5599A" w:rsidP="00B5599A">
      <w:pPr>
        <w:rPr>
          <w:ins w:id="1084" w:author="Vladymyr Kozyr" w:date="2021-04-06T10:12:00Z"/>
          <w:rFonts w:eastAsia="Times New Roman" w:cs="Arial"/>
          <w:color w:val="000000"/>
          <w:rPrChange w:id="1085" w:author="Vladymyr Kozyr" w:date="2021-04-06T10:14:00Z">
            <w:rPr>
              <w:ins w:id="1086" w:author="Vladymyr Kozyr" w:date="2021-04-06T10:12:00Z"/>
              <w:rFonts w:ascii="Cambria" w:eastAsia="Times New Roman" w:hAnsi="Cambria" w:cs="Times New Roman"/>
              <w:color w:val="000000"/>
              <w:sz w:val="26"/>
              <w:szCs w:val="26"/>
            </w:rPr>
          </w:rPrChange>
        </w:rPr>
      </w:pPr>
      <w:ins w:id="1087" w:author="Vladymyr Kozyr" w:date="2021-04-06T10:12:00Z">
        <w:r w:rsidRPr="00B5599A">
          <w:rPr>
            <w:rFonts w:eastAsia="Times New Roman" w:cs="Arial"/>
            <w:color w:val="000000"/>
            <w:lang w:val="en-CA"/>
            <w:rPrChange w:id="1088" w:author="Vladymyr Kozyr" w:date="2021-04-06T10:14:00Z">
              <w:rPr>
                <w:rFonts w:ascii="Cambria" w:eastAsia="Times New Roman" w:hAnsi="Cambria" w:cs="Times New Roman"/>
                <w:color w:val="000000"/>
                <w:sz w:val="26"/>
                <w:szCs w:val="26"/>
                <w:lang w:val="en-CA"/>
              </w:rPr>
            </w:rPrChange>
          </w:rPr>
          <w:t xml:space="preserve">The </w:t>
        </w:r>
        <w:r w:rsidRPr="00B5599A">
          <w:rPr>
            <w:rFonts w:eastAsia="Times New Roman" w:cs="Arial"/>
            <w:color w:val="000000"/>
            <w:rPrChange w:id="1089" w:author="Vladymyr Kozyr" w:date="2021-04-06T10:14:00Z">
              <w:rPr>
                <w:rFonts w:ascii="Cambria" w:eastAsia="Times New Roman" w:hAnsi="Cambria" w:cs="Times New Roman"/>
                <w:color w:val="000000"/>
                <w:sz w:val="26"/>
                <w:szCs w:val="26"/>
              </w:rPr>
            </w:rPrChange>
          </w:rPr>
          <w:t xml:space="preserve">scope of fisheries data use </w:t>
        </w:r>
        <w:r w:rsidRPr="00B5599A">
          <w:rPr>
            <w:rFonts w:eastAsia="Times New Roman" w:cs="Arial"/>
            <w:color w:val="000000"/>
            <w:lang w:val="en-CA"/>
            <w:rPrChange w:id="1090" w:author="Vladymyr Kozyr" w:date="2021-04-06T10:14:00Z">
              <w:rPr>
                <w:rFonts w:ascii="Cambria" w:eastAsia="Times New Roman" w:hAnsi="Cambria" w:cs="Times New Roman"/>
                <w:color w:val="000000"/>
                <w:sz w:val="26"/>
                <w:szCs w:val="26"/>
                <w:lang w:val="en-CA"/>
              </w:rPr>
            </w:rPrChange>
          </w:rPr>
          <w:t>is very wide</w:t>
        </w:r>
        <w:r w:rsidRPr="00B5599A">
          <w:rPr>
            <w:rFonts w:eastAsia="Times New Roman" w:cs="Arial"/>
            <w:color w:val="000000"/>
            <w:rPrChange w:id="1091" w:author="Vladymyr Kozyr" w:date="2021-04-06T10:14:00Z">
              <w:rPr>
                <w:rFonts w:ascii="Cambria" w:eastAsia="Times New Roman" w:hAnsi="Cambria" w:cs="Times New Roman"/>
                <w:color w:val="000000"/>
                <w:sz w:val="26"/>
                <w:szCs w:val="26"/>
              </w:rPr>
            </w:rPrChange>
          </w:rPr>
          <w:t>. It ranges from stock assessment by scientists to strategic planning by industry, and fishery monitoring and allocation decisions by managers. </w:t>
        </w:r>
      </w:ins>
    </w:p>
    <w:p w14:paraId="2DCBB820" w14:textId="77777777" w:rsidR="00B5599A" w:rsidRPr="00B5599A" w:rsidRDefault="00B5599A">
      <w:pPr>
        <w:pStyle w:val="bodytextfp"/>
        <w:spacing w:line="360" w:lineRule="auto"/>
        <w:rPr>
          <w:ins w:id="1092" w:author="Vladymyr Kozyr" w:date="2021-04-06T10:12:00Z"/>
          <w:rFonts w:ascii="Arial" w:hAnsi="Arial" w:cs="Arial"/>
          <w:color w:val="000000"/>
          <w:sz w:val="22"/>
          <w:szCs w:val="22"/>
          <w:rPrChange w:id="1093" w:author="Vladymyr Kozyr" w:date="2021-04-06T10:14:00Z">
            <w:rPr>
              <w:ins w:id="1094" w:author="Vladymyr Kozyr" w:date="2021-04-06T10:12:00Z"/>
              <w:rFonts w:ascii="Cambria" w:hAnsi="Cambria"/>
              <w:b/>
              <w:bCs/>
              <w:color w:val="000000"/>
              <w:sz w:val="26"/>
              <w:szCs w:val="26"/>
            </w:rPr>
          </w:rPrChange>
        </w:rPr>
        <w:pPrChange w:id="1095" w:author="Vladymyr Kozyr" w:date="2021-04-06T10:15:00Z">
          <w:pPr>
            <w:pStyle w:val="bodytextfp"/>
          </w:pPr>
        </w:pPrChange>
      </w:pPr>
      <w:ins w:id="1096" w:author="Vladymyr Kozyr" w:date="2021-04-06T10:12:00Z">
        <w:r w:rsidRPr="00B5599A">
          <w:rPr>
            <w:rFonts w:ascii="Arial" w:hAnsi="Arial" w:cs="Arial"/>
            <w:color w:val="000000"/>
            <w:sz w:val="22"/>
            <w:szCs w:val="22"/>
            <w:rPrChange w:id="1097" w:author="Vladymyr Kozyr" w:date="2021-04-06T10:14:00Z">
              <w:rPr>
                <w:rFonts w:ascii="Cambria" w:hAnsi="Cambria"/>
                <w:b/>
                <w:bCs/>
                <w:color w:val="000000"/>
                <w:sz w:val="26"/>
                <w:szCs w:val="26"/>
              </w:rPr>
            </w:rPrChange>
          </w:rPr>
          <w:t>Wherein, as mentioned in “</w:t>
        </w:r>
        <w:r w:rsidRPr="00B5599A">
          <w:rPr>
            <w:rFonts w:ascii="Arial" w:hAnsi="Arial" w:cs="Arial"/>
            <w:color w:val="000000"/>
            <w:sz w:val="22"/>
            <w:szCs w:val="22"/>
            <w:rPrChange w:id="1098" w:author="Vladymyr Kozyr" w:date="2021-04-06T10:14:00Z">
              <w:rPr>
                <w:rFonts w:ascii="Cambria" w:hAnsi="Cambria"/>
                <w:color w:val="000000"/>
                <w:sz w:val="26"/>
                <w:szCs w:val="26"/>
              </w:rPr>
            </w:rPrChange>
          </w:rPr>
          <w:t>Improving the Collection, Management, and Use of Marine Fisheries Data” report, “</w:t>
        </w:r>
        <w:r w:rsidRPr="00B5599A">
          <w:rPr>
            <w:rFonts w:ascii="Arial" w:hAnsi="Arial" w:cs="Arial"/>
            <w:color w:val="000000"/>
            <w:sz w:val="22"/>
            <w:szCs w:val="22"/>
            <w:rPrChange w:id="1099" w:author="Vladymyr Kozyr" w:date="2021-04-06T10:14:00Z">
              <w:rPr>
                <w:rFonts w:ascii="Cambria" w:hAnsi="Cambria"/>
                <w:b/>
                <w:bCs/>
                <w:color w:val="000000"/>
                <w:sz w:val="26"/>
                <w:szCs w:val="26"/>
              </w:rPr>
            </w:rPrChange>
          </w:rPr>
          <w:t>each use implies a set of users and a suite of requirements that the data must satisfy, including timeliness, level of detail, accuracy, accessibility to users, coverage or completeness, and credibility of the data collection process and the management process that uses the data.”</w:t>
        </w:r>
      </w:ins>
    </w:p>
    <w:p w14:paraId="7B637CDC" w14:textId="77777777" w:rsidR="00B5599A" w:rsidRPr="00B5599A" w:rsidRDefault="00B5599A">
      <w:pPr>
        <w:pStyle w:val="bodytext0"/>
        <w:spacing w:line="360" w:lineRule="auto"/>
        <w:rPr>
          <w:ins w:id="1100" w:author="Vladymyr Kozyr" w:date="2021-04-06T10:12:00Z"/>
          <w:rFonts w:ascii="Arial" w:hAnsi="Arial" w:cs="Arial"/>
          <w:color w:val="000000"/>
          <w:sz w:val="22"/>
          <w:szCs w:val="22"/>
          <w:rPrChange w:id="1101" w:author="Vladymyr Kozyr" w:date="2021-04-06T10:14:00Z">
            <w:rPr>
              <w:ins w:id="1102" w:author="Vladymyr Kozyr" w:date="2021-04-06T10:12:00Z"/>
              <w:rFonts w:ascii="Cambria" w:hAnsi="Cambria"/>
              <w:b/>
              <w:bCs/>
              <w:color w:val="000000"/>
              <w:sz w:val="26"/>
              <w:szCs w:val="26"/>
            </w:rPr>
          </w:rPrChange>
        </w:rPr>
        <w:pPrChange w:id="1103" w:author="Vladymyr Kozyr" w:date="2021-04-06T10:15:00Z">
          <w:pPr>
            <w:pStyle w:val="bodytext0"/>
          </w:pPr>
        </w:pPrChange>
      </w:pPr>
      <w:ins w:id="1104" w:author="Vladymyr Kozyr" w:date="2021-04-06T10:12:00Z">
        <w:r w:rsidRPr="00B5599A">
          <w:rPr>
            <w:rFonts w:ascii="Arial" w:hAnsi="Arial" w:cs="Arial"/>
            <w:color w:val="000000"/>
            <w:sz w:val="22"/>
            <w:szCs w:val="22"/>
            <w:rPrChange w:id="1105" w:author="Vladymyr Kozyr" w:date="2021-04-06T10:14:00Z">
              <w:rPr>
                <w:rFonts w:ascii="Cambria" w:hAnsi="Cambria"/>
                <w:b/>
                <w:bCs/>
                <w:color w:val="000000"/>
                <w:sz w:val="26"/>
                <w:szCs w:val="26"/>
              </w:rPr>
            </w:rPrChange>
          </w:rPr>
          <w:t xml:space="preserve">We can emphasize that fisheries data are vital to strategic planning activities in coastal communities that rely on fisheries. At the same time, civil authorities use fisheries data to site marinas, underwater pipes and cables, and other maritime facilities and develop infrastructure for the fishing industry. Besides, bankers use fisheries data to plan </w:t>
        </w:r>
        <w:r w:rsidRPr="00B5599A">
          <w:rPr>
            <w:rFonts w:ascii="Arial" w:hAnsi="Arial" w:cs="Arial"/>
            <w:color w:val="000000"/>
            <w:sz w:val="22"/>
            <w:szCs w:val="22"/>
            <w:rPrChange w:id="1106" w:author="Vladymyr Kozyr" w:date="2021-04-06T10:14:00Z">
              <w:rPr>
                <w:rFonts w:ascii="Cambria" w:hAnsi="Cambria"/>
                <w:b/>
                <w:bCs/>
                <w:color w:val="000000"/>
                <w:sz w:val="26"/>
                <w:szCs w:val="26"/>
              </w:rPr>
            </w:rPrChange>
          </w:rPr>
          <w:lastRenderedPageBreak/>
          <w:t xml:space="preserve">economic development and loan packages to fishermen, fish processors, and ship suppliers. </w:t>
        </w:r>
      </w:ins>
    </w:p>
    <w:p w14:paraId="32BA10F0" w14:textId="77777777" w:rsidR="00B5599A" w:rsidRPr="00B5599A" w:rsidRDefault="00B5599A">
      <w:pPr>
        <w:pStyle w:val="bodytext0"/>
        <w:spacing w:line="360" w:lineRule="auto"/>
        <w:rPr>
          <w:ins w:id="1107" w:author="Vladymyr Kozyr" w:date="2021-04-06T10:12:00Z"/>
          <w:rFonts w:ascii="Arial" w:hAnsi="Arial" w:cs="Arial"/>
          <w:color w:val="000000"/>
          <w:sz w:val="22"/>
          <w:szCs w:val="22"/>
          <w:rPrChange w:id="1108" w:author="Vladymyr Kozyr" w:date="2021-04-06T10:14:00Z">
            <w:rPr>
              <w:ins w:id="1109" w:author="Vladymyr Kozyr" w:date="2021-04-06T10:12:00Z"/>
              <w:rFonts w:ascii="Cambria" w:hAnsi="Cambria"/>
              <w:b/>
              <w:bCs/>
              <w:color w:val="000000"/>
              <w:sz w:val="26"/>
              <w:szCs w:val="26"/>
            </w:rPr>
          </w:rPrChange>
        </w:rPr>
        <w:pPrChange w:id="1110" w:author="Vladymyr Kozyr" w:date="2021-04-06T10:15:00Z">
          <w:pPr>
            <w:pStyle w:val="bodytext0"/>
          </w:pPr>
        </w:pPrChange>
      </w:pPr>
      <w:ins w:id="1111" w:author="Vladymyr Kozyr" w:date="2021-04-06T10:12:00Z">
        <w:r w:rsidRPr="00B5599A">
          <w:rPr>
            <w:rFonts w:ascii="Arial" w:hAnsi="Arial" w:cs="Arial"/>
            <w:color w:val="000000"/>
            <w:sz w:val="22"/>
            <w:szCs w:val="22"/>
            <w:rPrChange w:id="1112" w:author="Vladymyr Kozyr" w:date="2021-04-06T10:14:00Z">
              <w:rPr>
                <w:rFonts w:ascii="Cambria" w:hAnsi="Cambria"/>
                <w:b/>
                <w:bCs/>
                <w:color w:val="000000"/>
                <w:sz w:val="26"/>
                <w:szCs w:val="26"/>
              </w:rPr>
            </w:rPrChange>
          </w:rPr>
          <w:t>And of course, fishermen themselves, besides their own logbooks and observations and what they learn from other fishermen and buyers, use government fisheries data to plan shifts to new fishing grounds, changes in fishing gear, and changes in species targeted. Environmental and other interest groups also have become increasingly involved in monitoring fishing activities. Monitoring often requires data with great detail in both time and space as well as frequent updates, often within a fishing season.</w:t>
        </w:r>
      </w:ins>
    </w:p>
    <w:p w14:paraId="27289B55" w14:textId="77777777" w:rsidR="00B5599A" w:rsidRPr="00B5599A" w:rsidRDefault="00B5599A">
      <w:pPr>
        <w:pStyle w:val="bodytext0"/>
        <w:spacing w:line="360" w:lineRule="auto"/>
        <w:rPr>
          <w:ins w:id="1113" w:author="Vladymyr Kozyr" w:date="2021-04-06T10:12:00Z"/>
          <w:rFonts w:ascii="Arial" w:hAnsi="Arial" w:cs="Arial"/>
          <w:color w:val="000000"/>
          <w:sz w:val="22"/>
          <w:szCs w:val="22"/>
          <w:rPrChange w:id="1114" w:author="Vladymyr Kozyr" w:date="2021-04-06T10:14:00Z">
            <w:rPr>
              <w:ins w:id="1115" w:author="Vladymyr Kozyr" w:date="2021-04-06T10:12:00Z"/>
              <w:rFonts w:ascii="Cambria" w:hAnsi="Cambria"/>
              <w:b/>
              <w:bCs/>
              <w:color w:val="000000"/>
              <w:sz w:val="26"/>
              <w:szCs w:val="26"/>
            </w:rPr>
          </w:rPrChange>
        </w:rPr>
        <w:pPrChange w:id="1116" w:author="Vladymyr Kozyr" w:date="2021-04-06T10:15:00Z">
          <w:pPr>
            <w:pStyle w:val="bodytext0"/>
          </w:pPr>
        </w:pPrChange>
      </w:pPr>
      <w:ins w:id="1117" w:author="Vladymyr Kozyr" w:date="2021-04-06T10:12:00Z">
        <w:r w:rsidRPr="00B5599A">
          <w:rPr>
            <w:rFonts w:ascii="Arial" w:hAnsi="Arial" w:cs="Arial"/>
            <w:color w:val="000000"/>
            <w:sz w:val="22"/>
            <w:szCs w:val="22"/>
            <w:rPrChange w:id="1118" w:author="Vladymyr Kozyr" w:date="2021-04-06T10:14:00Z">
              <w:rPr>
                <w:rFonts w:ascii="Cambria" w:hAnsi="Cambria"/>
                <w:b/>
                <w:bCs/>
                <w:color w:val="000000"/>
                <w:sz w:val="26"/>
                <w:szCs w:val="26"/>
              </w:rPr>
            </w:rPrChange>
          </w:rPr>
          <w:t>We need to note that among most vital users of fisheries data stand stock assessment, government and private sectors’ scientists, national, and international fishery agencies and university.</w:t>
        </w:r>
      </w:ins>
    </w:p>
    <w:p w14:paraId="57E717CC" w14:textId="6192DBF3" w:rsidR="00B5599A" w:rsidRPr="0026597E" w:rsidRDefault="00B5599A" w:rsidP="0026597E">
      <w:pPr>
        <w:rPr>
          <w:ins w:id="1119" w:author="Vladymyr Kozyr" w:date="2021-03-28T15:52:00Z"/>
          <w:rFonts w:cs="Arial"/>
          <w:rPrChange w:id="1120" w:author="Vladymyr Kozyr" w:date="2021-04-18T11:59:00Z">
            <w:rPr>
              <w:ins w:id="1121" w:author="Vladymyr Kozyr" w:date="2021-03-28T15:52:00Z"/>
            </w:rPr>
          </w:rPrChange>
        </w:rPr>
        <w:pPrChange w:id="1122" w:author="Vladymyr Kozyr" w:date="2021-04-18T11:59:00Z">
          <w:pPr>
            <w:pStyle w:val="1Para"/>
            <w:ind w:firstLine="0"/>
          </w:pPr>
        </w:pPrChange>
      </w:pPr>
      <w:ins w:id="1123" w:author="Vladymyr Kozyr" w:date="2021-04-06T10:12:00Z">
        <w:r w:rsidRPr="00B5599A">
          <w:rPr>
            <w:rFonts w:eastAsia="Times New Roman" w:cs="Arial"/>
            <w:color w:val="000000"/>
            <w:rPrChange w:id="1124" w:author="Vladymyr Kozyr" w:date="2021-04-06T10:14:00Z">
              <w:rPr>
                <w:rFonts w:ascii="Cambria" w:eastAsia="Times New Roman" w:hAnsi="Cambria" w:cs="Times New Roman"/>
                <w:b/>
                <w:bCs/>
                <w:color w:val="000000"/>
                <w:sz w:val="26"/>
                <w:szCs w:val="26"/>
              </w:rPr>
            </w:rPrChange>
          </w:rPr>
          <w:t>From the above, we must consider that when creating software for analyzing fisheries data, we must assume that users' requirements will vary. The system should help users who require data with various spatial resolutions and different levels of timelines.</w:t>
        </w:r>
      </w:ins>
    </w:p>
    <w:p w14:paraId="65D0053F" w14:textId="4012C559" w:rsidR="00C1576E" w:rsidRDefault="00C1576E" w:rsidP="00C1576E">
      <w:pPr>
        <w:pStyle w:val="1Para"/>
        <w:ind w:firstLine="0"/>
        <w:rPr>
          <w:ins w:id="1125" w:author="Vladymyr Kozyr" w:date="2021-03-15T21:57:00Z"/>
          <w:rFonts w:ascii="Helvetica" w:hAnsi="Helvetica"/>
          <w:color w:val="333333"/>
          <w:sz w:val="33"/>
          <w:szCs w:val="33"/>
        </w:rPr>
      </w:pPr>
      <w:ins w:id="1126" w:author="Vladymyr Kozyr" w:date="2021-03-15T21:57:00Z">
        <w:r w:rsidRPr="00013B75">
          <w:rPr>
            <w:highlight w:val="yellow"/>
            <w:rPrChange w:id="1127" w:author="Vladymyr Kozyr" w:date="2021-04-06T10:18:00Z">
              <w:rPr/>
            </w:rPrChange>
          </w:rPr>
          <w:t xml:space="preserve">Data source for the visualization is taken from DFO Canada website for provincial </w:t>
        </w:r>
        <w:proofErr w:type="spellStart"/>
        <w:r w:rsidRPr="00013B75">
          <w:rPr>
            <w:highlight w:val="yellow"/>
            <w:rPrChange w:id="1128" w:author="Vladymyr Kozyr" w:date="2021-04-06T10:18:00Z">
              <w:rPr/>
            </w:rPrChange>
          </w:rPr>
          <w:t>seafisheries</w:t>
        </w:r>
      </w:ins>
      <w:proofErr w:type="spellEnd"/>
      <w:ins w:id="1129" w:author="Vladymyr Kozyr" w:date="2021-03-28T15:28:00Z">
        <w:r w:rsidR="00241463" w:rsidRPr="00013B75">
          <w:rPr>
            <w:highlight w:val="yellow"/>
            <w:rPrChange w:id="1130" w:author="Vladymyr Kozyr" w:date="2021-04-06T10:18:00Z">
              <w:rPr/>
            </w:rPrChange>
          </w:rPr>
          <w:t xml:space="preserve"> for several reasons</w:t>
        </w:r>
      </w:ins>
      <w:ins w:id="1131" w:author="Vladymyr Kozyr" w:date="2021-03-28T15:29:00Z">
        <w:r w:rsidR="009B043F" w:rsidRPr="00013B75">
          <w:rPr>
            <w:highlight w:val="yellow"/>
            <w:rPrChange w:id="1132" w:author="Vladymyr Kozyr" w:date="2021-04-06T10:18:00Z">
              <w:rPr/>
            </w:rPrChange>
          </w:rPr>
          <w:t>.</w:t>
        </w:r>
      </w:ins>
      <w:ins w:id="1133" w:author="Vladymyr Kozyr" w:date="2021-03-28T15:30:00Z">
        <w:r w:rsidR="009B043F" w:rsidRPr="00013B75">
          <w:rPr>
            <w:highlight w:val="yellow"/>
            <w:rPrChange w:id="1134" w:author="Vladymyr Kozyr" w:date="2021-04-06T10:18:00Z">
              <w:rPr/>
            </w:rPrChange>
          </w:rPr>
          <w:t xml:space="preserve"> At first, data is provided on a Canadian government website</w:t>
        </w:r>
      </w:ins>
      <w:ins w:id="1135" w:author="Vladymyr Kozyr" w:date="2021-03-28T15:31:00Z">
        <w:r w:rsidR="009B043F" w:rsidRPr="00013B75">
          <w:rPr>
            <w:highlight w:val="yellow"/>
            <w:rPrChange w:id="1136" w:author="Vladymyr Kozyr" w:date="2021-04-06T10:18:00Z">
              <w:rPr/>
            </w:rPrChange>
          </w:rPr>
          <w:t>, so users can rely on the data with high</w:t>
        </w:r>
      </w:ins>
      <w:ins w:id="1137" w:author="Vladymyr Kozyr" w:date="2021-03-28T15:32:00Z">
        <w:r w:rsidR="009B043F" w:rsidRPr="00013B75">
          <w:rPr>
            <w:highlight w:val="yellow"/>
            <w:rPrChange w:id="1138" w:author="Vladymyr Kozyr" w:date="2021-04-06T10:18:00Z">
              <w:rPr/>
            </w:rPrChange>
          </w:rPr>
          <w:t xml:space="preserve"> level of trust. Secondly, its </w:t>
        </w:r>
        <w:proofErr w:type="spellStart"/>
        <w:r w:rsidR="009B043F" w:rsidRPr="00013B75">
          <w:rPr>
            <w:highlight w:val="yellow"/>
            <w:rPrChange w:id="1139" w:author="Vladymyr Kozyr" w:date="2021-04-06T10:18:00Z">
              <w:rPr/>
            </w:rPrChange>
          </w:rPr>
          <w:t>publically</w:t>
        </w:r>
        <w:proofErr w:type="spellEnd"/>
        <w:r w:rsidR="009B043F" w:rsidRPr="00013B75">
          <w:rPr>
            <w:highlight w:val="yellow"/>
            <w:rPrChange w:id="1140" w:author="Vladymyr Kozyr" w:date="2021-04-06T10:18:00Z">
              <w:rPr/>
            </w:rPrChange>
          </w:rPr>
          <w:t xml:space="preserve"> available data</w:t>
        </w:r>
      </w:ins>
      <w:ins w:id="1141" w:author="Vladymyr Kozyr" w:date="2021-03-28T15:33:00Z">
        <w:r w:rsidR="009B043F" w:rsidRPr="00013B75">
          <w:rPr>
            <w:highlight w:val="yellow"/>
            <w:rPrChange w:id="1142" w:author="Vladymyr Kozyr" w:date="2021-04-06T10:18:00Z">
              <w:rPr/>
            </w:rPrChange>
          </w:rPr>
          <w:t>,</w:t>
        </w:r>
        <w:r w:rsidR="009B043F">
          <w:t xml:space="preserve"> so users can check the source data if they want. And thi</w:t>
        </w:r>
      </w:ins>
      <w:ins w:id="1143" w:author="Vladymyr Kozyr" w:date="2021-03-28T15:34:00Z">
        <w:r w:rsidR="009B043F">
          <w:t xml:space="preserve">rdly, data is updated on regular basis, so it will be available </w:t>
        </w:r>
      </w:ins>
      <w:ins w:id="1144" w:author="Vladymyr Kozyr" w:date="2021-03-28T15:35:00Z">
        <w:r w:rsidR="009B043F">
          <w:t>for the following years as well</w:t>
        </w:r>
      </w:ins>
      <w:ins w:id="1145" w:author="Vladymyr Kozyr" w:date="2021-03-28T15:36:00Z">
        <w:r w:rsidR="009B043F">
          <w:t xml:space="preserve"> (not only </w:t>
        </w:r>
        <w:proofErr w:type="spellStart"/>
        <w:r w:rsidR="009B043F">
          <w:t>histarical</w:t>
        </w:r>
        <w:proofErr w:type="spellEnd"/>
        <w:r w:rsidR="009B043F">
          <w:t xml:space="preserve"> data).</w:t>
        </w:r>
      </w:ins>
      <w:ins w:id="1146" w:author="Vladymyr Kozyr" w:date="2021-03-28T15:34:00Z">
        <w:r w:rsidR="009B043F">
          <w:t xml:space="preserve"> </w:t>
        </w:r>
      </w:ins>
    </w:p>
    <w:p w14:paraId="7866205E" w14:textId="77777777" w:rsidR="00C1576E" w:rsidRDefault="00C1576E" w:rsidP="00C1576E">
      <w:pPr>
        <w:pStyle w:val="1Para"/>
        <w:ind w:firstLine="0"/>
        <w:rPr>
          <w:ins w:id="1147" w:author="Vladymyr Kozyr" w:date="2021-03-15T21:57:00Z"/>
          <w:sz w:val="24"/>
          <w:szCs w:val="24"/>
        </w:rPr>
      </w:pPr>
      <w:commentRangeStart w:id="1148"/>
      <w:ins w:id="1149" w:author="Vladymyr Kozyr" w:date="2021-03-15T21:57:00Z">
        <w:r>
          <w:t xml:space="preserve">Format: Data tables provide the volume and value of </w:t>
        </w:r>
        <w:proofErr w:type="spellStart"/>
        <w:r>
          <w:t>seafisheries</w:t>
        </w:r>
        <w:proofErr w:type="spellEnd"/>
        <w:r>
          <w:t xml:space="preserve"> landings. Data is organized by species-groups, by main species and by province.</w:t>
        </w:r>
        <w:commentRangeEnd w:id="1148"/>
        <w:r>
          <w:rPr>
            <w:rStyle w:val="CommentReference"/>
            <w:lang w:val="en-US"/>
          </w:rPr>
          <w:commentReference w:id="1148"/>
        </w:r>
      </w:ins>
    </w:p>
    <w:p w14:paraId="00F4B83A" w14:textId="77777777" w:rsidR="00C1576E" w:rsidRDefault="00C1576E" w:rsidP="00C1576E">
      <w:pPr>
        <w:pStyle w:val="1Para"/>
        <w:ind w:firstLine="0"/>
        <w:rPr>
          <w:ins w:id="1150" w:author="Vladymyr Kozyr" w:date="2021-03-15T21:57:00Z"/>
        </w:rPr>
      </w:pPr>
      <w:ins w:id="1151" w:author="Vladymyr Kozyr" w:date="2021-03-15T21:57:00Z">
        <w:r>
          <w:t>Period covered: Data is available from 1990 to 2018 year before the current fishing season, data prior to 1990 is available upon request.</w:t>
        </w:r>
      </w:ins>
    </w:p>
    <w:p w14:paraId="474C4922" w14:textId="77777777" w:rsidR="00C1576E" w:rsidRDefault="00C1576E" w:rsidP="00C1576E">
      <w:pPr>
        <w:pStyle w:val="1Para"/>
        <w:ind w:firstLine="0"/>
        <w:rPr>
          <w:ins w:id="1152" w:author="Vladymyr Kozyr" w:date="2021-03-15T21:57:00Z"/>
        </w:rPr>
      </w:pPr>
      <w:ins w:id="1153" w:author="Vladymyr Kozyr" w:date="2021-03-15T21:57:00Z">
        <w:r>
          <w:t>Sources: Data collected by DFO regional offices.</w:t>
        </w:r>
      </w:ins>
    </w:p>
    <w:p w14:paraId="549E82CE" w14:textId="77777777" w:rsidR="00C1576E" w:rsidRDefault="00C1576E" w:rsidP="00C1576E">
      <w:pPr>
        <w:pStyle w:val="1Para"/>
        <w:ind w:firstLine="0"/>
        <w:rPr>
          <w:ins w:id="1154" w:author="Vladymyr Kozyr" w:date="2021-03-15T21:57:00Z"/>
        </w:rPr>
      </w:pPr>
      <w:ins w:id="1155" w:author="Vladymyr Kozyr" w:date="2021-03-15T21:57:00Z">
        <w:r>
          <w:t xml:space="preserve">Data is separated yearly (one Microsoft Excel file for each year) and grouped inside by Canadian provinces for each fish type. In total this dataset consists of 56 files (28 for fish amount in tonnes and 28 for fish total value in </w:t>
        </w:r>
        <w:proofErr w:type="spellStart"/>
        <w:r>
          <w:t>thousand</w:t>
        </w:r>
        <w:proofErr w:type="spellEnd"/>
        <w:r>
          <w:t xml:space="preserve"> of Canadian dollars.</w:t>
        </w:r>
      </w:ins>
    </w:p>
    <w:p w14:paraId="1FDC6221" w14:textId="600CFBE4" w:rsidR="00C1576E" w:rsidRPr="00C1576E" w:rsidRDefault="00C1576E">
      <w:pPr>
        <w:pStyle w:val="1Para"/>
        <w:ind w:firstLine="0"/>
        <w:rPr>
          <w:ins w:id="1156" w:author="Vladymyr Kozyr" w:date="2021-03-15T21:57:00Z"/>
          <w:lang w:val="en-US"/>
          <w:rPrChange w:id="1157" w:author="Vladymyr Kozyr" w:date="2021-03-15T21:57:00Z">
            <w:rPr>
              <w:ins w:id="1158" w:author="Vladymyr Kozyr" w:date="2021-03-15T21:57:00Z"/>
              <w:lang w:val="ru-RU"/>
            </w:rPr>
          </w:rPrChange>
        </w:rPr>
        <w:pPrChange w:id="1159" w:author="Vladymyr Kozyr" w:date="2021-03-28T12:45:00Z">
          <w:pPr>
            <w:spacing w:after="0"/>
            <w:ind w:firstLine="720"/>
          </w:pPr>
        </w:pPrChange>
      </w:pPr>
      <w:commentRangeStart w:id="1160"/>
      <w:ins w:id="1161" w:author="Vladymyr Kozyr" w:date="2021-03-15T21:57:00Z">
        <w:r>
          <w:lastRenderedPageBreak/>
          <w:t>To present such kind of data, it should go through several processes which includes data extraction, cleaning/filtering and massaging (converting into suitable format) which will be discussed in implementation part of the work (chapter 4).</w:t>
        </w:r>
        <w:commentRangeEnd w:id="1160"/>
        <w:r>
          <w:rPr>
            <w:rStyle w:val="CommentReference"/>
            <w:lang w:val="en-US"/>
          </w:rPr>
          <w:commentReference w:id="1160"/>
        </w:r>
      </w:ins>
    </w:p>
    <w:p w14:paraId="6A55C1D7" w14:textId="26DE9650" w:rsidR="004D67AC" w:rsidDel="005256FE" w:rsidRDefault="004D67AC" w:rsidP="004D67AC">
      <w:pPr>
        <w:spacing w:after="0"/>
        <w:ind w:firstLine="720"/>
        <w:rPr>
          <w:ins w:id="1162" w:author="Vladymyr Kozyr [2]" w:date="2021-01-10T22:07:00Z"/>
          <w:del w:id="1163" w:author="Vladymyr Kozyr" w:date="2021-03-13T12:06:00Z"/>
        </w:rPr>
      </w:pPr>
      <w:ins w:id="1164" w:author="Vladymyr Kozyr [2]" w:date="2021-01-10T22:03:00Z">
        <w:del w:id="1165" w:author="Vladymyr Kozyr" w:date="2021-03-13T12:06:00Z">
          <w:r w:rsidRPr="004D67AC" w:rsidDel="005256FE">
            <w:rPr>
              <w:rPrChange w:id="1166" w:author="Vladymyr Kozyr [2]" w:date="2021-01-10T22:03:00Z">
                <w:rPr>
                  <w:lang w:val="ru-RU"/>
                </w:rPr>
              </w:rPrChange>
            </w:rPr>
            <w:delText>- Some captions are missing on the charts, which also complicates the perception of the displayed information.</w:delText>
          </w:r>
        </w:del>
      </w:ins>
    </w:p>
    <w:p w14:paraId="65FA6D45" w14:textId="6AF021E0" w:rsidR="004D67AC" w:rsidDel="005256FE" w:rsidRDefault="004D67AC" w:rsidP="004D67AC">
      <w:pPr>
        <w:spacing w:after="0"/>
        <w:ind w:firstLine="720"/>
        <w:rPr>
          <w:ins w:id="1167" w:author="Vladymyr Kozyr [2]" w:date="2021-01-10T22:07:00Z"/>
          <w:del w:id="1168" w:author="Vladymyr Kozyr" w:date="2021-03-13T12:06:00Z"/>
        </w:rPr>
      </w:pPr>
      <w:ins w:id="1169" w:author="Vladymyr Kozyr [2]" w:date="2021-01-10T22:07:00Z">
        <w:del w:id="1170" w:author="Vladymyr Kozyr" w:date="2021-03-13T12:06:00Z">
          <w:r w:rsidDel="005256FE">
            <w:delText>- All visualizations are presented as static images, to use interactions involved.</w:delText>
          </w:r>
        </w:del>
      </w:ins>
      <w:commentRangeEnd w:id="1023"/>
      <w:del w:id="1171" w:author="Vladymyr Kozyr" w:date="2021-03-13T12:06:00Z">
        <w:r w:rsidR="0018565E" w:rsidDel="005256FE">
          <w:rPr>
            <w:rStyle w:val="CommentReference"/>
          </w:rPr>
          <w:commentReference w:id="1023"/>
        </w:r>
      </w:del>
    </w:p>
    <w:p w14:paraId="7EA52238" w14:textId="7351C99F" w:rsidR="004D67AC" w:rsidDel="00BE0E55" w:rsidRDefault="00BE0E55">
      <w:pPr>
        <w:pStyle w:val="Heading2NoNumber"/>
        <w:rPr>
          <w:ins w:id="1172" w:author="Vladymyr Kozyr [2]" w:date="2021-01-10T22:07:00Z"/>
          <w:del w:id="1173" w:author="Vladymyr Kozyr" w:date="2021-02-07T21:09:00Z"/>
        </w:rPr>
        <w:pPrChange w:id="1174" w:author="Vladymyr Kozyr" w:date="2021-02-07T21:08:00Z">
          <w:pPr>
            <w:spacing w:after="0"/>
            <w:ind w:firstLine="720"/>
          </w:pPr>
        </w:pPrChange>
      </w:pPr>
      <w:bookmarkStart w:id="1175" w:name="_Toc67830750"/>
      <w:ins w:id="1176" w:author="Vladymyr Kozyr" w:date="2021-02-07T21:08:00Z">
        <w:r>
          <w:t>3.</w:t>
        </w:r>
      </w:ins>
      <w:ins w:id="1177" w:author="Vladymyr Kozyr" w:date="2021-03-15T21:57:00Z">
        <w:r w:rsidR="00C1576E">
          <w:t>3</w:t>
        </w:r>
      </w:ins>
      <w:ins w:id="1178" w:author="Vladymyr Kozyr" w:date="2021-02-07T21:09:00Z">
        <w:r>
          <w:t>.</w:t>
        </w:r>
      </w:ins>
      <w:ins w:id="1179" w:author="Vladymyr Kozyr" w:date="2021-02-15T14:26:00Z">
        <w:r w:rsidR="00252C5C">
          <w:tab/>
        </w:r>
      </w:ins>
      <w:ins w:id="1180" w:author="Vladymyr Kozyr" w:date="2021-02-07T21:09:00Z">
        <w:r>
          <w:t>Fishery Domain Problems</w:t>
        </w:r>
      </w:ins>
      <w:bookmarkEnd w:id="1175"/>
    </w:p>
    <w:p w14:paraId="5330D8AE" w14:textId="74B3B1F5" w:rsidR="004D67AC" w:rsidRPr="004D67AC" w:rsidDel="00BE0E55" w:rsidRDefault="004D67AC">
      <w:pPr>
        <w:spacing w:after="0"/>
        <w:rPr>
          <w:del w:id="1181" w:author="Vladymyr Kozyr" w:date="2021-02-07T21:09:00Z"/>
          <w:rFonts w:eastAsia="Times New Roman" w:cs="Arial"/>
          <w:b/>
          <w:bCs/>
          <w:color w:val="000000"/>
          <w:rPrChange w:id="1182" w:author="Vladymyr Kozyr [2]" w:date="2021-01-10T22:08:00Z">
            <w:rPr>
              <w:del w:id="1183" w:author="Vladymyr Kozyr" w:date="2021-02-07T21:09:00Z"/>
              <w:rFonts w:eastAsia="Times New Roman" w:cs="Arial"/>
              <w:color w:val="000000"/>
              <w:lang w:val="ru-RU"/>
            </w:rPr>
          </w:rPrChange>
        </w:rPr>
        <w:pPrChange w:id="1184" w:author="Vladymyr Kozyr" w:date="2021-02-07T21:09:00Z">
          <w:pPr>
            <w:spacing w:after="0"/>
            <w:ind w:firstLine="720"/>
          </w:pPr>
        </w:pPrChange>
      </w:pPr>
      <w:ins w:id="1185" w:author="Vladymyr Kozyr [2]" w:date="2021-01-10T22:07:00Z">
        <w:del w:id="1186" w:author="Vladymyr Kozyr" w:date="2021-02-07T21:09:00Z">
          <w:r w:rsidRPr="00372906" w:rsidDel="00BE0E55">
            <w:rPr>
              <w:b/>
              <w:bCs/>
            </w:rPr>
            <w:delText>Maybe mo</w:delText>
          </w:r>
        </w:del>
      </w:ins>
      <w:ins w:id="1187" w:author="Vladymyr Kozyr [2]" w:date="2021-01-10T22:08:00Z">
        <w:del w:id="1188" w:author="Vladymyr Kozyr" w:date="2021-02-07T21:09:00Z">
          <w:r w:rsidRPr="00372906" w:rsidDel="00BE0E55">
            <w:rPr>
              <w:b/>
              <w:bCs/>
            </w:rPr>
            <w:delText>ve the following text into chapter 3.5 as conclusion paragraph of section 3?</w:delText>
          </w:r>
        </w:del>
      </w:ins>
    </w:p>
    <w:p w14:paraId="11D9A4EA" w14:textId="1270A11B" w:rsidR="00275DA3" w:rsidRPr="004D67AC" w:rsidRDefault="00275DA3">
      <w:pPr>
        <w:pStyle w:val="Heading2NoNumber"/>
        <w:rPr>
          <w:rPrChange w:id="1189" w:author="Vladymyr Kozyr [2]" w:date="2021-01-10T22:03:00Z">
            <w:rPr>
              <w:rFonts w:eastAsia="Times New Roman" w:cs="Arial"/>
              <w:color w:val="000000"/>
              <w:lang w:val="ru-RU"/>
            </w:rPr>
          </w:rPrChange>
        </w:rPr>
        <w:pPrChange w:id="1190" w:author="Vladymyr Kozyr" w:date="2021-02-07T21:09:00Z">
          <w:pPr>
            <w:spacing w:after="0"/>
            <w:ind w:firstLine="720"/>
            <w:jc w:val="center"/>
          </w:pPr>
        </w:pPrChange>
      </w:pPr>
    </w:p>
    <w:p w14:paraId="05E13BB0" w14:textId="1FA6C5C0" w:rsidR="00781FF1" w:rsidRPr="0016722A" w:rsidDel="00C33D99" w:rsidRDefault="00781FF1">
      <w:pPr>
        <w:spacing w:after="0"/>
        <w:rPr>
          <w:del w:id="1191" w:author="Vladymyr Kozyr" w:date="2021-03-28T12:55:00Z"/>
          <w:rFonts w:eastAsia="Times New Roman" w:cs="Arial"/>
          <w:color w:val="000000"/>
        </w:rPr>
      </w:pPr>
      <w:r>
        <w:rPr>
          <w:rFonts w:eastAsia="Times New Roman" w:cs="Arial"/>
          <w:color w:val="000000"/>
        </w:rPr>
        <w:t xml:space="preserve">It’s also worth </w:t>
      </w:r>
      <w:commentRangeStart w:id="1192"/>
      <w:r>
        <w:rPr>
          <w:rFonts w:eastAsia="Times New Roman" w:cs="Arial"/>
          <w:color w:val="000000"/>
        </w:rPr>
        <w:t xml:space="preserve">mentioning problems on which marine scientist are eager to work </w:t>
      </w:r>
      <w:commentRangeEnd w:id="1192"/>
      <w:r w:rsidR="00E07A77">
        <w:rPr>
          <w:rStyle w:val="CommentReference"/>
        </w:rPr>
        <w:commentReference w:id="1192"/>
      </w:r>
      <w:r>
        <w:rPr>
          <w:rFonts w:eastAsia="Times New Roman" w:cs="Arial"/>
          <w:color w:val="000000"/>
        </w:rPr>
        <w:t>on</w:t>
      </w:r>
      <w:ins w:id="1193" w:author="Vladymyr Kozyr" w:date="2021-04-18T12:00:00Z">
        <w:r w:rsidR="00F06F34">
          <w:rPr>
            <w:rFonts w:eastAsia="Times New Roman" w:cs="Arial"/>
            <w:color w:val="000000"/>
          </w:rPr>
          <w:t xml:space="preserve"> </w:t>
        </w:r>
        <w:proofErr w:type="spellStart"/>
        <w:r w:rsidR="00F06F34">
          <w:rPr>
            <w:rFonts w:eastAsia="Times New Roman" w:cs="Arial"/>
            <w:color w:val="000000"/>
          </w:rPr>
          <w:t>accordind</w:t>
        </w:r>
        <w:proofErr w:type="spellEnd"/>
        <w:r w:rsidR="00F06F34">
          <w:rPr>
            <w:rFonts w:eastAsia="Times New Roman" w:cs="Arial"/>
            <w:color w:val="000000"/>
          </w:rPr>
          <w:t xml:space="preserve"> to papers and </w:t>
        </w:r>
      </w:ins>
      <w:proofErr w:type="gramStart"/>
      <w:ins w:id="1194" w:author="Vladymyr Kozyr" w:date="2021-04-18T12:01:00Z">
        <w:r w:rsidR="00F06F34">
          <w:rPr>
            <w:rFonts w:eastAsia="Times New Roman" w:cs="Arial"/>
            <w:color w:val="000000"/>
          </w:rPr>
          <w:t>researches</w:t>
        </w:r>
      </w:ins>
      <w:proofErr w:type="gramEnd"/>
      <w:r>
        <w:rPr>
          <w:rFonts w:eastAsia="Times New Roman" w:cs="Arial"/>
          <w:color w:val="000000"/>
        </w:rPr>
        <w:t>.</w:t>
      </w:r>
      <w:ins w:id="1195" w:author="Vladymyr Kozyr" w:date="2021-03-28T12:55:00Z">
        <w:r w:rsidR="00C33D99" w:rsidRPr="0016722A" w:rsidDel="00C33D99">
          <w:rPr>
            <w:rFonts w:eastAsia="Times New Roman" w:cs="Arial"/>
            <w:color w:val="000000"/>
          </w:rPr>
          <w:t xml:space="preserve"> </w:t>
        </w:r>
      </w:ins>
    </w:p>
    <w:p w14:paraId="567CD04C" w14:textId="4D8EAC44" w:rsidR="00507C0A" w:rsidRDefault="00507C0A">
      <w:pPr>
        <w:spacing w:after="0"/>
        <w:pPrChange w:id="1196" w:author="Vladymyr Kozyr" w:date="2021-03-28T12:55:00Z">
          <w:pPr>
            <w:pStyle w:val="1Para"/>
          </w:pPr>
        </w:pPrChange>
      </w:pPr>
      <w:commentRangeStart w:id="1197"/>
      <w:del w:id="1198" w:author="Vladymyr Kozyr" w:date="2021-03-28T12:55:00Z">
        <w:r w:rsidDel="00C33D99">
          <w:delText>Ecological:</w:delText>
        </w:r>
        <w:commentRangeEnd w:id="1197"/>
        <w:r w:rsidDel="00C33D99">
          <w:rPr>
            <w:rStyle w:val="CommentReference"/>
          </w:rPr>
          <w:commentReference w:id="1197"/>
        </w:r>
      </w:del>
    </w:p>
    <w:p w14:paraId="60D896FA" w14:textId="77777777" w:rsidR="00704947" w:rsidRPr="00704947" w:rsidRDefault="00704947" w:rsidP="00704947">
      <w:pPr>
        <w:pStyle w:val="1Para"/>
        <w:rPr>
          <w:ins w:id="1199" w:author="Vladymyr Kozyr" w:date="2021-03-13T14:12:00Z"/>
          <w:lang w:val="en-US"/>
        </w:rPr>
      </w:pPr>
      <w:ins w:id="1200" w:author="Vladymyr Kozyr" w:date="2021-03-13T14:12:00Z">
        <w:r w:rsidRPr="00704947">
          <w:rPr>
            <w:lang w:val="en-US"/>
          </w:rPr>
          <w:t>1) determination of the optimal amount of catch for each type of fish to reduce environmental damage in a specific region. The visualization of the problem analysis can be presented in the form of a bar chart growth/decrease in the catch of a specific type of fish for a particular period in different regions.</w:t>
        </w:r>
      </w:ins>
    </w:p>
    <w:p w14:paraId="7024EC8E" w14:textId="77777777" w:rsidR="00704947" w:rsidRPr="00704947" w:rsidRDefault="00704947" w:rsidP="00704947">
      <w:pPr>
        <w:pStyle w:val="1Para"/>
        <w:rPr>
          <w:ins w:id="1201" w:author="Vladymyr Kozyr" w:date="2021-03-13T14:12:00Z"/>
          <w:lang w:val="en-US"/>
        </w:rPr>
      </w:pPr>
      <w:ins w:id="1202" w:author="Vladymyr Kozyr" w:date="2021-03-13T14:12:00Z">
        <w:r w:rsidRPr="00704947">
          <w:rPr>
            <w:lang w:val="en-US"/>
          </w:rPr>
          <w:t xml:space="preserve">2) understanding how the catch affects the ecosystem and other species.  The visualization of the problem can be presented in the form of graphs of two </w:t>
        </w:r>
        <w:proofErr w:type="spellStart"/>
        <w:r w:rsidRPr="00704947">
          <w:rPr>
            <w:lang w:val="en-US"/>
          </w:rPr>
          <w:t>colours</w:t>
        </w:r>
        <w:proofErr w:type="spellEnd"/>
        <w:r w:rsidRPr="00704947">
          <w:rPr>
            <w:lang w:val="en-US"/>
          </w:rPr>
          <w:t xml:space="preserve">.  One of them shows the increase/decrease in the catch, and the graph of the other </w:t>
        </w:r>
        <w:proofErr w:type="spellStart"/>
        <w:r w:rsidRPr="00704947">
          <w:rPr>
            <w:lang w:val="en-US"/>
          </w:rPr>
          <w:t>colour</w:t>
        </w:r>
        <w:proofErr w:type="spellEnd"/>
        <w:r w:rsidRPr="00704947">
          <w:rPr>
            <w:lang w:val="en-US"/>
          </w:rPr>
          <w:t xml:space="preserve"> shows the diversity of the ecosystem in the number of species</w:t>
        </w:r>
      </w:ins>
    </w:p>
    <w:p w14:paraId="5393E777" w14:textId="77777777" w:rsidR="00704947" w:rsidRPr="00704947" w:rsidRDefault="00704947" w:rsidP="00704947">
      <w:pPr>
        <w:pStyle w:val="1Para"/>
        <w:rPr>
          <w:ins w:id="1203" w:author="Vladymyr Kozyr" w:date="2021-03-13T14:12:00Z"/>
          <w:lang w:val="en-US"/>
        </w:rPr>
      </w:pPr>
      <w:ins w:id="1204" w:author="Vladymyr Kozyr" w:date="2021-03-13T14:12:00Z">
        <w:r w:rsidRPr="00704947">
          <w:rPr>
            <w:lang w:val="en-US"/>
          </w:rPr>
          <w:t>3) find out what species of fish and other animals are on the verge of extinction. Visualization can be depicted using pie charts showing endangered species by year.</w:t>
        </w:r>
      </w:ins>
    </w:p>
    <w:p w14:paraId="6C239F03" w14:textId="77777777" w:rsidR="00704947" w:rsidRPr="00704947" w:rsidRDefault="00704947" w:rsidP="00704947">
      <w:pPr>
        <w:pStyle w:val="1Para"/>
        <w:rPr>
          <w:ins w:id="1205" w:author="Vladymyr Kozyr" w:date="2021-03-13T14:12:00Z"/>
          <w:lang w:val="en-US"/>
        </w:rPr>
      </w:pPr>
      <w:ins w:id="1206" w:author="Vladymyr Kozyr" w:date="2021-03-13T14:12:00Z">
        <w:r w:rsidRPr="00704947">
          <w:rPr>
            <w:lang w:val="en-US"/>
          </w:rPr>
          <w:t xml:space="preserve">4) identifying the regions that need attention in the first place and introducing measures to restore or prevent species' extinction or changes in the ecosystem. The problem can be visualized in a geo map, where endangered species in a specific region are shown in different </w:t>
        </w:r>
        <w:proofErr w:type="spellStart"/>
        <w:r w:rsidRPr="00704947">
          <w:rPr>
            <w:lang w:val="en-US"/>
          </w:rPr>
          <w:t>colours</w:t>
        </w:r>
        <w:proofErr w:type="spellEnd"/>
        <w:r w:rsidRPr="00704947">
          <w:rPr>
            <w:lang w:val="en-US"/>
          </w:rPr>
          <w:t>.</w:t>
        </w:r>
      </w:ins>
    </w:p>
    <w:p w14:paraId="2D982DAD" w14:textId="77777777" w:rsidR="00704947" w:rsidRPr="00704947" w:rsidRDefault="00704947" w:rsidP="00704947">
      <w:pPr>
        <w:pStyle w:val="1Para"/>
        <w:rPr>
          <w:ins w:id="1207" w:author="Vladymyr Kozyr" w:date="2021-03-13T14:12:00Z"/>
          <w:lang w:val="en-US"/>
        </w:rPr>
      </w:pPr>
      <w:ins w:id="1208" w:author="Vladymyr Kozyr" w:date="2021-03-13T14:12:00Z">
        <w:r w:rsidRPr="00704947">
          <w:rPr>
            <w:lang w:val="en-US"/>
          </w:rPr>
          <w:t>5) predicting which species may also be subject to negative or positive effects (trends). A line chart would be appropriate here, defining the trend in the development of species over some time.</w:t>
        </w:r>
      </w:ins>
    </w:p>
    <w:p w14:paraId="421D1BCA" w14:textId="77777777" w:rsidR="00704947" w:rsidRPr="00704947" w:rsidRDefault="00704947" w:rsidP="00704947">
      <w:pPr>
        <w:pStyle w:val="1Para"/>
        <w:rPr>
          <w:ins w:id="1209" w:author="Vladymyr Kozyr" w:date="2021-03-13T14:12:00Z"/>
          <w:lang w:val="en-US"/>
        </w:rPr>
      </w:pPr>
      <w:ins w:id="1210" w:author="Vladymyr Kozyr" w:date="2021-03-13T14:12:00Z">
        <w:r w:rsidRPr="00704947">
          <w:rPr>
            <w:lang w:val="en-US"/>
          </w:rPr>
          <w:t>6) the establishment of quotas (the proper amount of unloading of fish) which will minimize the negative impact on the environment. The visualization could be a bar graph showing the dependence between the allowable catch and the accepted catch quotas.</w:t>
        </w:r>
      </w:ins>
    </w:p>
    <w:p w14:paraId="71BFFB55" w14:textId="77777777" w:rsidR="00704947" w:rsidRPr="00704947" w:rsidRDefault="00704947" w:rsidP="00704947">
      <w:pPr>
        <w:pStyle w:val="1Para"/>
        <w:rPr>
          <w:ins w:id="1211" w:author="Vladymyr Kozyr" w:date="2021-03-13T14:12:00Z"/>
          <w:lang w:val="en-US"/>
        </w:rPr>
      </w:pPr>
      <w:ins w:id="1212" w:author="Vladymyr Kozyr" w:date="2021-03-13T14:12:00Z">
        <w:r w:rsidRPr="00704947">
          <w:rPr>
            <w:lang w:val="en-US"/>
          </w:rPr>
          <w:t xml:space="preserve">7) determining the recovery rate of the ecosystem after taking appropriate measures can be displayed using </w:t>
        </w:r>
        <w:proofErr w:type="gramStart"/>
        <w:r w:rsidRPr="00704947">
          <w:rPr>
            <w:lang w:val="en-US"/>
          </w:rPr>
          <w:t>two line</w:t>
        </w:r>
        <w:proofErr w:type="gramEnd"/>
        <w:r w:rsidRPr="00704947">
          <w:rPr>
            <w:lang w:val="en-US"/>
          </w:rPr>
          <w:t xml:space="preserve"> graphs of different </w:t>
        </w:r>
        <w:proofErr w:type="spellStart"/>
        <w:r w:rsidRPr="00704947">
          <w:rPr>
            <w:lang w:val="en-US"/>
          </w:rPr>
          <w:t>colours</w:t>
        </w:r>
        <w:proofErr w:type="spellEnd"/>
        <w:r w:rsidRPr="00704947">
          <w:rPr>
            <w:lang w:val="en-US"/>
          </w:rPr>
          <w:t>.</w:t>
        </w:r>
      </w:ins>
    </w:p>
    <w:p w14:paraId="6D19DBBF" w14:textId="77777777" w:rsidR="00704947" w:rsidRPr="00704947" w:rsidRDefault="00704947" w:rsidP="00704947">
      <w:pPr>
        <w:pStyle w:val="1Para"/>
        <w:rPr>
          <w:ins w:id="1213" w:author="Vladymyr Kozyr" w:date="2021-03-13T14:12:00Z"/>
          <w:lang w:val="en-US"/>
        </w:rPr>
      </w:pPr>
      <w:ins w:id="1214" w:author="Vladymyr Kozyr" w:date="2021-03-13T14:12:00Z">
        <w:r w:rsidRPr="00704947">
          <w:rPr>
            <w:lang w:val="en-US"/>
          </w:rPr>
          <w:lastRenderedPageBreak/>
          <w:t>8) analysis of the safety of methods for catching a particular type of fish in each region. A comparative bar chart can be used to visualize the relationship between safe fishing practices and the fish population in a given area.</w:t>
        </w:r>
      </w:ins>
    </w:p>
    <w:p w14:paraId="0D4FDBD7" w14:textId="2925C5BC" w:rsidR="00507C0A" w:rsidRPr="007A2436" w:rsidDel="00704947" w:rsidRDefault="00704947">
      <w:pPr>
        <w:pStyle w:val="1Para"/>
        <w:ind w:firstLine="0"/>
        <w:rPr>
          <w:del w:id="1215" w:author="Vladymyr Kozyr" w:date="2021-03-13T14:12:00Z"/>
          <w:lang w:val="en-US"/>
        </w:rPr>
        <w:pPrChange w:id="1216" w:author="Vladymyr Kozyr" w:date="2021-03-28T12:51:00Z">
          <w:pPr>
            <w:pStyle w:val="1Para"/>
          </w:pPr>
        </w:pPrChange>
      </w:pPr>
      <w:ins w:id="1217" w:author="Vladymyr Kozyr" w:date="2021-03-13T14:12:00Z">
        <w:r w:rsidRPr="00704947">
          <w:rPr>
            <w:lang w:val="en-US"/>
          </w:rPr>
          <w:t>Based on the results of the analysis</w:t>
        </w:r>
      </w:ins>
      <w:ins w:id="1218" w:author="Fred Popowich" w:date="2021-03-17T09:41:00Z">
        <w:r w:rsidR="003C0D2E">
          <w:rPr>
            <w:lang w:val="en-US"/>
          </w:rPr>
          <w:t>,</w:t>
        </w:r>
      </w:ins>
      <w:ins w:id="1219" w:author="Vladymyr Kozyr" w:date="2021-03-13T14:14:00Z">
        <w:r>
          <w:rPr>
            <w:lang w:val="en-US"/>
          </w:rPr>
          <w:t xml:space="preserve"> scientists</w:t>
        </w:r>
      </w:ins>
      <w:ins w:id="1220" w:author="Vladymyr Kozyr" w:date="2021-03-13T14:12:00Z">
        <w:r w:rsidRPr="00704947">
          <w:rPr>
            <w:lang w:val="en-US"/>
          </w:rPr>
          <w:t xml:space="preserve"> </w:t>
        </w:r>
      </w:ins>
      <w:ins w:id="1221" w:author="Vladymyr Kozyr" w:date="2021-03-28T12:44:00Z">
        <w:r w:rsidR="00BC6DA0">
          <w:rPr>
            <w:lang w:val="en-US"/>
          </w:rPr>
          <w:t>adjust</w:t>
        </w:r>
      </w:ins>
      <w:commentRangeStart w:id="1222"/>
      <w:commentRangeEnd w:id="1222"/>
      <w:del w:id="1223" w:author="Vladymyr Kozyr" w:date="2021-03-28T12:44:00Z">
        <w:r w:rsidR="003C0D2E" w:rsidDel="00BC6DA0">
          <w:rPr>
            <w:rStyle w:val="CommentReference"/>
            <w:lang w:val="en-US"/>
          </w:rPr>
          <w:commentReference w:id="1222"/>
        </w:r>
      </w:del>
      <w:ins w:id="1224" w:author="Vladymyr Kozyr" w:date="2021-03-13T14:13:00Z">
        <w:r w:rsidRPr="00704947">
          <w:rPr>
            <w:lang w:val="en-US"/>
          </w:rPr>
          <w:t xml:space="preserve"> methods that have adverse effects on the state of the environment and suggest alternative methods</w:t>
        </w:r>
      </w:ins>
      <w:ins w:id="1225" w:author="Vladymyr Kozyr" w:date="2021-03-13T14:14:00Z">
        <w:r>
          <w:rPr>
            <w:lang w:val="en-US"/>
          </w:rPr>
          <w:t>.</w:t>
        </w:r>
      </w:ins>
      <w:del w:id="1226" w:author="Vladymyr Kozyr" w:date="2021-03-13T14:12:00Z">
        <w:r w:rsidR="00507C0A" w:rsidDel="00704947">
          <w:rPr>
            <w:lang w:val="en-US"/>
          </w:rPr>
          <w:delText>1)</w:delText>
        </w:r>
        <w:r w:rsidR="00507C0A" w:rsidRPr="007A2436" w:rsidDel="00704947">
          <w:rPr>
            <w:lang w:val="en-US"/>
          </w:rPr>
          <w:delText xml:space="preserve"> </w:delText>
        </w:r>
        <w:commentRangeStart w:id="1227"/>
        <w:r w:rsidR="00507C0A" w:rsidRPr="007A2436" w:rsidDel="00704947">
          <w:rPr>
            <w:lang w:val="en-US"/>
          </w:rPr>
          <w:delText>determin</w:delText>
        </w:r>
        <w:r w:rsidR="00507C0A" w:rsidDel="00704947">
          <w:rPr>
            <w:lang w:val="en-US"/>
          </w:rPr>
          <w:delText>ing</w:delText>
        </w:r>
        <w:r w:rsidR="00507C0A" w:rsidRPr="007A2436" w:rsidDel="00704947">
          <w:rPr>
            <w:lang w:val="en-US"/>
          </w:rPr>
          <w:delText xml:space="preserve"> the optimal amount of catch for each type of fish to reduce environmental damage in a particular region</w:delText>
        </w:r>
        <w:commentRangeEnd w:id="1227"/>
        <w:r w:rsidR="00507C0A" w:rsidDel="00704947">
          <w:rPr>
            <w:rStyle w:val="CommentReference"/>
            <w:lang w:val="en-US"/>
          </w:rPr>
          <w:commentReference w:id="1227"/>
        </w:r>
      </w:del>
    </w:p>
    <w:p w14:paraId="4BB16D9E" w14:textId="673A1529" w:rsidR="00507C0A" w:rsidRPr="007A2436" w:rsidDel="00704947" w:rsidRDefault="00507C0A">
      <w:pPr>
        <w:pStyle w:val="1Para"/>
        <w:ind w:firstLine="0"/>
        <w:rPr>
          <w:del w:id="1228" w:author="Vladymyr Kozyr" w:date="2021-03-13T14:12:00Z"/>
          <w:lang w:val="en-US"/>
        </w:rPr>
        <w:pPrChange w:id="1229" w:author="Vladymyr Kozyr" w:date="2021-03-28T12:51:00Z">
          <w:pPr>
            <w:pStyle w:val="1Para"/>
          </w:pPr>
        </w:pPrChange>
      </w:pPr>
      <w:del w:id="1230" w:author="Vladymyr Kozyr" w:date="2021-03-13T14:12:00Z">
        <w:r w:rsidDel="00704947">
          <w:rPr>
            <w:lang w:val="en-US"/>
          </w:rPr>
          <w:delText>2)</w:delText>
        </w:r>
        <w:r w:rsidRPr="007A2436" w:rsidDel="00704947">
          <w:rPr>
            <w:lang w:val="en-US"/>
          </w:rPr>
          <w:delText xml:space="preserve"> </w:delText>
        </w:r>
        <w:r w:rsidDel="00704947">
          <w:rPr>
            <w:lang w:val="en-US"/>
          </w:rPr>
          <w:delText xml:space="preserve">understanding </w:delText>
        </w:r>
        <w:r w:rsidRPr="007A2436" w:rsidDel="00704947">
          <w:rPr>
            <w:lang w:val="en-US"/>
          </w:rPr>
          <w:delText>how the fish catch affects the ecosystem and other species</w:delText>
        </w:r>
      </w:del>
    </w:p>
    <w:p w14:paraId="70C72E2C" w14:textId="42F35596" w:rsidR="00507C0A" w:rsidRPr="007A2436" w:rsidDel="00704947" w:rsidRDefault="00507C0A">
      <w:pPr>
        <w:pStyle w:val="1Para"/>
        <w:ind w:firstLine="0"/>
        <w:rPr>
          <w:del w:id="1231" w:author="Vladymyr Kozyr" w:date="2021-03-13T14:12:00Z"/>
          <w:lang w:val="en-US"/>
        </w:rPr>
        <w:pPrChange w:id="1232" w:author="Vladymyr Kozyr" w:date="2021-03-28T12:51:00Z">
          <w:pPr>
            <w:pStyle w:val="1Para"/>
          </w:pPr>
        </w:pPrChange>
      </w:pPr>
      <w:del w:id="1233" w:author="Vladymyr Kozyr" w:date="2021-03-13T14:12:00Z">
        <w:r w:rsidDel="00704947">
          <w:rPr>
            <w:lang w:val="en-US"/>
          </w:rPr>
          <w:delText>3)</w:delText>
        </w:r>
        <w:r w:rsidRPr="007A2436" w:rsidDel="00704947">
          <w:rPr>
            <w:lang w:val="en-US"/>
          </w:rPr>
          <w:delText xml:space="preserve"> </w:delText>
        </w:r>
        <w:r w:rsidDel="00704947">
          <w:rPr>
            <w:lang w:val="en-US"/>
          </w:rPr>
          <w:delText>seeing</w:delText>
        </w:r>
        <w:r w:rsidRPr="007A2436" w:rsidDel="00704947">
          <w:rPr>
            <w:lang w:val="en-US"/>
          </w:rPr>
          <w:delText xml:space="preserve"> what species of fish and other animals are on the </w:delText>
        </w:r>
        <w:r w:rsidDel="00704947">
          <w:rPr>
            <w:lang w:val="en-US"/>
          </w:rPr>
          <w:delText>edge</w:delText>
        </w:r>
        <w:r w:rsidRPr="007A2436" w:rsidDel="00704947">
          <w:rPr>
            <w:lang w:val="en-US"/>
          </w:rPr>
          <w:delText xml:space="preserve"> of extinction</w:delText>
        </w:r>
      </w:del>
    </w:p>
    <w:p w14:paraId="24433DC8" w14:textId="3E766CDC" w:rsidR="00507C0A" w:rsidRPr="007A2436" w:rsidDel="00704947" w:rsidRDefault="00507C0A">
      <w:pPr>
        <w:pStyle w:val="1Para"/>
        <w:ind w:firstLine="0"/>
        <w:rPr>
          <w:del w:id="1234" w:author="Vladymyr Kozyr" w:date="2021-03-13T14:12:00Z"/>
          <w:lang w:val="en-US"/>
        </w:rPr>
        <w:pPrChange w:id="1235" w:author="Vladymyr Kozyr" w:date="2021-03-28T12:51:00Z">
          <w:pPr>
            <w:pStyle w:val="1Para"/>
          </w:pPr>
        </w:pPrChange>
      </w:pPr>
      <w:del w:id="1236" w:author="Vladymyr Kozyr" w:date="2021-03-13T14:12:00Z">
        <w:r w:rsidDel="00704947">
          <w:rPr>
            <w:lang w:val="en-US"/>
          </w:rPr>
          <w:delText>4)</w:delText>
        </w:r>
        <w:r w:rsidRPr="007A2436" w:rsidDel="00704947">
          <w:rPr>
            <w:lang w:val="en-US"/>
          </w:rPr>
          <w:delText xml:space="preserve"> identif</w:delText>
        </w:r>
        <w:r w:rsidDel="00704947">
          <w:rPr>
            <w:lang w:val="en-US"/>
          </w:rPr>
          <w:delText>ying</w:delText>
        </w:r>
        <w:r w:rsidRPr="007A2436" w:rsidDel="00704947">
          <w:rPr>
            <w:lang w:val="en-US"/>
          </w:rPr>
          <w:delText xml:space="preserve"> the regions that primarily need attention and the introduction of measures to restore or prevent the disappearance of the</w:delText>
        </w:r>
        <w:r w:rsidDel="00704947">
          <w:rPr>
            <w:lang w:val="en-US"/>
          </w:rPr>
          <w:delText xml:space="preserve"> species or </w:delText>
        </w:r>
        <w:r w:rsidRPr="007A2436" w:rsidDel="00704947">
          <w:rPr>
            <w:lang w:val="en-US"/>
          </w:rPr>
          <w:delText>ecosystem</w:delText>
        </w:r>
        <w:r w:rsidDel="00704947">
          <w:rPr>
            <w:lang w:val="en-US"/>
          </w:rPr>
          <w:delText xml:space="preserve"> changes</w:delText>
        </w:r>
      </w:del>
    </w:p>
    <w:p w14:paraId="42A5D56F" w14:textId="59FFE405" w:rsidR="00507C0A" w:rsidDel="00704947" w:rsidRDefault="00507C0A">
      <w:pPr>
        <w:pStyle w:val="1Para"/>
        <w:ind w:firstLine="0"/>
        <w:rPr>
          <w:del w:id="1237" w:author="Vladymyr Kozyr" w:date="2021-03-13T14:12:00Z"/>
          <w:lang w:val="en-US"/>
        </w:rPr>
        <w:pPrChange w:id="1238" w:author="Vladymyr Kozyr" w:date="2021-03-28T12:51:00Z">
          <w:pPr>
            <w:pStyle w:val="1Para"/>
          </w:pPr>
        </w:pPrChange>
      </w:pPr>
      <w:del w:id="1239" w:author="Vladymyr Kozyr" w:date="2021-03-13T14:12:00Z">
        <w:r w:rsidDel="00704947">
          <w:rPr>
            <w:lang w:val="en-US"/>
          </w:rPr>
          <w:delText>5)</w:delText>
        </w:r>
        <w:r w:rsidRPr="007A2436" w:rsidDel="00704947">
          <w:rPr>
            <w:lang w:val="en-US"/>
          </w:rPr>
          <w:delText xml:space="preserve"> predict</w:delText>
        </w:r>
        <w:r w:rsidDel="00704947">
          <w:rPr>
            <w:lang w:val="en-US"/>
          </w:rPr>
          <w:delText>ing</w:delText>
        </w:r>
        <w:r w:rsidRPr="007A2436" w:rsidDel="00704947">
          <w:rPr>
            <w:lang w:val="en-US"/>
          </w:rPr>
          <w:delText xml:space="preserve"> which species may also be subject to negative</w:delText>
        </w:r>
        <w:r w:rsidDel="00704947">
          <w:rPr>
            <w:lang w:val="en-US"/>
          </w:rPr>
          <w:delText xml:space="preserve"> or positive</w:delText>
        </w:r>
        <w:r w:rsidRPr="007A2436" w:rsidDel="00704947">
          <w:rPr>
            <w:lang w:val="en-US"/>
          </w:rPr>
          <w:delText xml:space="preserve"> effects (trends)</w:delText>
        </w:r>
      </w:del>
    </w:p>
    <w:p w14:paraId="6EF9CA81" w14:textId="3B252CF3" w:rsidR="00507C0A" w:rsidRPr="00CF4700" w:rsidDel="00704947" w:rsidRDefault="00507C0A">
      <w:pPr>
        <w:pStyle w:val="1Para"/>
        <w:ind w:firstLine="0"/>
        <w:rPr>
          <w:del w:id="1240" w:author="Vladymyr Kozyr" w:date="2021-03-13T14:12:00Z"/>
          <w:lang w:val="en-US"/>
        </w:rPr>
        <w:pPrChange w:id="1241" w:author="Vladymyr Kozyr" w:date="2021-03-28T12:51:00Z">
          <w:pPr>
            <w:pStyle w:val="1Para"/>
          </w:pPr>
        </w:pPrChange>
      </w:pPr>
      <w:del w:id="1242" w:author="Vladymyr Kozyr" w:date="2021-03-13T14:12:00Z">
        <w:r w:rsidDel="00704947">
          <w:rPr>
            <w:lang w:val="en-US"/>
          </w:rPr>
          <w:delText>6)</w:delText>
        </w:r>
        <w:r w:rsidRPr="00CF4700" w:rsidDel="00704947">
          <w:rPr>
            <w:lang w:val="en-US"/>
          </w:rPr>
          <w:delText xml:space="preserve"> establish</w:delText>
        </w:r>
        <w:r w:rsidDel="00704947">
          <w:rPr>
            <w:lang w:val="en-US"/>
          </w:rPr>
          <w:delText>ing</w:delText>
        </w:r>
        <w:r w:rsidRPr="00CF4700" w:rsidDel="00704947">
          <w:rPr>
            <w:lang w:val="en-US"/>
          </w:rPr>
          <w:delText xml:space="preserve"> </w:delText>
        </w:r>
        <w:r w:rsidDel="00704947">
          <w:rPr>
            <w:lang w:val="en-US"/>
          </w:rPr>
          <w:delText>quotas</w:delText>
        </w:r>
        <w:r w:rsidRPr="00CF4700" w:rsidDel="00704947">
          <w:rPr>
            <w:lang w:val="en-US"/>
          </w:rPr>
          <w:delText xml:space="preserve"> (permissible amount of fish</w:delText>
        </w:r>
        <w:r w:rsidDel="00704947">
          <w:rPr>
            <w:lang w:val="en-US"/>
          </w:rPr>
          <w:delText xml:space="preserve"> landing)</w:delText>
        </w:r>
        <w:r w:rsidRPr="00CF4700" w:rsidDel="00704947">
          <w:rPr>
            <w:lang w:val="en-US"/>
          </w:rPr>
          <w:delText>, which will minimize the negative effect on the environment</w:delText>
        </w:r>
      </w:del>
    </w:p>
    <w:p w14:paraId="7FDAA621" w14:textId="3D54CA66" w:rsidR="00507C0A" w:rsidRPr="00CF4700" w:rsidDel="00704947" w:rsidRDefault="00507C0A">
      <w:pPr>
        <w:pStyle w:val="1Para"/>
        <w:ind w:firstLine="0"/>
        <w:rPr>
          <w:del w:id="1243" w:author="Vladymyr Kozyr" w:date="2021-03-13T14:12:00Z"/>
          <w:lang w:val="en-US"/>
        </w:rPr>
        <w:pPrChange w:id="1244" w:author="Vladymyr Kozyr" w:date="2021-03-28T12:51:00Z">
          <w:pPr>
            <w:pStyle w:val="1Para"/>
          </w:pPr>
        </w:pPrChange>
      </w:pPr>
      <w:del w:id="1245" w:author="Vladymyr Kozyr" w:date="2021-03-13T14:12:00Z">
        <w:r w:rsidDel="00704947">
          <w:rPr>
            <w:lang w:val="en-US"/>
          </w:rPr>
          <w:delText>7)</w:delText>
        </w:r>
        <w:r w:rsidRPr="00CF4700" w:rsidDel="00704947">
          <w:rPr>
            <w:lang w:val="en-US"/>
          </w:rPr>
          <w:delText xml:space="preserve"> determini</w:delText>
        </w:r>
        <w:r w:rsidDel="00704947">
          <w:rPr>
            <w:lang w:val="en-US"/>
          </w:rPr>
          <w:delText>ng</w:delText>
        </w:r>
        <w:r w:rsidRPr="00CF4700" w:rsidDel="00704947">
          <w:rPr>
            <w:lang w:val="en-US"/>
          </w:rPr>
          <w:delText xml:space="preserve"> the rate of ecosystem restoration after the introduction of appropriate measures</w:delText>
        </w:r>
      </w:del>
    </w:p>
    <w:p w14:paraId="02243628" w14:textId="0A4053B9" w:rsidR="00507C0A" w:rsidRPr="00CF4700" w:rsidDel="00704947" w:rsidRDefault="00507C0A">
      <w:pPr>
        <w:pStyle w:val="1Para"/>
        <w:ind w:firstLine="0"/>
        <w:rPr>
          <w:del w:id="1246" w:author="Vladymyr Kozyr" w:date="2021-03-13T14:12:00Z"/>
          <w:lang w:val="en-US"/>
        </w:rPr>
        <w:pPrChange w:id="1247" w:author="Vladymyr Kozyr" w:date="2021-03-28T12:51:00Z">
          <w:pPr>
            <w:pStyle w:val="1Para"/>
          </w:pPr>
        </w:pPrChange>
      </w:pPr>
      <w:del w:id="1248" w:author="Vladymyr Kozyr" w:date="2021-03-13T14:12:00Z">
        <w:r w:rsidDel="00704947">
          <w:rPr>
            <w:lang w:val="en-US"/>
          </w:rPr>
          <w:delText>8)</w:delText>
        </w:r>
        <w:r w:rsidRPr="00CF4700" w:rsidDel="00704947">
          <w:rPr>
            <w:lang w:val="en-US"/>
          </w:rPr>
          <w:delText xml:space="preserve"> analyz</w:delText>
        </w:r>
        <w:r w:rsidDel="00704947">
          <w:rPr>
            <w:lang w:val="en-US"/>
          </w:rPr>
          <w:delText>ing</w:delText>
        </w:r>
        <w:r w:rsidRPr="00CF4700" w:rsidDel="00704947">
          <w:rPr>
            <w:lang w:val="en-US"/>
          </w:rPr>
          <w:delText xml:space="preserve"> the safety of methods for catching a certain type of fish in each region</w:delText>
        </w:r>
      </w:del>
    </w:p>
    <w:p w14:paraId="423E3AE1" w14:textId="67D5516E" w:rsidR="00507C0A" w:rsidDel="00C33D99" w:rsidRDefault="00507C0A">
      <w:pPr>
        <w:pStyle w:val="1Para"/>
        <w:ind w:firstLine="0"/>
        <w:rPr>
          <w:del w:id="1249" w:author="Vladymyr Kozyr" w:date="2021-03-28T12:50:00Z"/>
          <w:lang w:val="en-US"/>
        </w:rPr>
        <w:pPrChange w:id="1250" w:author="Vladymyr Kozyr" w:date="2021-03-28T12:51:00Z">
          <w:pPr>
            <w:pStyle w:val="1Para"/>
          </w:pPr>
        </w:pPrChange>
      </w:pPr>
      <w:del w:id="1251" w:author="Vladymyr Kozyr" w:date="2021-03-13T14:13:00Z">
        <w:r w:rsidDel="00704947">
          <w:rPr>
            <w:lang w:val="en-US"/>
          </w:rPr>
          <w:delText>9)</w:delText>
        </w:r>
        <w:r w:rsidRPr="00CF4700" w:rsidDel="00704947">
          <w:rPr>
            <w:lang w:val="en-US"/>
          </w:rPr>
          <w:delText xml:space="preserve"> accord</w:delText>
        </w:r>
        <w:r w:rsidDel="00704947">
          <w:rPr>
            <w:lang w:val="en-US"/>
          </w:rPr>
          <w:delText>ing to</w:delText>
        </w:r>
        <w:r w:rsidRPr="00CF4700" w:rsidDel="00704947">
          <w:rPr>
            <w:lang w:val="en-US"/>
          </w:rPr>
          <w:delText xml:space="preserve"> the results of the analysis, stop methods that have </w:delText>
        </w:r>
        <w:r w:rsidDel="00704947">
          <w:rPr>
            <w:lang w:val="en-US"/>
          </w:rPr>
          <w:delText>negative</w:delText>
        </w:r>
        <w:r w:rsidRPr="00CF4700" w:rsidDel="00704947">
          <w:rPr>
            <w:lang w:val="en-US"/>
          </w:rPr>
          <w:delText xml:space="preserve"> effect</w:delText>
        </w:r>
        <w:r w:rsidDel="00704947">
          <w:rPr>
            <w:lang w:val="en-US"/>
          </w:rPr>
          <w:delText>s</w:delText>
        </w:r>
        <w:r w:rsidRPr="00CF4700" w:rsidDel="00704947">
          <w:rPr>
            <w:lang w:val="en-US"/>
          </w:rPr>
          <w:delText xml:space="preserve"> on the state of the environment</w:delText>
        </w:r>
        <w:r w:rsidDel="00704947">
          <w:rPr>
            <w:lang w:val="en-US"/>
          </w:rPr>
          <w:delText xml:space="preserve"> and/or </w:delText>
        </w:r>
        <w:r w:rsidRPr="00CF4700" w:rsidDel="00704947">
          <w:rPr>
            <w:lang w:val="en-US"/>
          </w:rPr>
          <w:delText>suggest alternative methods</w:delText>
        </w:r>
      </w:del>
    </w:p>
    <w:p w14:paraId="7DA1C472" w14:textId="77777777" w:rsidR="00C33D99" w:rsidRDefault="00C33D99">
      <w:pPr>
        <w:pStyle w:val="1Para"/>
        <w:ind w:firstLine="0"/>
        <w:rPr>
          <w:ins w:id="1252" w:author="Vladymyr Kozyr" w:date="2021-03-28T12:51:00Z"/>
          <w:lang w:val="en-US"/>
        </w:rPr>
        <w:pPrChange w:id="1253" w:author="Vladymyr Kozyr" w:date="2021-03-28T12:51:00Z">
          <w:pPr>
            <w:pStyle w:val="1Para"/>
          </w:pPr>
        </w:pPrChange>
      </w:pPr>
    </w:p>
    <w:p w14:paraId="686592DE" w14:textId="3F825CFA" w:rsidR="00507C0A" w:rsidDel="00C33D99" w:rsidRDefault="00507C0A">
      <w:pPr>
        <w:pStyle w:val="1Para"/>
        <w:ind w:firstLine="0"/>
        <w:rPr>
          <w:del w:id="1254" w:author="Vladymyr Kozyr" w:date="2021-03-28T12:50:00Z"/>
          <w:b/>
          <w:bCs/>
          <w:lang w:val="en-US"/>
        </w:rPr>
      </w:pPr>
      <w:del w:id="1255" w:author="Vladymyr Kozyr" w:date="2021-03-28T12:50:00Z">
        <w:r w:rsidRPr="00832D78" w:rsidDel="00C33D99">
          <w:rPr>
            <w:b/>
            <w:bCs/>
            <w:lang w:val="en-US"/>
          </w:rPr>
          <w:delText>Discussion of ecological factors</w:delText>
        </w:r>
      </w:del>
    </w:p>
    <w:p w14:paraId="1BC04A48" w14:textId="67B6109B" w:rsidR="00507C0A" w:rsidRPr="00792136" w:rsidDel="00DD775E" w:rsidRDefault="00507C0A">
      <w:pPr>
        <w:jc w:val="both"/>
        <w:rPr>
          <w:del w:id="1256" w:author="Vladymyr Kozyr" w:date="2021-02-07T20:46:00Z"/>
          <w:rFonts w:asciiTheme="minorHAnsi" w:hAnsiTheme="minorHAnsi"/>
        </w:rPr>
      </w:pPr>
    </w:p>
    <w:p w14:paraId="05FD2B6A" w14:textId="77777777" w:rsidR="001D0248" w:rsidRPr="001D0248" w:rsidRDefault="001D0248">
      <w:pPr>
        <w:pStyle w:val="1Para"/>
        <w:ind w:firstLine="0"/>
        <w:rPr>
          <w:ins w:id="1257" w:author="Vladymyr Kozyr" w:date="2021-03-14T09:06:00Z"/>
          <w:lang w:val="en-US"/>
        </w:rPr>
        <w:pPrChange w:id="1258" w:author="Vladymyr Kozyr" w:date="2021-03-28T12:51:00Z">
          <w:pPr>
            <w:pStyle w:val="1Para"/>
          </w:pPr>
        </w:pPrChange>
      </w:pPr>
      <w:ins w:id="1259" w:author="Vladymyr Kozyr" w:date="2021-03-14T09:06:00Z">
        <w:r w:rsidRPr="001D0248">
          <w:rPr>
            <w:lang w:val="en-US"/>
          </w:rPr>
          <w:t>In a 2008 publication of Bedford Institute of Oceanography [12], which described many factors affecting different ecosystems, aquaculture research, various data collection methods and technologies, the authors mentioned Recovery Objectives for North Atlantic Right Whales, among which the following issues were described:</w:t>
        </w:r>
      </w:ins>
    </w:p>
    <w:p w14:paraId="5C7729BE" w14:textId="77777777" w:rsidR="001D0248" w:rsidRPr="001D0248" w:rsidRDefault="001D0248" w:rsidP="006D6E06">
      <w:pPr>
        <w:pStyle w:val="1Para"/>
        <w:rPr>
          <w:ins w:id="1260" w:author="Vladymyr Kozyr" w:date="2021-03-14T09:06:00Z"/>
          <w:lang w:val="en-US"/>
        </w:rPr>
      </w:pPr>
      <w:ins w:id="1261" w:author="Vladymyr Kozyr" w:date="2021-03-14T09:06:00Z">
        <w:r w:rsidRPr="001D0248">
          <w:rPr>
            <w:lang w:val="en-US"/>
          </w:rPr>
          <w:t xml:space="preserve"> - reduction of death and injury from vessel strikes</w:t>
        </w:r>
      </w:ins>
    </w:p>
    <w:p w14:paraId="62894C9E" w14:textId="77777777" w:rsidR="001D0248" w:rsidRPr="001D0248" w:rsidRDefault="001D0248" w:rsidP="006D6E06">
      <w:pPr>
        <w:pStyle w:val="1Para"/>
        <w:rPr>
          <w:ins w:id="1262" w:author="Vladymyr Kozyr" w:date="2021-03-14T09:06:00Z"/>
          <w:lang w:val="en-US"/>
        </w:rPr>
      </w:pPr>
      <w:ins w:id="1263" w:author="Vladymyr Kozyr" w:date="2021-03-14T09:06:00Z">
        <w:r w:rsidRPr="001D0248">
          <w:rPr>
            <w:lang w:val="en-US"/>
          </w:rPr>
          <w:t xml:space="preserve"> - reduction of death and injury from fishing gear entanglement</w:t>
        </w:r>
      </w:ins>
    </w:p>
    <w:p w14:paraId="484D2722" w14:textId="77777777" w:rsidR="001D0248" w:rsidRPr="001D0248" w:rsidRDefault="001D0248" w:rsidP="006D6E06">
      <w:pPr>
        <w:pStyle w:val="1Para"/>
        <w:rPr>
          <w:ins w:id="1264" w:author="Vladymyr Kozyr" w:date="2021-03-14T09:06:00Z"/>
          <w:lang w:val="en-US"/>
        </w:rPr>
      </w:pPr>
      <w:ins w:id="1265" w:author="Vladymyr Kozyr" w:date="2021-03-14T09:06:00Z">
        <w:r w:rsidRPr="001D0248">
          <w:rPr>
            <w:lang w:val="en-US"/>
          </w:rPr>
          <w:t xml:space="preserve"> - reduction of injury and disturbance from vessel noise, exposure to contaminants, and other forms of habitat degradation</w:t>
        </w:r>
      </w:ins>
    </w:p>
    <w:p w14:paraId="52E3261B" w14:textId="77777777" w:rsidR="001D0248" w:rsidRPr="001D0248" w:rsidRDefault="001D0248" w:rsidP="006D6E06">
      <w:pPr>
        <w:pStyle w:val="1Para"/>
        <w:rPr>
          <w:ins w:id="1266" w:author="Vladymyr Kozyr" w:date="2021-03-14T09:06:00Z"/>
          <w:lang w:val="en-US"/>
        </w:rPr>
      </w:pPr>
      <w:ins w:id="1267" w:author="Vladymyr Kozyr" w:date="2021-03-14T09:06:00Z">
        <w:r w:rsidRPr="001D0248">
          <w:rPr>
            <w:lang w:val="en-US"/>
          </w:rPr>
          <w:t xml:space="preserve"> - monitoring populations and threats</w:t>
        </w:r>
      </w:ins>
    </w:p>
    <w:p w14:paraId="6F39C315" w14:textId="05741CEE" w:rsidR="001D0248" w:rsidRPr="001D0248" w:rsidRDefault="001D0248">
      <w:pPr>
        <w:pStyle w:val="1Para"/>
        <w:ind w:firstLine="0"/>
        <w:rPr>
          <w:ins w:id="1268" w:author="Vladymyr Kozyr" w:date="2021-03-14T09:06:00Z"/>
          <w:lang w:val="en-US"/>
        </w:rPr>
        <w:pPrChange w:id="1269" w:author="Vladymyr Kozyr" w:date="2021-03-28T12:51:00Z">
          <w:pPr>
            <w:pStyle w:val="1Para"/>
          </w:pPr>
        </w:pPrChange>
      </w:pPr>
      <w:commentRangeStart w:id="1270"/>
      <w:ins w:id="1271" w:author="Vladymyr Kozyr" w:date="2021-03-14T09:06:00Z">
        <w:r w:rsidRPr="001D0248">
          <w:rPr>
            <w:lang w:val="en-US"/>
          </w:rPr>
          <w:t>Based on these data</w:t>
        </w:r>
      </w:ins>
      <w:ins w:id="1272" w:author="Vladymyr Kozyr" w:date="2021-03-28T13:09:00Z">
        <w:r w:rsidR="006D6E06">
          <w:rPr>
            <w:lang w:val="en-US"/>
          </w:rPr>
          <w:t xml:space="preserve"> (amount </w:t>
        </w:r>
      </w:ins>
      <w:ins w:id="1273" w:author="Vladymyr Kozyr" w:date="2021-03-28T13:10:00Z">
        <w:r w:rsidR="006D6E06">
          <w:rPr>
            <w:lang w:val="en-US"/>
          </w:rPr>
          <w:t xml:space="preserve">of injured or accidentally killed animals and </w:t>
        </w:r>
      </w:ins>
      <w:ins w:id="1274" w:author="Vladymyr Kozyr" w:date="2021-03-28T13:11:00Z">
        <w:r w:rsidR="006D6E06">
          <w:rPr>
            <w:lang w:val="en-US"/>
          </w:rPr>
          <w:t>detailed reports on each case</w:t>
        </w:r>
      </w:ins>
      <w:ins w:id="1275" w:author="Vladymyr Kozyr" w:date="2021-03-28T13:09:00Z">
        <w:r w:rsidR="006D6E06">
          <w:rPr>
            <w:lang w:val="en-US"/>
          </w:rPr>
          <w:t>)</w:t>
        </w:r>
      </w:ins>
      <w:ins w:id="1276" w:author="Vladymyr Kozyr" w:date="2021-03-14T09:06:00Z">
        <w:r w:rsidRPr="001D0248">
          <w:rPr>
            <w:lang w:val="en-US"/>
          </w:rPr>
          <w:t xml:space="preserve"> it can be concluded </w:t>
        </w:r>
      </w:ins>
      <w:commentRangeEnd w:id="1270"/>
      <w:r w:rsidR="000363CA">
        <w:rPr>
          <w:rStyle w:val="CommentReference"/>
          <w:lang w:val="en-US"/>
        </w:rPr>
        <w:commentReference w:id="1270"/>
      </w:r>
      <w:ins w:id="1277" w:author="Vladymyr Kozyr" w:date="2021-03-14T09:06:00Z">
        <w:r w:rsidRPr="001D0248">
          <w:rPr>
            <w:lang w:val="en-US"/>
          </w:rPr>
          <w:t>that the environment is adversely affected by the rising amount of fishing vessels and equipment for fishing in the ocean.</w:t>
        </w:r>
      </w:ins>
    </w:p>
    <w:p w14:paraId="15FDDE57" w14:textId="77777777" w:rsidR="001D0248" w:rsidRPr="001D0248" w:rsidRDefault="001D0248">
      <w:pPr>
        <w:pStyle w:val="1Para"/>
        <w:ind w:firstLine="0"/>
        <w:rPr>
          <w:ins w:id="1278" w:author="Vladymyr Kozyr" w:date="2021-03-14T09:06:00Z"/>
          <w:lang w:val="en-US"/>
        </w:rPr>
        <w:pPrChange w:id="1279" w:author="Vladymyr Kozyr" w:date="2021-03-28T12:51:00Z">
          <w:pPr>
            <w:pStyle w:val="1Para"/>
          </w:pPr>
        </w:pPrChange>
      </w:pPr>
      <w:ins w:id="1280" w:author="Vladymyr Kozyr" w:date="2021-03-14T09:06:00Z">
        <w:r w:rsidRPr="001D0248">
          <w:rPr>
            <w:lang w:val="en-US"/>
          </w:rPr>
          <w:t>The Federal Register - The Daily Journal of the United States Government [13] provides data on Marine Mammal Species and Stocks Incidentally Killed or Injured during the 2018 fishing catch.</w:t>
        </w:r>
      </w:ins>
    </w:p>
    <w:p w14:paraId="47475DB0" w14:textId="77777777" w:rsidR="001D0248" w:rsidRPr="001D0248" w:rsidRDefault="001D0248">
      <w:pPr>
        <w:pStyle w:val="1Para"/>
        <w:ind w:firstLine="0"/>
        <w:rPr>
          <w:ins w:id="1281" w:author="Vladymyr Kozyr" w:date="2021-03-14T09:06:00Z"/>
          <w:lang w:val="en-US"/>
        </w:rPr>
        <w:pPrChange w:id="1282" w:author="Vladymyr Kozyr" w:date="2021-03-28T12:51:00Z">
          <w:pPr>
            <w:pStyle w:val="1Para"/>
          </w:pPr>
        </w:pPrChange>
      </w:pPr>
      <w:ins w:id="1283" w:author="Vladymyr Kozyr" w:date="2021-03-14T09:06:00Z">
        <w:r w:rsidRPr="001D0248">
          <w:rPr>
            <w:lang w:val="en-US"/>
          </w:rPr>
          <w:t>By obtaining the average annual data on the number of accidentally killed or damaged fish during the catch for Canada and comparing it with the data about the number of fish caught in the same year, it is possible to estimate the environmental damage. Depending on the amount and detail of the data, it is possible to estimate the damage for a specific type of fish and/or for each region. Also, fish species can be combined into groups according to their catching methods, and ecological influence can be analyzed for each group.</w:t>
        </w:r>
      </w:ins>
    </w:p>
    <w:p w14:paraId="3AEE7AC2" w14:textId="39F9C888" w:rsidR="00507C0A" w:rsidRPr="009D4AFB" w:rsidDel="001D0248" w:rsidRDefault="00C1576E">
      <w:pPr>
        <w:ind w:left="720" w:hanging="720"/>
        <w:rPr>
          <w:del w:id="1284" w:author="Vladymyr Kozyr" w:date="2021-03-14T09:06:00Z"/>
        </w:rPr>
        <w:pPrChange w:id="1285" w:author="Vladymyr Kozyr" w:date="2021-03-15T21:58:00Z">
          <w:pPr>
            <w:ind w:firstLine="720"/>
          </w:pPr>
        </w:pPrChange>
      </w:pPr>
      <w:bookmarkStart w:id="1286" w:name="_Toc67830751"/>
      <w:ins w:id="1287" w:author="Vladymyr Kozyr" w:date="2021-03-15T21:58:00Z">
        <w:r>
          <w:lastRenderedPageBreak/>
          <w:t>3.4.</w:t>
        </w:r>
        <w:bookmarkEnd w:id="1286"/>
        <w:r>
          <w:tab/>
        </w:r>
      </w:ins>
      <w:commentRangeStart w:id="1288"/>
      <w:del w:id="1289" w:author="Vladymyr Kozyr" w:date="2021-03-14T09:06:00Z">
        <w:r w:rsidR="00507C0A" w:rsidRPr="009D4AFB" w:rsidDel="001D0248">
          <w:delText>In a 2008 publication</w:delText>
        </w:r>
        <w:r w:rsidR="00507C0A" w:rsidDel="001D0248">
          <w:delText xml:space="preserve"> of</w:delText>
        </w:r>
        <w:r w:rsidR="00507C0A" w:rsidRPr="009D4AFB" w:rsidDel="001D0248">
          <w:delText xml:space="preserve"> Bedford Institute </w:delText>
        </w:r>
        <w:r w:rsidR="00507C0A" w:rsidDel="001D0248">
          <w:delText>o</w:delText>
        </w:r>
        <w:r w:rsidR="00507C0A" w:rsidRPr="009D4AFB" w:rsidDel="001D0248">
          <w:delText xml:space="preserve">f Oceanography, which described many factors affecting different ecosystems, aquaculture research, various data collection methods and technologies, the authors </w:delText>
        </w:r>
        <w:r w:rsidR="00507C0A" w:rsidDel="001D0248">
          <w:delText>mentioned</w:delText>
        </w:r>
        <w:r w:rsidR="00507C0A" w:rsidRPr="009D4AFB" w:rsidDel="001D0248">
          <w:delText xml:space="preserve"> Recovery Objectives for North Atlantic Right Whales, among which the following</w:delText>
        </w:r>
        <w:r w:rsidR="00507C0A" w:rsidDel="001D0248">
          <w:delText xml:space="preserve"> issues</w:delText>
        </w:r>
        <w:r w:rsidR="00507C0A" w:rsidRPr="009D4AFB" w:rsidDel="001D0248">
          <w:delText xml:space="preserve"> were </w:delText>
        </w:r>
        <w:r w:rsidR="00507C0A" w:rsidDel="001D0248">
          <w:delText>described</w:delText>
        </w:r>
        <w:r w:rsidR="00507C0A" w:rsidRPr="009D4AFB" w:rsidDel="001D0248">
          <w:delText>:</w:delText>
        </w:r>
      </w:del>
    </w:p>
    <w:p w14:paraId="69E82CB5" w14:textId="75D537A4" w:rsidR="00507C0A" w:rsidRPr="009D4AFB" w:rsidDel="001D0248" w:rsidRDefault="00507C0A">
      <w:pPr>
        <w:ind w:left="720" w:hanging="720"/>
        <w:rPr>
          <w:del w:id="1290" w:author="Vladymyr Kozyr" w:date="2021-03-14T09:06:00Z"/>
        </w:rPr>
        <w:pPrChange w:id="1291" w:author="Vladymyr Kozyr" w:date="2021-03-15T21:58:00Z">
          <w:pPr>
            <w:ind w:left="720"/>
          </w:pPr>
        </w:pPrChange>
      </w:pPr>
      <w:del w:id="1292" w:author="Vladymyr Kozyr" w:date="2021-03-14T09:06:00Z">
        <w:r w:rsidRPr="009D4AFB" w:rsidDel="001D0248">
          <w:delText xml:space="preserve"> - reduction of death and injury from vessel strikes</w:delText>
        </w:r>
      </w:del>
    </w:p>
    <w:p w14:paraId="0B07F97E" w14:textId="0372774D" w:rsidR="00507C0A" w:rsidRPr="009D4AFB" w:rsidDel="001D0248" w:rsidRDefault="00507C0A">
      <w:pPr>
        <w:ind w:left="720" w:hanging="720"/>
        <w:rPr>
          <w:del w:id="1293" w:author="Vladymyr Kozyr" w:date="2021-03-14T09:06:00Z"/>
        </w:rPr>
        <w:pPrChange w:id="1294" w:author="Vladymyr Kozyr" w:date="2021-03-15T21:58:00Z">
          <w:pPr>
            <w:ind w:left="720"/>
          </w:pPr>
        </w:pPrChange>
      </w:pPr>
      <w:del w:id="1295" w:author="Vladymyr Kozyr" w:date="2021-03-14T09:06:00Z">
        <w:r w:rsidRPr="009D4AFB" w:rsidDel="001D0248">
          <w:delText xml:space="preserve"> - reduction of death and injury from fishing gear entanglement</w:delText>
        </w:r>
      </w:del>
    </w:p>
    <w:p w14:paraId="4BFB132A" w14:textId="6F73B395" w:rsidR="00507C0A" w:rsidRPr="009D4AFB" w:rsidDel="001D0248" w:rsidRDefault="00507C0A">
      <w:pPr>
        <w:ind w:left="720" w:hanging="720"/>
        <w:rPr>
          <w:del w:id="1296" w:author="Vladymyr Kozyr" w:date="2021-03-14T09:06:00Z"/>
        </w:rPr>
        <w:pPrChange w:id="1297" w:author="Vladymyr Kozyr" w:date="2021-03-15T21:58:00Z">
          <w:pPr>
            <w:ind w:left="720"/>
          </w:pPr>
        </w:pPrChange>
      </w:pPr>
      <w:del w:id="1298" w:author="Vladymyr Kozyr" w:date="2021-03-14T09:06:00Z">
        <w:r w:rsidRPr="009D4AFB" w:rsidDel="001D0248">
          <w:delText xml:space="preserve"> - reduction of injury and disturbance from vessel noise, exposure to contaminants, and other forms of habitat degradation</w:delText>
        </w:r>
      </w:del>
    </w:p>
    <w:p w14:paraId="7A1B1B87" w14:textId="00A4F189" w:rsidR="00507C0A" w:rsidRPr="009D4AFB" w:rsidDel="001D0248" w:rsidRDefault="00507C0A">
      <w:pPr>
        <w:ind w:left="720" w:hanging="720"/>
        <w:rPr>
          <w:del w:id="1299" w:author="Vladymyr Kozyr" w:date="2021-03-14T09:06:00Z"/>
        </w:rPr>
        <w:pPrChange w:id="1300" w:author="Vladymyr Kozyr" w:date="2021-03-15T21:58:00Z">
          <w:pPr>
            <w:ind w:left="720"/>
          </w:pPr>
        </w:pPrChange>
      </w:pPr>
      <w:del w:id="1301" w:author="Vladymyr Kozyr" w:date="2021-03-14T09:06:00Z">
        <w:r w:rsidRPr="009D4AFB" w:rsidDel="001D0248">
          <w:delText xml:space="preserve"> - </w:delText>
        </w:r>
        <w:commentRangeStart w:id="1302"/>
        <w:r w:rsidRPr="009D4AFB" w:rsidDel="001D0248">
          <w:delText>monitoring populations and threats</w:delText>
        </w:r>
        <w:commentRangeEnd w:id="1302"/>
        <w:r w:rsidDel="001D0248">
          <w:rPr>
            <w:rStyle w:val="CommentReference"/>
          </w:rPr>
          <w:commentReference w:id="1302"/>
        </w:r>
      </w:del>
    </w:p>
    <w:p w14:paraId="7CFC121C" w14:textId="68C0A36B" w:rsidR="00507C0A" w:rsidRPr="001D0248" w:rsidDel="001D0248" w:rsidRDefault="00507C0A">
      <w:pPr>
        <w:ind w:left="720" w:hanging="720"/>
        <w:rPr>
          <w:del w:id="1303" w:author="Vladymyr Kozyr" w:date="2021-03-14T09:06:00Z"/>
          <w:lang w:val="en-CA"/>
        </w:rPr>
        <w:pPrChange w:id="1304" w:author="Vladymyr Kozyr" w:date="2021-03-15T21:58:00Z">
          <w:pPr/>
        </w:pPrChange>
      </w:pPr>
      <w:del w:id="1305" w:author="Vladymyr Kozyr" w:date="2021-03-14T09:06:00Z">
        <w:r w:rsidRPr="009D4AFB" w:rsidDel="001D0248">
          <w:delText xml:space="preserve">Based on these data, it can be concluded that the environment is adversely affected by the </w:delText>
        </w:r>
        <w:r w:rsidDel="001D0248">
          <w:delText>raising amount</w:delText>
        </w:r>
        <w:r w:rsidRPr="009D4AFB" w:rsidDel="001D0248">
          <w:delText xml:space="preserve"> of</w:delText>
        </w:r>
        <w:r w:rsidDel="001D0248">
          <w:delText xml:space="preserve"> fishing</w:delText>
        </w:r>
        <w:r w:rsidRPr="009D4AFB" w:rsidDel="001D0248">
          <w:delText xml:space="preserve"> vessels and equipment </w:delText>
        </w:r>
        <w:r w:rsidDel="001D0248">
          <w:delText>for</w:delText>
        </w:r>
        <w:r w:rsidRPr="009D4AFB" w:rsidDel="001D0248">
          <w:delText xml:space="preserve"> fish</w:delText>
        </w:r>
        <w:r w:rsidDel="001D0248">
          <w:delText>ing</w:delText>
        </w:r>
        <w:r w:rsidRPr="009D4AFB" w:rsidDel="001D0248">
          <w:delText xml:space="preserve"> in the ocean.</w:delText>
        </w:r>
      </w:del>
    </w:p>
    <w:p w14:paraId="6D4FB6FA" w14:textId="3943D505" w:rsidR="00507C0A" w:rsidRPr="009D4AFB" w:rsidDel="00DD775E" w:rsidRDefault="00EE0EA4">
      <w:pPr>
        <w:ind w:left="720" w:hanging="720"/>
        <w:rPr>
          <w:del w:id="1306" w:author="Vladymyr Kozyr" w:date="2021-02-07T20:50:00Z"/>
          <w:color w:val="000000" w:themeColor="text1"/>
        </w:rPr>
        <w:pPrChange w:id="1307" w:author="Vladymyr Kozyr" w:date="2021-03-15T21:58:00Z">
          <w:pPr/>
        </w:pPrChange>
      </w:pPr>
      <w:del w:id="1308"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422DC258" w:rsidR="00507C0A" w:rsidRPr="00792136" w:rsidDel="001D0248" w:rsidRDefault="00507C0A">
      <w:pPr>
        <w:pStyle w:val="1Para"/>
        <w:ind w:left="720" w:hanging="720"/>
        <w:rPr>
          <w:del w:id="1309" w:author="Vladymyr Kozyr" w:date="2021-03-14T09:06:00Z"/>
          <w:lang w:val="en-US"/>
        </w:rPr>
        <w:pPrChange w:id="1310" w:author="Vladymyr Kozyr" w:date="2021-03-15T21:58:00Z">
          <w:pPr>
            <w:pStyle w:val="1Para"/>
          </w:pPr>
        </w:pPrChange>
      </w:pPr>
      <w:del w:id="1311" w:author="Vladymyr Kozyr" w:date="2021-03-14T09:06:00Z">
        <w:r w:rsidRPr="00792136" w:rsidDel="001D0248">
          <w:rPr>
            <w:lang w:val="en-US"/>
          </w:rPr>
          <w:delText xml:space="preserve">The Federal Register - The Daily Journal of the United States Government provides data on Marine Mammal Species </w:delText>
        </w:r>
        <w:r w:rsidDel="001D0248">
          <w:rPr>
            <w:lang w:val="en-US"/>
          </w:rPr>
          <w:delText>a</w:delText>
        </w:r>
        <w:r w:rsidRPr="00792136" w:rsidDel="001D0248">
          <w:rPr>
            <w:lang w:val="en-US"/>
          </w:rPr>
          <w:delText xml:space="preserve">nd Stocks Incidentally Killed </w:delText>
        </w:r>
        <w:r w:rsidDel="001D0248">
          <w:rPr>
            <w:lang w:val="en-US"/>
          </w:rPr>
          <w:delText>o</w:delText>
        </w:r>
        <w:r w:rsidRPr="00792136" w:rsidDel="001D0248">
          <w:rPr>
            <w:lang w:val="en-US"/>
          </w:rPr>
          <w:delText>r Injured during the 2018 fishing catch.</w:delText>
        </w:r>
      </w:del>
    </w:p>
    <w:p w14:paraId="6F576C10" w14:textId="46C27C9A" w:rsidR="00507C0A" w:rsidRPr="00792136" w:rsidDel="00DD775E" w:rsidRDefault="00507C0A">
      <w:pPr>
        <w:pStyle w:val="1Para"/>
        <w:ind w:left="720" w:hanging="720"/>
        <w:rPr>
          <w:del w:id="1312" w:author="Vladymyr Kozyr" w:date="2021-02-07T20:43:00Z"/>
          <w:lang w:val="en-US"/>
        </w:rPr>
        <w:pPrChange w:id="1313" w:author="Vladymyr Kozyr" w:date="2021-03-15T21:58:00Z">
          <w:pPr>
            <w:pStyle w:val="1Para"/>
          </w:pPr>
        </w:pPrChange>
      </w:pPr>
      <w:del w:id="1314" w:author="Vladymyr Kozyr" w:date="2021-03-14T09:06:00Z">
        <w:r w:rsidRPr="00792136" w:rsidDel="001D0248">
          <w:rPr>
            <w:lang w:val="en-US"/>
          </w:rPr>
          <w:delText xml:space="preserve">By obtaining the average annual data on the number of accidentally killed or damaged fish during the catch for Canada and comparing it with the data </w:delText>
        </w:r>
        <w:r w:rsidDel="001D0248">
          <w:rPr>
            <w:lang w:val="en-US"/>
          </w:rPr>
          <w:delText>about</w:delText>
        </w:r>
        <w:r w:rsidRPr="00792136" w:rsidDel="001D0248">
          <w:rPr>
            <w:lang w:val="en-US"/>
          </w:rPr>
          <w:delTex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delText>
        </w:r>
        <w:r w:rsidDel="001D0248">
          <w:rPr>
            <w:lang w:val="en-US"/>
          </w:rPr>
          <w:delText xml:space="preserve"> ecological influence can be</w:delText>
        </w:r>
        <w:r w:rsidRPr="00792136" w:rsidDel="001D0248">
          <w:rPr>
            <w:lang w:val="en-US"/>
          </w:rPr>
          <w:delText xml:space="preserve"> analyzed for</w:delText>
        </w:r>
        <w:r w:rsidDel="001D0248">
          <w:rPr>
            <w:lang w:val="en-US"/>
          </w:rPr>
          <w:delText xml:space="preserve"> each group</w:delText>
        </w:r>
        <w:r w:rsidRPr="00792136" w:rsidDel="001D0248">
          <w:rPr>
            <w:lang w:val="en-US"/>
          </w:rPr>
          <w:delText>.</w:delText>
        </w:r>
      </w:del>
    </w:p>
    <w:p w14:paraId="07D9A4A4" w14:textId="2E32F1FE" w:rsidR="00507C0A" w:rsidRPr="00792136" w:rsidDel="001D0248" w:rsidRDefault="00507C0A">
      <w:pPr>
        <w:pStyle w:val="1Para"/>
        <w:ind w:left="720" w:hanging="720"/>
        <w:rPr>
          <w:del w:id="1315" w:author="Vladymyr Kozyr" w:date="2021-03-14T09:06:00Z"/>
          <w:b/>
          <w:bCs/>
          <w:lang w:val="en-US"/>
        </w:rPr>
        <w:pPrChange w:id="1316" w:author="Vladymyr Kozyr" w:date="2021-03-15T21:58:00Z">
          <w:pPr>
            <w:pStyle w:val="1Para"/>
          </w:pPr>
        </w:pPrChange>
      </w:pPr>
    </w:p>
    <w:p w14:paraId="438DE0C0" w14:textId="3BA00C10" w:rsidR="00507C0A" w:rsidDel="001D0248" w:rsidRDefault="00507C0A">
      <w:pPr>
        <w:pStyle w:val="1Para"/>
        <w:ind w:left="720" w:hanging="720"/>
        <w:rPr>
          <w:del w:id="1317" w:author="Vladymyr Kozyr" w:date="2021-03-14T09:06:00Z"/>
          <w:lang w:val="en-US"/>
        </w:rPr>
        <w:pPrChange w:id="1318" w:author="Vladymyr Kozyr" w:date="2021-03-15T21:58:00Z">
          <w:pPr>
            <w:pStyle w:val="1Para"/>
          </w:pPr>
        </w:pPrChange>
      </w:pPr>
      <w:del w:id="1319" w:author="Vladymyr Kozyr" w:date="2021-03-14T09:06:00Z">
        <w:r w:rsidDel="001D0248">
          <w:rPr>
            <w:lang w:val="en-US"/>
          </w:rPr>
          <w:delText>Economical:</w:delText>
        </w:r>
      </w:del>
    </w:p>
    <w:p w14:paraId="34F3EFEE" w14:textId="67E22534" w:rsidR="00507C0A" w:rsidRPr="00CF4700" w:rsidDel="001D0248" w:rsidRDefault="00507C0A">
      <w:pPr>
        <w:pStyle w:val="1Para"/>
        <w:ind w:left="720" w:hanging="720"/>
        <w:rPr>
          <w:del w:id="1320" w:author="Vladymyr Kozyr" w:date="2021-03-14T09:06:00Z"/>
          <w:lang w:val="en-US"/>
        </w:rPr>
        <w:pPrChange w:id="1321" w:author="Vladymyr Kozyr" w:date="2021-03-15T21:58:00Z">
          <w:pPr>
            <w:pStyle w:val="1Para"/>
          </w:pPr>
        </w:pPrChange>
      </w:pPr>
      <w:del w:id="1322" w:author="Vladymyr Kozyr" w:date="2021-03-14T09:06:00Z">
        <w:r w:rsidDel="001D0248">
          <w:rPr>
            <w:lang w:val="en-US"/>
          </w:rPr>
          <w:delText>1)</w:delText>
        </w:r>
        <w:r w:rsidRPr="00CF4700" w:rsidDel="001D0248">
          <w:rPr>
            <w:lang w:val="en-US"/>
          </w:rPr>
          <w:delText xml:space="preserve"> analyzi</w:delText>
        </w:r>
        <w:r w:rsidDel="001D0248">
          <w:rPr>
            <w:lang w:val="en-US"/>
          </w:rPr>
          <w:delText>ng</w:delText>
        </w:r>
        <w:r w:rsidRPr="00CF4700" w:rsidDel="001D0248">
          <w:rPr>
            <w:lang w:val="en-US"/>
          </w:rPr>
          <w:delText xml:space="preserve"> supply and deman</w:delText>
        </w:r>
        <w:r w:rsidDel="001D0248">
          <w:rPr>
            <w:lang w:val="en-US"/>
          </w:rPr>
          <w:delText>d,</w:delText>
        </w:r>
      </w:del>
      <w:del w:id="1323" w:author="Vladymyr Kozyr" w:date="2021-02-15T13:42:00Z">
        <w:r w:rsidDel="003A2EB3">
          <w:rPr>
            <w:lang w:val="en-US"/>
          </w:rPr>
          <w:delText xml:space="preserve"> then</w:delText>
        </w:r>
        <w:r w:rsidRPr="00CF4700" w:rsidDel="003A2EB3">
          <w:rPr>
            <w:lang w:val="en-US"/>
          </w:rPr>
          <w:delText>,</w:delText>
        </w:r>
      </w:del>
      <w:del w:id="1324" w:author="Vladymyr Kozyr" w:date="2021-03-14T09:06:00Z">
        <w:r w:rsidRPr="00CF4700" w:rsidDel="001D0248">
          <w:rPr>
            <w:lang w:val="en-US"/>
          </w:rPr>
          <w:delText xml:space="preserve"> establish</w:delText>
        </w:r>
        <w:r w:rsidDel="001D0248">
          <w:rPr>
            <w:lang w:val="en-US"/>
          </w:rPr>
          <w:delText>ing</w:delText>
        </w:r>
        <w:r w:rsidRPr="00CF4700" w:rsidDel="001D0248">
          <w:rPr>
            <w:lang w:val="en-US"/>
          </w:rPr>
          <w:delText xml:space="preserve"> the optimal amount of fish catch</w:delText>
        </w:r>
      </w:del>
    </w:p>
    <w:p w14:paraId="0D48508F" w14:textId="479A0C8B" w:rsidR="00507C0A" w:rsidRPr="00CF4700" w:rsidDel="001D0248" w:rsidRDefault="00507C0A">
      <w:pPr>
        <w:pStyle w:val="1Para"/>
        <w:ind w:left="720" w:hanging="720"/>
        <w:rPr>
          <w:del w:id="1325" w:author="Vladymyr Kozyr" w:date="2021-03-14T09:06:00Z"/>
          <w:lang w:val="en-US"/>
        </w:rPr>
        <w:pPrChange w:id="1326" w:author="Vladymyr Kozyr" w:date="2021-03-15T21:58:00Z">
          <w:pPr>
            <w:pStyle w:val="1Para"/>
          </w:pPr>
        </w:pPrChange>
      </w:pPr>
      <w:del w:id="1327" w:author="Vladymyr Kozyr" w:date="2021-03-14T09:06:00Z">
        <w:r w:rsidDel="001D0248">
          <w:rPr>
            <w:lang w:val="en-US"/>
          </w:rPr>
          <w:delText>2)</w:delText>
        </w:r>
        <w:r w:rsidRPr="00CF4700" w:rsidDel="001D0248">
          <w:rPr>
            <w:lang w:val="en-US"/>
          </w:rPr>
          <w:delText xml:space="preserve"> identify</w:delText>
        </w:r>
        <w:r w:rsidDel="001D0248">
          <w:rPr>
            <w:lang w:val="en-US"/>
          </w:rPr>
          <w:delText>ing</w:delText>
        </w:r>
        <w:r w:rsidRPr="00CF4700" w:rsidDel="001D0248">
          <w:rPr>
            <w:lang w:val="en-US"/>
          </w:rPr>
          <w:delText xml:space="preserve"> factors affecting demand</w:delText>
        </w:r>
      </w:del>
    </w:p>
    <w:p w14:paraId="2A474249" w14:textId="4834FE10" w:rsidR="00507C0A" w:rsidRPr="00CF4700" w:rsidDel="00074BDB" w:rsidRDefault="00507C0A">
      <w:pPr>
        <w:pStyle w:val="1Para"/>
        <w:ind w:left="720" w:hanging="720"/>
        <w:rPr>
          <w:del w:id="1328" w:author="Vladymyr Kozyr" w:date="2021-02-15T14:10:00Z"/>
          <w:lang w:val="en-US"/>
        </w:rPr>
        <w:pPrChange w:id="1329" w:author="Vladymyr Kozyr" w:date="2021-03-15T21:58:00Z">
          <w:pPr>
            <w:pStyle w:val="1Para"/>
          </w:pPr>
        </w:pPrChange>
      </w:pPr>
      <w:del w:id="1330" w:author="Vladymyr Kozyr" w:date="2021-03-14T09:06:00Z">
        <w:r w:rsidDel="001D0248">
          <w:rPr>
            <w:lang w:val="en-US"/>
          </w:rPr>
          <w:delText>3)</w:delText>
        </w:r>
        <w:r w:rsidRPr="00CF4700" w:rsidDel="001D0248">
          <w:rPr>
            <w:lang w:val="en-US"/>
          </w:rPr>
          <w:delText xml:space="preserve"> compa</w:delText>
        </w:r>
        <w:r w:rsidDel="001D0248">
          <w:rPr>
            <w:lang w:val="en-US"/>
          </w:rPr>
          <w:delText>ring</w:delText>
        </w:r>
        <w:r w:rsidRPr="00CF4700" w:rsidDel="001D0248">
          <w:rPr>
            <w:lang w:val="en-US"/>
          </w:rPr>
          <w:delText xml:space="preserve"> alternative methods for benefits</w:delText>
        </w:r>
        <w:r w:rsidDel="001D0248">
          <w:rPr>
            <w:lang w:val="en-US"/>
          </w:rPr>
          <w:delText xml:space="preserve"> and profits</w:delText>
        </w:r>
        <w:r w:rsidRPr="00CF4700" w:rsidDel="001D0248">
          <w:rPr>
            <w:lang w:val="en-US"/>
          </w:rPr>
          <w:delText xml:space="preserve"> (fish farms</w:delText>
        </w:r>
        <w:r w:rsidDel="001D0248">
          <w:rPr>
            <w:lang w:val="en-US"/>
          </w:rPr>
          <w:delText xml:space="preserve"> etc.</w:delText>
        </w:r>
        <w:r w:rsidRPr="00CF4700" w:rsidDel="001D0248">
          <w:rPr>
            <w:lang w:val="en-US"/>
          </w:rPr>
          <w:delText>)</w:delText>
        </w:r>
      </w:del>
      <w:del w:id="1331" w:author="Vladymyr Kozyr" w:date="2021-02-15T14:10:00Z">
        <w:r w:rsidRPr="00CF4700" w:rsidDel="00074BDB">
          <w:rPr>
            <w:lang w:val="en-US"/>
          </w:rPr>
          <w:br/>
        </w:r>
      </w:del>
    </w:p>
    <w:p w14:paraId="0645AF55" w14:textId="6F183C01" w:rsidR="00C10319" w:rsidDel="00074BDB" w:rsidRDefault="00DB0C62">
      <w:pPr>
        <w:pStyle w:val="Heading2"/>
        <w:numPr>
          <w:ilvl w:val="0"/>
          <w:numId w:val="0"/>
        </w:numPr>
        <w:ind w:left="720" w:hanging="720"/>
        <w:rPr>
          <w:del w:id="1332" w:author="Vladymyr Kozyr" w:date="2021-02-15T14:10:00Z"/>
        </w:rPr>
        <w:pPrChange w:id="1333" w:author="Vladymyr Kozyr" w:date="2021-03-15T21:58:00Z">
          <w:pPr>
            <w:pStyle w:val="Heading2"/>
          </w:pPr>
        </w:pPrChange>
      </w:pPr>
      <w:commentRangeStart w:id="1334"/>
      <w:commentRangeStart w:id="1335"/>
      <w:del w:id="1336" w:author="Vladymyr Kozyr" w:date="2021-02-15T14:10:00Z">
        <w:r w:rsidDel="00074BDB">
          <w:delText>Data Source</w:delText>
        </w:r>
        <w:r w:rsidR="00CB2779" w:rsidDel="00074BDB">
          <w:delText>s</w:delText>
        </w:r>
        <w:r w:rsidDel="00074BDB">
          <w:delText xml:space="preserve"> </w:delText>
        </w:r>
        <w:commentRangeEnd w:id="1334"/>
        <w:r w:rsidR="00CD611E" w:rsidDel="00074BDB">
          <w:rPr>
            <w:rStyle w:val="CommentReference"/>
            <w:rFonts w:eastAsiaTheme="minorHAnsi" w:cstheme="minorBidi"/>
            <w:b w:val="0"/>
            <w:color w:val="auto"/>
            <w:lang w:val="en-US"/>
          </w:rPr>
          <w:commentReference w:id="1334"/>
        </w:r>
        <w:commentRangeEnd w:id="1335"/>
        <w:r w:rsidR="00A458B4" w:rsidDel="00074BDB">
          <w:rPr>
            <w:rStyle w:val="CommentReference"/>
            <w:rFonts w:eastAsiaTheme="minorHAnsi" w:cstheme="minorBidi"/>
            <w:b w:val="0"/>
            <w:color w:val="auto"/>
            <w:lang w:val="en-US"/>
          </w:rPr>
          <w:commentReference w:id="1335"/>
        </w:r>
        <w:r w:rsidR="00507C0A" w:rsidDel="00074BDB">
          <w:delText>and Data Proccessing</w:delText>
        </w:r>
      </w:del>
    </w:p>
    <w:p w14:paraId="03D8D65B" w14:textId="520BF054" w:rsidR="00DB0C62" w:rsidDel="00074BDB" w:rsidRDefault="00DB0C62">
      <w:pPr>
        <w:pStyle w:val="1Para"/>
        <w:ind w:left="720" w:hanging="720"/>
        <w:rPr>
          <w:del w:id="1337" w:author="Vladymyr Kozyr" w:date="2021-02-15T14:10:00Z"/>
          <w:rFonts w:ascii="Helvetica" w:hAnsi="Helvetica"/>
          <w:color w:val="333333"/>
          <w:sz w:val="33"/>
          <w:szCs w:val="33"/>
        </w:rPr>
        <w:pPrChange w:id="1338" w:author="Vladymyr Kozyr" w:date="2021-03-15T21:58:00Z">
          <w:pPr>
            <w:pStyle w:val="1Para"/>
          </w:pPr>
        </w:pPrChange>
      </w:pPr>
      <w:del w:id="1339" w:author="Vladymyr Kozyr" w:date="2021-02-15T14:10:00Z">
        <w:r w:rsidDel="00074BDB">
          <w:delText xml:space="preserve">Data source for the visualization is taken </w:delText>
        </w:r>
        <w:r w:rsidRPr="00DB0C62" w:rsidDel="00074BDB">
          <w:delText>from</w:delText>
        </w:r>
        <w:r w:rsidDel="00074BDB">
          <w:delText xml:space="preserve"> DFO Canada website</w:delText>
        </w:r>
        <w:r w:rsidR="00A711E1" w:rsidDel="00074BDB">
          <w:delText xml:space="preserve"> for provincial seafisheries</w:delText>
        </w:r>
        <w:r w:rsidDel="00074BDB">
          <w:delText>.</w:delText>
        </w:r>
      </w:del>
    </w:p>
    <w:p w14:paraId="30A41177" w14:textId="7719CEC0" w:rsidR="00DB0C62" w:rsidDel="00074BDB" w:rsidRDefault="00DB0C62">
      <w:pPr>
        <w:pStyle w:val="1Para"/>
        <w:ind w:left="720" w:hanging="720"/>
        <w:rPr>
          <w:del w:id="1340" w:author="Vladymyr Kozyr" w:date="2021-02-15T14:10:00Z"/>
          <w:sz w:val="24"/>
          <w:szCs w:val="24"/>
        </w:rPr>
        <w:pPrChange w:id="1341" w:author="Vladymyr Kozyr" w:date="2021-03-15T21:58:00Z">
          <w:pPr>
            <w:pStyle w:val="1Para"/>
          </w:pPr>
        </w:pPrChange>
      </w:pPr>
      <w:del w:id="1342" w:author="Vladymyr Kozyr" w:date="2021-02-15T14:10:00Z">
        <w:r w:rsidDel="00074BDB">
          <w:delText>Format: Data tables provide the volume and value of seafisheries landings. Data is organized by species-groups, by main species</w:delText>
        </w:r>
        <w:r w:rsidR="00A711E1" w:rsidDel="00074BDB">
          <w:delText xml:space="preserve"> and</w:delText>
        </w:r>
        <w:r w:rsidDel="00074BDB">
          <w:delText xml:space="preserve"> by province</w:delText>
        </w:r>
        <w:r w:rsidR="00A711E1" w:rsidDel="00074BDB">
          <w:delText>.</w:delText>
        </w:r>
      </w:del>
    </w:p>
    <w:p w14:paraId="213EC2BF" w14:textId="037493A8" w:rsidR="00DB0C62" w:rsidDel="00074BDB" w:rsidRDefault="00DB0C62">
      <w:pPr>
        <w:pStyle w:val="1Para"/>
        <w:ind w:left="720" w:hanging="720"/>
        <w:rPr>
          <w:del w:id="1343" w:author="Vladymyr Kozyr" w:date="2021-02-15T14:10:00Z"/>
        </w:rPr>
        <w:pPrChange w:id="1344" w:author="Vladymyr Kozyr" w:date="2021-03-15T21:58:00Z">
          <w:pPr>
            <w:pStyle w:val="1Para"/>
          </w:pPr>
        </w:pPrChange>
      </w:pPr>
      <w:del w:id="1345" w:author="Vladymyr Kozyr" w:date="2021-02-15T14:10:00Z">
        <w:r w:rsidDel="00074BDB">
          <w:delText xml:space="preserve">Period covered: Data is available from 1990 to </w:delText>
        </w:r>
        <w:r w:rsidR="00A711E1" w:rsidDel="00074BDB">
          <w:delText>2018</w:delText>
        </w:r>
        <w:r w:rsidDel="00074BDB">
          <w:delText xml:space="preserve"> year before the current fishing season, data prior to 1990 is available upon request.</w:delText>
        </w:r>
      </w:del>
    </w:p>
    <w:p w14:paraId="31E5E129" w14:textId="5DC22F6E" w:rsidR="00A711E1" w:rsidDel="00074BDB" w:rsidRDefault="00DB0C62">
      <w:pPr>
        <w:pStyle w:val="1Para"/>
        <w:ind w:left="720" w:hanging="720"/>
        <w:rPr>
          <w:del w:id="1346" w:author="Vladymyr Kozyr" w:date="2021-02-15T14:10:00Z"/>
        </w:rPr>
        <w:pPrChange w:id="1347" w:author="Vladymyr Kozyr" w:date="2021-03-15T21:58:00Z">
          <w:pPr>
            <w:pStyle w:val="1Para"/>
          </w:pPr>
        </w:pPrChange>
      </w:pPr>
      <w:del w:id="1348" w:author="Vladymyr Kozyr" w:date="2021-02-15T14:10:00Z">
        <w:r w:rsidDel="00074BDB">
          <w:delText>Sources: Data collected by DFO regional offices</w:delText>
        </w:r>
        <w:r w:rsidR="00A711E1" w:rsidDel="00074BDB">
          <w:delText>.</w:delText>
        </w:r>
      </w:del>
    </w:p>
    <w:p w14:paraId="6A448D76" w14:textId="065A7CD4" w:rsidR="00A711E1" w:rsidDel="00074BDB" w:rsidRDefault="00A711E1">
      <w:pPr>
        <w:pStyle w:val="1Para"/>
        <w:ind w:left="720" w:hanging="720"/>
        <w:rPr>
          <w:del w:id="1349" w:author="Vladymyr Kozyr" w:date="2021-02-15T14:10:00Z"/>
        </w:rPr>
        <w:pPrChange w:id="1350" w:author="Vladymyr Kozyr" w:date="2021-03-15T21:58:00Z">
          <w:pPr>
            <w:pStyle w:val="1Para"/>
          </w:pPr>
        </w:pPrChange>
      </w:pPr>
      <w:del w:id="1351" w:author="Vladymyr Kozyr" w:date="2021-02-15T14:10:00Z">
        <w:r w:rsidDel="00074BDB">
          <w:delText xml:space="preserve">Data is separated yearly </w:delText>
        </w:r>
        <w:r w:rsidR="00B7595D" w:rsidDel="00074BDB">
          <w:delText>(one</w:delText>
        </w:r>
        <w:r w:rsidR="00D15815" w:rsidDel="00074BDB">
          <w:delText xml:space="preserve"> Microsoft</w:delText>
        </w:r>
        <w:r w:rsidR="00B7595D" w:rsidDel="00074BDB">
          <w:delText xml:space="preserve"> Excel file for each year) and grouped inside by Canadian provinces for each fish type.</w:delText>
        </w:r>
        <w:r w:rsidR="00D15815" w:rsidDel="00074BDB">
          <w:delText xml:space="preserve"> In total this dataset consists of 56 files (28 for fish amount in tonnes and 28 for fish total value in thousand of Canadian dollars.</w:delText>
        </w:r>
      </w:del>
    </w:p>
    <w:p w14:paraId="7A945DA4" w14:textId="2AD988DB" w:rsidR="00CB2779" w:rsidDel="00074BDB" w:rsidRDefault="00CB2779">
      <w:pPr>
        <w:pStyle w:val="1Para"/>
        <w:ind w:left="720" w:hanging="720"/>
        <w:rPr>
          <w:del w:id="1352" w:author="Vladymyr Kozyr" w:date="2021-02-15T14:10:00Z"/>
        </w:rPr>
        <w:pPrChange w:id="1353" w:author="Vladymyr Kozyr" w:date="2021-03-15T21:58:00Z">
          <w:pPr>
            <w:pStyle w:val="1Para"/>
          </w:pPr>
        </w:pPrChange>
      </w:pPr>
      <w:del w:id="1354" w:author="Vladymyr Kozyr" w:date="2021-02-15T14:10:00Z">
        <w:r w:rsidDel="00074BDB">
          <w:delText>To present such kind of data, it should go through several processes which includes data extraction, cleaning/filtering and ma</w:delText>
        </w:r>
        <w:r w:rsidR="0098108B" w:rsidDel="00074BDB">
          <w:delText>ss</w:delText>
        </w:r>
        <w:r w:rsidDel="00074BDB">
          <w:delText>aging (converting into suitable format).</w:delText>
        </w:r>
      </w:del>
    </w:p>
    <w:p w14:paraId="5439F7DB" w14:textId="759CE081" w:rsidR="00CB2779" w:rsidDel="00074BDB" w:rsidRDefault="0002111E">
      <w:pPr>
        <w:pStyle w:val="1Para"/>
        <w:ind w:left="720" w:hanging="720"/>
        <w:rPr>
          <w:del w:id="1355" w:author="Vladymyr Kozyr" w:date="2021-02-15T14:10:00Z"/>
        </w:rPr>
        <w:pPrChange w:id="1356" w:author="Vladymyr Kozyr" w:date="2021-03-15T21:58:00Z">
          <w:pPr>
            <w:pStyle w:val="1Para"/>
            <w:numPr>
              <w:numId w:val="3"/>
            </w:numPr>
            <w:ind w:left="1080" w:hanging="360"/>
          </w:pPr>
        </w:pPrChange>
      </w:pPr>
      <w:del w:id="1357" w:author="Vladymyr Kozyr" w:date="2021-02-15T14:10:00Z">
        <w:r w:rsidDel="00074BDB">
          <w:delText>Data extraction</w:delText>
        </w:r>
      </w:del>
    </w:p>
    <w:p w14:paraId="5C5E7FF9" w14:textId="0DD7A6AD" w:rsidR="0002111E" w:rsidDel="00074BDB" w:rsidRDefault="0002111E">
      <w:pPr>
        <w:pStyle w:val="1Para"/>
        <w:ind w:left="720" w:hanging="720"/>
        <w:rPr>
          <w:del w:id="1358" w:author="Vladymyr Kozyr" w:date="2021-02-15T14:10:00Z"/>
        </w:rPr>
        <w:pPrChange w:id="1359" w:author="Vladymyr Kozyr" w:date="2021-03-15T21:58:00Z">
          <w:pPr>
            <w:pStyle w:val="1Para"/>
          </w:pPr>
        </w:pPrChange>
      </w:pPr>
      <w:del w:id="1360" w:author="Vladymyr Kozyr" w:date="2021-02-15T14:10:00Z">
        <w:r w:rsidDel="00074BDB">
          <w:delText>Data extraction step is basically downloading Excel files from DFO official website. It doesn’t require any extra permissions, data is publically available. However</w:delText>
        </w:r>
        <w:r w:rsidR="00B4748D" w:rsidDel="00074BDB">
          <w:delText xml:space="preserve">, process of downloading is manual, can be improved if DFO </w:delText>
        </w:r>
        <w:r w:rsidR="0098108B" w:rsidDel="00074BDB">
          <w:rPr>
            <w:lang w:val="en-US"/>
          </w:rPr>
          <w:delText>could</w:delText>
        </w:r>
        <w:r w:rsidR="00B4748D" w:rsidDel="00074BDB">
          <w:delText xml:space="preserve"> provide </w:delText>
        </w:r>
        <w:r w:rsidR="0098108B" w:rsidDel="00074BDB">
          <w:delText>API to use for getting up-to-date data if necessary.</w:delText>
        </w:r>
      </w:del>
    </w:p>
    <w:p w14:paraId="2955C65F" w14:textId="20426907" w:rsidR="0098108B" w:rsidDel="00074BDB" w:rsidRDefault="0098108B">
      <w:pPr>
        <w:pStyle w:val="1Para"/>
        <w:ind w:left="720" w:hanging="720"/>
        <w:rPr>
          <w:del w:id="1361" w:author="Vladymyr Kozyr" w:date="2021-02-15T14:10:00Z"/>
        </w:rPr>
        <w:pPrChange w:id="1362" w:author="Vladymyr Kozyr" w:date="2021-03-15T21:58:00Z">
          <w:pPr>
            <w:pStyle w:val="1Para"/>
            <w:numPr>
              <w:numId w:val="3"/>
            </w:numPr>
            <w:ind w:left="1080" w:hanging="360"/>
          </w:pPr>
        </w:pPrChange>
      </w:pPr>
      <w:del w:id="1363" w:author="Vladymyr Kozyr" w:date="2021-02-15T14:10:00Z">
        <w:r w:rsidDel="00074BDB">
          <w:delText>Data cleaning</w:delText>
        </w:r>
      </w:del>
    </w:p>
    <w:p w14:paraId="2337D4B5" w14:textId="623B6162" w:rsidR="0098108B" w:rsidDel="00074BDB" w:rsidRDefault="0098108B">
      <w:pPr>
        <w:pStyle w:val="1Para"/>
        <w:ind w:left="720" w:hanging="720"/>
        <w:rPr>
          <w:del w:id="1364" w:author="Vladymyr Kozyr" w:date="2021-02-15T14:10:00Z"/>
        </w:rPr>
        <w:pPrChange w:id="1365" w:author="Vladymyr Kozyr" w:date="2021-03-15T21:58:00Z">
          <w:pPr>
            <w:pStyle w:val="1Para"/>
          </w:pPr>
        </w:pPrChange>
      </w:pPr>
      <w:del w:id="1366" w:author="Vladymyr Kozyr" w:date="2021-02-15T14:10:00Z">
        <w:r w:rsidDel="00074BDB">
          <w:delText>Excel files contains some information, which is not relevant for visualization (for ex. table borders, text color, other meta data, etc.) So it is removed at this step.</w:delText>
        </w:r>
      </w:del>
    </w:p>
    <w:p w14:paraId="71AF386F" w14:textId="611DE9CE" w:rsidR="0098108B" w:rsidDel="00074BDB" w:rsidRDefault="0098108B">
      <w:pPr>
        <w:pStyle w:val="1Para"/>
        <w:ind w:left="720" w:hanging="720"/>
        <w:rPr>
          <w:del w:id="1367" w:author="Vladymyr Kozyr" w:date="2021-02-15T14:10:00Z"/>
        </w:rPr>
        <w:pPrChange w:id="1368" w:author="Vladymyr Kozyr" w:date="2021-03-15T21:58:00Z">
          <w:pPr>
            <w:pStyle w:val="1Para"/>
            <w:numPr>
              <w:numId w:val="3"/>
            </w:numPr>
            <w:ind w:left="1080" w:hanging="360"/>
          </w:pPr>
        </w:pPrChange>
      </w:pPr>
      <w:del w:id="1369" w:author="Vladymyr Kozyr" w:date="2021-02-15T14:10:00Z">
        <w:r w:rsidDel="00074BDB">
          <w:delText>Data converting</w:delText>
        </w:r>
      </w:del>
    </w:p>
    <w:p w14:paraId="14223EEF" w14:textId="4BC6BF26" w:rsidR="0098108B" w:rsidDel="00074BDB" w:rsidRDefault="0098108B">
      <w:pPr>
        <w:pStyle w:val="1Para"/>
        <w:ind w:left="720" w:hanging="720"/>
        <w:rPr>
          <w:del w:id="1370" w:author="Vladymyr Kozyr" w:date="2021-02-15T14:10:00Z"/>
        </w:rPr>
        <w:pPrChange w:id="1371" w:author="Vladymyr Kozyr" w:date="2021-03-15T21:58:00Z">
          <w:pPr>
            <w:pStyle w:val="1Para"/>
            <w:ind w:left="720" w:firstLine="0"/>
          </w:pPr>
        </w:pPrChange>
      </w:pPr>
      <w:del w:id="1372" w:author="Vladymyr Kozyr" w:date="2021-02-15T14:10:00Z">
        <w:r w:rsidDel="00074BDB">
          <w:delText xml:space="preserve">The last step of data processing is converting </w:delText>
        </w:r>
        <w:r w:rsidR="00605C63" w:rsidDel="00074BDB">
          <w:delText>Excel file to CSV (as intermediate step) and then jonverting it into JSON file whi</w:delText>
        </w:r>
        <w:r w:rsidR="00D40624" w:rsidDel="00074BDB">
          <w:delText>ch can be easily interpreted by visualization library and any modern browser.</w:delText>
        </w:r>
      </w:del>
    </w:p>
    <w:p w14:paraId="629B7E60" w14:textId="34038474" w:rsidR="0098108B" w:rsidRPr="0098108B" w:rsidDel="001D0248" w:rsidRDefault="0098108B">
      <w:pPr>
        <w:pStyle w:val="1Para"/>
        <w:ind w:left="720" w:hanging="720"/>
        <w:rPr>
          <w:del w:id="1373" w:author="Vladymyr Kozyr" w:date="2021-03-14T09:06:00Z"/>
          <w:lang w:val="en-US"/>
        </w:rPr>
        <w:pPrChange w:id="1374" w:author="Vladymyr Kozyr" w:date="2021-03-15T21:58:00Z">
          <w:pPr>
            <w:pStyle w:val="1Para"/>
          </w:pPr>
        </w:pPrChange>
      </w:pPr>
    </w:p>
    <w:p w14:paraId="7ACFB551" w14:textId="43A8DB08" w:rsidR="00CB2779" w:rsidRDefault="00CB2779">
      <w:pPr>
        <w:pStyle w:val="Heading2"/>
        <w:numPr>
          <w:ilvl w:val="0"/>
          <w:numId w:val="0"/>
        </w:numPr>
        <w:ind w:left="720" w:hanging="720"/>
        <w:pPrChange w:id="1375" w:author="Vladymyr Kozyr" w:date="2021-03-15T21:58:00Z">
          <w:pPr>
            <w:pStyle w:val="Heading2"/>
          </w:pPr>
        </w:pPrChange>
      </w:pPr>
      <w:bookmarkStart w:id="1376" w:name="_Toc67830752"/>
      <w:r>
        <w:t>Visualization Motivation</w:t>
      </w:r>
      <w:commentRangeEnd w:id="1288"/>
      <w:r w:rsidR="005D6265">
        <w:rPr>
          <w:rStyle w:val="CommentReference"/>
          <w:rFonts w:eastAsiaTheme="minorHAnsi" w:cstheme="minorBidi"/>
          <w:b w:val="0"/>
          <w:color w:val="auto"/>
          <w:lang w:val="en-US"/>
        </w:rPr>
        <w:commentReference w:id="1288"/>
      </w:r>
      <w:bookmarkEnd w:id="1376"/>
    </w:p>
    <w:p w14:paraId="4FEDBABD" w14:textId="30251317" w:rsidR="00D15815" w:rsidRDefault="00D15815">
      <w:pPr>
        <w:pStyle w:val="1Para"/>
        <w:ind w:firstLine="0"/>
        <w:pPrChange w:id="1377" w:author="Vladymyr Kozyr" w:date="2021-02-15T13:42:00Z">
          <w:pPr>
            <w:pStyle w:val="1Para"/>
          </w:pPr>
        </w:pPrChange>
      </w:pPr>
      <w:commentRangeStart w:id="1378"/>
      <w:r>
        <w:t xml:space="preserve">Analysis of the data presented in </w:t>
      </w:r>
      <w:r w:rsidR="00CB2779">
        <w:t>table or text</w:t>
      </w:r>
      <w:r>
        <w:t xml:space="preserve"> format may take significant amount of time</w:t>
      </w:r>
      <w:commentRangeEnd w:id="1378"/>
      <w:r w:rsidR="00181673">
        <w:rPr>
          <w:rStyle w:val="CommentReference"/>
          <w:lang w:val="en-US"/>
        </w:rPr>
        <w:commentReference w:id="1378"/>
      </w:r>
      <w:ins w:id="1379" w:author="Vladymyr Kozyr" w:date="2021-04-18T12:14:00Z">
        <w:r w:rsidR="00A274E7">
          <w:t xml:space="preserve"> [cite r</w:t>
        </w:r>
      </w:ins>
      <w:ins w:id="1380" w:author="Vladymyr Kozyr" w:date="2021-04-18T12:15:00Z">
        <w:r w:rsidR="00A274E7">
          <w:t>eport paper]</w:t>
        </w:r>
      </w:ins>
      <w:r>
        <w:t xml:space="preserve">. For example, it is hard to see trends, how values change through the years, as well as comparing data for different provinces and fish type. Another thing which is hard to capture </w:t>
      </w:r>
      <w:commentRangeStart w:id="1381"/>
      <w:r>
        <w:t xml:space="preserve">is correlation </w:t>
      </w:r>
      <w:commentRangeEnd w:id="1381"/>
      <w:r w:rsidR="00181673">
        <w:rPr>
          <w:rStyle w:val="CommentReference"/>
          <w:lang w:val="en-US"/>
        </w:rPr>
        <w:commentReference w:id="1381"/>
      </w:r>
      <w:ins w:id="1382" w:author="Vladymyr Kozyr" w:date="2021-04-18T12:15:00Z">
        <w:r w:rsidR="00A274E7">
          <w:t xml:space="preserve">[report paper] </w:t>
        </w:r>
      </w:ins>
      <w:r>
        <w:t>between price and quantities of a specific types of fish for a certain period.</w:t>
      </w:r>
    </w:p>
    <w:p w14:paraId="6ADEBA69" w14:textId="2A3E48EC" w:rsidR="0020364C" w:rsidRDefault="00D15815">
      <w:pPr>
        <w:pStyle w:val="1Para"/>
        <w:ind w:firstLine="0"/>
        <w:rPr>
          <w:ins w:id="1383" w:author="Vladymyr Kozyr" w:date="2021-03-28T13:16:00Z"/>
        </w:rPr>
      </w:pPr>
      <w:r>
        <w:t xml:space="preserve">The tool itself and </w:t>
      </w:r>
      <w:proofErr w:type="spellStart"/>
      <w:proofErr w:type="gramStart"/>
      <w:r>
        <w:t>it’s</w:t>
      </w:r>
      <w:proofErr w:type="spellEnd"/>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p>
    <w:p w14:paraId="61F30D32" w14:textId="77777777" w:rsidR="006D6E06" w:rsidRDefault="006D6E06" w:rsidP="006D6E06">
      <w:pPr>
        <w:spacing w:after="0" w:line="240" w:lineRule="auto"/>
        <w:rPr>
          <w:ins w:id="1384" w:author="Vladymyr Kozyr" w:date="2021-03-28T13:16:00Z"/>
          <w:rFonts w:eastAsia="Times New Roman" w:cs="Arial"/>
          <w:lang w:val="en-CA"/>
        </w:rPr>
      </w:pPr>
      <w:ins w:id="1385" w:author="Vladymyr Kozyr" w:date="2021-03-28T13:16:00Z">
        <w:r w:rsidRPr="00AA3E79">
          <w:rPr>
            <w:rFonts w:eastAsia="Times New Roman" w:cs="Arial"/>
            <w:lang w:val="en-CA"/>
          </w:rPr>
          <w:t>Design requirements for visualization were set based on the informal task abstractions discussed above and literature research (real reports which people use for marine operations from section 3.1).</w:t>
        </w:r>
      </w:ins>
    </w:p>
    <w:p w14:paraId="444E216A" w14:textId="77777777" w:rsidR="006D6E06" w:rsidRPr="00AA3E79" w:rsidRDefault="006D6E06" w:rsidP="006D6E06">
      <w:pPr>
        <w:spacing w:after="0" w:line="240" w:lineRule="auto"/>
        <w:rPr>
          <w:ins w:id="1386" w:author="Vladymyr Kozyr" w:date="2021-03-28T13:16:00Z"/>
          <w:rFonts w:eastAsia="Times New Roman" w:cs="Arial"/>
          <w:lang w:val="en-CA"/>
        </w:rPr>
      </w:pPr>
    </w:p>
    <w:p w14:paraId="0464A8B7" w14:textId="77777777" w:rsidR="006D6E06" w:rsidRPr="00AA3E79" w:rsidRDefault="006D6E06" w:rsidP="006D6E06">
      <w:pPr>
        <w:spacing w:after="0" w:line="240" w:lineRule="auto"/>
        <w:rPr>
          <w:ins w:id="1387" w:author="Vladymyr Kozyr" w:date="2021-03-28T13:16:00Z"/>
          <w:rFonts w:eastAsia="Times New Roman" w:cs="Arial"/>
          <w:b/>
          <w:bCs/>
          <w:lang w:val="en-CA"/>
        </w:rPr>
      </w:pPr>
      <w:ins w:id="1388" w:author="Vladymyr Kozyr" w:date="2021-03-28T13:16:00Z">
        <w:r w:rsidRPr="00AA3E79">
          <w:rPr>
            <w:rFonts w:eastAsia="Times New Roman" w:cs="Arial"/>
            <w:b/>
            <w:bCs/>
            <w:lang w:val="en-CA"/>
          </w:rPr>
          <w:t>Requirement 1. Interactivity</w:t>
        </w:r>
      </w:ins>
    </w:p>
    <w:p w14:paraId="24A939B7" w14:textId="77777777" w:rsidR="006D6E06" w:rsidRDefault="006D6E06" w:rsidP="006D6E06">
      <w:pPr>
        <w:spacing w:after="0" w:line="240" w:lineRule="auto"/>
        <w:rPr>
          <w:ins w:id="1389" w:author="Vladymyr Kozyr" w:date="2021-03-28T13:16:00Z"/>
          <w:rFonts w:eastAsia="Times New Roman" w:cs="Arial"/>
          <w:lang w:val="en-CA"/>
        </w:rPr>
      </w:pPr>
    </w:p>
    <w:p w14:paraId="0B17F507" w14:textId="77777777" w:rsidR="006D6E06" w:rsidRDefault="006D6E06" w:rsidP="006D6E06">
      <w:pPr>
        <w:spacing w:after="0" w:line="240" w:lineRule="auto"/>
        <w:rPr>
          <w:ins w:id="1390" w:author="Vladymyr Kozyr" w:date="2021-03-28T13:16:00Z"/>
          <w:rFonts w:eastAsia="Times New Roman" w:cs="Arial"/>
          <w:lang w:val="en-CA"/>
        </w:rPr>
      </w:pPr>
      <w:ins w:id="1391" w:author="Vladymyr Kozyr" w:date="2021-03-28T13:16:00Z">
        <w:r>
          <w:rPr>
            <w:rFonts w:eastAsia="Times New Roman" w:cs="Arial"/>
            <w:lang w:val="en-CA"/>
          </w:rPr>
          <w:t>The main difference between existing static reports and this tool is that tool allows user to interact with data before producing visualization (filtering, zooming etc.)</w:t>
        </w:r>
      </w:ins>
    </w:p>
    <w:p w14:paraId="311FD553" w14:textId="77777777" w:rsidR="006D6E06" w:rsidRDefault="006D6E06" w:rsidP="006D6E06">
      <w:pPr>
        <w:spacing w:after="0" w:line="240" w:lineRule="auto"/>
        <w:rPr>
          <w:ins w:id="1392" w:author="Vladymyr Kozyr" w:date="2021-03-28T13:16:00Z"/>
          <w:rFonts w:eastAsia="Times New Roman" w:cs="Arial"/>
          <w:lang w:val="en-CA"/>
        </w:rPr>
      </w:pPr>
    </w:p>
    <w:p w14:paraId="2D47AB71" w14:textId="77777777" w:rsidR="006D6E06" w:rsidRPr="00AA3E79" w:rsidRDefault="006D6E06" w:rsidP="006D6E06">
      <w:pPr>
        <w:spacing w:after="0" w:line="240" w:lineRule="auto"/>
        <w:rPr>
          <w:ins w:id="1393" w:author="Vladymyr Kozyr" w:date="2021-03-28T13:16:00Z"/>
          <w:rFonts w:eastAsia="Times New Roman" w:cs="Arial"/>
          <w:b/>
          <w:bCs/>
          <w:lang w:val="en-CA"/>
        </w:rPr>
      </w:pPr>
      <w:ins w:id="1394" w:author="Vladymyr Kozyr" w:date="2021-03-28T13:16:00Z">
        <w:r w:rsidRPr="00AA3E79">
          <w:rPr>
            <w:rFonts w:eastAsia="Times New Roman" w:cs="Arial"/>
            <w:b/>
            <w:bCs/>
            <w:lang w:val="en-CA"/>
          </w:rPr>
          <w:t>Requirement 2. Data Scaling for Further Anal</w:t>
        </w:r>
        <w:r>
          <w:rPr>
            <w:rFonts w:eastAsia="Times New Roman" w:cs="Arial"/>
            <w:b/>
            <w:bCs/>
            <w:lang w:val="en-CA"/>
          </w:rPr>
          <w:t>y</w:t>
        </w:r>
        <w:r w:rsidRPr="00AA3E79">
          <w:rPr>
            <w:rFonts w:eastAsia="Times New Roman" w:cs="Arial"/>
            <w:b/>
            <w:bCs/>
            <w:lang w:val="en-CA"/>
          </w:rPr>
          <w:t>s</w:t>
        </w:r>
        <w:r>
          <w:rPr>
            <w:rFonts w:eastAsia="Times New Roman" w:cs="Arial"/>
            <w:b/>
            <w:bCs/>
            <w:lang w:val="en-CA"/>
          </w:rPr>
          <w:t>i</w:t>
        </w:r>
        <w:r w:rsidRPr="00AA3E79">
          <w:rPr>
            <w:rFonts w:eastAsia="Times New Roman" w:cs="Arial"/>
            <w:b/>
            <w:bCs/>
            <w:lang w:val="en-CA"/>
          </w:rPr>
          <w:t>s</w:t>
        </w:r>
      </w:ins>
    </w:p>
    <w:p w14:paraId="3188E32C" w14:textId="77777777" w:rsidR="006D6E06" w:rsidRDefault="006D6E06" w:rsidP="006D6E06">
      <w:pPr>
        <w:spacing w:after="0" w:line="240" w:lineRule="auto"/>
        <w:rPr>
          <w:ins w:id="1395" w:author="Vladymyr Kozyr" w:date="2021-03-28T13:16:00Z"/>
          <w:rFonts w:eastAsia="Times New Roman" w:cs="Arial"/>
          <w:lang w:val="en-CA"/>
        </w:rPr>
      </w:pPr>
    </w:p>
    <w:p w14:paraId="6B7FCFA5" w14:textId="77777777" w:rsidR="006D6E06" w:rsidRDefault="006D6E06" w:rsidP="006D6E06">
      <w:pPr>
        <w:spacing w:after="0" w:line="240" w:lineRule="auto"/>
        <w:rPr>
          <w:ins w:id="1396" w:author="Vladymyr Kozyr" w:date="2021-03-28T13:16:00Z"/>
          <w:rFonts w:eastAsia="Times New Roman" w:cs="Arial"/>
          <w:lang w:val="en-CA"/>
        </w:rPr>
      </w:pPr>
      <w:ins w:id="1397" w:author="Vladymyr Kozyr" w:date="2021-03-28T13:16:00Z">
        <w:r>
          <w:rPr>
            <w:rFonts w:eastAsia="Times New Roman" w:cs="Arial"/>
            <w:lang w:val="en-CA"/>
          </w:rPr>
          <w:t>Tool should allow users to d</w:t>
        </w:r>
        <w:r w:rsidRPr="00676131">
          <w:rPr>
            <w:rFonts w:eastAsia="Times New Roman" w:cs="Arial"/>
            <w:lang w:val="en-CA"/>
          </w:rPr>
          <w:t>iscover patterns</w:t>
        </w:r>
        <w:r>
          <w:rPr>
            <w:rFonts w:eastAsia="Times New Roman" w:cs="Arial"/>
            <w:lang w:val="en-CA"/>
          </w:rPr>
          <w:t>, trends</w:t>
        </w:r>
        <w:r w:rsidRPr="00676131">
          <w:rPr>
            <w:rFonts w:eastAsia="Times New Roman" w:cs="Arial"/>
            <w:lang w:val="en-CA"/>
          </w:rPr>
          <w:t xml:space="preserve"> and </w:t>
        </w:r>
        <w:r>
          <w:rPr>
            <w:rFonts w:eastAsia="Times New Roman" w:cs="Arial"/>
            <w:lang w:val="en-CA"/>
          </w:rPr>
          <w:t>anomalies (Task 1 and Task 2)</w:t>
        </w:r>
      </w:ins>
    </w:p>
    <w:p w14:paraId="214DE3C8" w14:textId="77777777" w:rsidR="006D6E06" w:rsidRDefault="006D6E06" w:rsidP="006D6E06">
      <w:pPr>
        <w:spacing w:after="0" w:line="240" w:lineRule="auto"/>
        <w:rPr>
          <w:ins w:id="1398" w:author="Vladymyr Kozyr" w:date="2021-03-28T13:16:00Z"/>
          <w:rFonts w:eastAsia="Times New Roman" w:cs="Arial"/>
          <w:lang w:val="en-CA"/>
        </w:rPr>
      </w:pPr>
    </w:p>
    <w:p w14:paraId="4428266E" w14:textId="77777777" w:rsidR="006D6E06" w:rsidRPr="00AA3E79" w:rsidRDefault="006D6E06" w:rsidP="006D6E06">
      <w:pPr>
        <w:spacing w:after="0" w:line="240" w:lineRule="auto"/>
        <w:rPr>
          <w:ins w:id="1399" w:author="Vladymyr Kozyr" w:date="2021-03-28T13:16:00Z"/>
          <w:rFonts w:eastAsia="Times New Roman" w:cs="Arial"/>
          <w:b/>
          <w:bCs/>
          <w:lang w:val="en-CA"/>
        </w:rPr>
      </w:pPr>
      <w:ins w:id="1400" w:author="Vladymyr Kozyr" w:date="2021-03-28T13:16:00Z">
        <w:r w:rsidRPr="00AA3E79">
          <w:rPr>
            <w:rFonts w:eastAsia="Times New Roman" w:cs="Arial"/>
            <w:b/>
            <w:bCs/>
            <w:lang w:val="en-CA"/>
          </w:rPr>
          <w:t>Requirement 3. Summary and Overall Statistics</w:t>
        </w:r>
      </w:ins>
    </w:p>
    <w:p w14:paraId="53571B55" w14:textId="77777777" w:rsidR="006D6E06" w:rsidRPr="00E07916" w:rsidRDefault="006D6E06" w:rsidP="006D6E06">
      <w:pPr>
        <w:spacing w:after="0" w:line="240" w:lineRule="auto"/>
        <w:rPr>
          <w:ins w:id="1401" w:author="Vladymyr Kozyr" w:date="2021-03-28T13:16:00Z"/>
          <w:rFonts w:ascii="Times New Roman" w:eastAsia="Times New Roman" w:hAnsi="Times New Roman" w:cs="Times New Roman"/>
          <w:sz w:val="24"/>
          <w:szCs w:val="24"/>
          <w:lang w:val="en-CA"/>
        </w:rPr>
      </w:pPr>
    </w:p>
    <w:p w14:paraId="718ABBE0" w14:textId="6E8AF7F4" w:rsidR="00074BDB" w:rsidDel="00074BDB" w:rsidRDefault="006D6E06" w:rsidP="00074BDB">
      <w:pPr>
        <w:pStyle w:val="1Para"/>
        <w:ind w:firstLine="0"/>
        <w:rPr>
          <w:del w:id="1402" w:author="Vladymyr Kozyr" w:date="2021-02-15T14:11:00Z"/>
        </w:rPr>
      </w:pPr>
      <w:ins w:id="1403" w:author="Vladymyr Kozyr" w:date="2021-03-28T13:16:00Z">
        <w:r>
          <w:rPr>
            <w:lang w:val="en-US"/>
          </w:rPr>
          <w:t>Visualizations for Task 3 and Task 4 are designed to show global summarized data</w:t>
        </w:r>
      </w:ins>
      <w:ins w:id="1404" w:author="Vladymyr Kozyr" w:date="2021-03-28T13:17:00Z">
        <w:r w:rsidR="00A842AD">
          <w:rPr>
            <w:lang w:val="en-US"/>
          </w:rPr>
          <w:t>.</w:t>
        </w:r>
      </w:ins>
    </w:p>
    <w:p w14:paraId="69EA6690" w14:textId="77777777" w:rsidR="00074BDB" w:rsidRDefault="00074BDB">
      <w:pPr>
        <w:pStyle w:val="1Para"/>
        <w:ind w:firstLine="0"/>
        <w:rPr>
          <w:ins w:id="1405" w:author="Vladymyr Kozyr" w:date="2021-02-15T14:12:00Z"/>
        </w:rPr>
        <w:pPrChange w:id="1406" w:author="Vladymyr Kozyr" w:date="2021-02-15T14:11:00Z">
          <w:pPr>
            <w:pStyle w:val="1Para"/>
          </w:pPr>
        </w:pPrChange>
      </w:pPr>
    </w:p>
    <w:p w14:paraId="09F7CD6F" w14:textId="7DC8B6D4" w:rsidR="00DB0C62" w:rsidRDefault="004D0850">
      <w:pPr>
        <w:pStyle w:val="Heading2"/>
        <w:numPr>
          <w:ilvl w:val="1"/>
          <w:numId w:val="14"/>
        </w:numPr>
        <w:pPrChange w:id="1407" w:author="Vladymyr Kozyr" w:date="2021-03-15T21:58:00Z">
          <w:pPr>
            <w:pStyle w:val="Heading2"/>
          </w:pPr>
        </w:pPrChange>
      </w:pPr>
      <w:commentRangeStart w:id="1408"/>
      <w:commentRangeStart w:id="1409"/>
      <w:del w:id="1410" w:author="Vladymyr Kozyr" w:date="2021-02-15T13:49:00Z">
        <w:r w:rsidDel="000905C2">
          <w:lastRenderedPageBreak/>
          <w:delText xml:space="preserve">Problem </w:delText>
        </w:r>
      </w:del>
      <w:bookmarkStart w:id="1411" w:name="_Toc67830753"/>
      <w:ins w:id="1412" w:author="Vladymyr Kozyr" w:date="2021-02-15T13:49:00Z">
        <w:r w:rsidR="000905C2">
          <w:t xml:space="preserve">Task </w:t>
        </w:r>
      </w:ins>
      <w:del w:id="1413" w:author="Vladymyr Kozyr" w:date="2021-02-15T14:08:00Z">
        <w:r w:rsidDel="001650DD">
          <w:delText>Set</w:delText>
        </w:r>
      </w:del>
      <w:ins w:id="1414" w:author="Vladymyr Kozyr" w:date="2021-02-15T14:08:00Z">
        <w:r w:rsidR="001650DD">
          <w:t>Abstraction</w:t>
        </w:r>
      </w:ins>
      <w:commentRangeEnd w:id="1408"/>
      <w:r w:rsidR="00705992">
        <w:rPr>
          <w:rStyle w:val="CommentReference"/>
          <w:rFonts w:eastAsiaTheme="minorHAnsi" w:cstheme="minorBidi"/>
          <w:b w:val="0"/>
          <w:color w:val="auto"/>
          <w:lang w:val="en-US"/>
        </w:rPr>
        <w:commentReference w:id="1408"/>
      </w:r>
      <w:commentRangeEnd w:id="1409"/>
      <w:r w:rsidR="00301680">
        <w:rPr>
          <w:rStyle w:val="CommentReference"/>
          <w:rFonts w:eastAsiaTheme="minorHAnsi" w:cstheme="minorBidi"/>
          <w:b w:val="0"/>
          <w:color w:val="auto"/>
          <w:lang w:val="en-US"/>
        </w:rPr>
        <w:commentReference w:id="1409"/>
      </w:r>
      <w:bookmarkEnd w:id="1411"/>
    </w:p>
    <w:p w14:paraId="51234274" w14:textId="0D17C9B9" w:rsidR="004D0850" w:rsidDel="00905BAE" w:rsidRDefault="00C10319" w:rsidP="004D0850">
      <w:pPr>
        <w:pStyle w:val="Heading3"/>
        <w:spacing w:after="0"/>
        <w:rPr>
          <w:del w:id="1415" w:author="Vladymyr Kozyr" w:date="2021-02-07T22:30:00Z"/>
        </w:rPr>
      </w:pPr>
      <w:del w:id="1416" w:author="Vladymyr Kozyr" w:date="2021-02-15T13:49:00Z">
        <w:r w:rsidRPr="00C10319" w:rsidDel="000905C2">
          <w:delText xml:space="preserve">Problem </w:delText>
        </w:r>
      </w:del>
      <w:bookmarkStart w:id="1417" w:name="_Toc67830754"/>
      <w:ins w:id="1418" w:author="Vladymyr Kozyr" w:date="2021-02-15T13:49:00Z">
        <w:r w:rsidR="000905C2">
          <w:t>Task</w:t>
        </w:r>
        <w:r w:rsidR="000905C2" w:rsidRPr="00C10319">
          <w:t xml:space="preserve"> </w:t>
        </w:r>
      </w:ins>
      <w:r w:rsidRPr="00C10319">
        <w:t>1</w:t>
      </w:r>
      <w:del w:id="1419" w:author="Vladymyr Kozyr" w:date="2021-02-15T14:27:00Z">
        <w:r w:rsidR="004D0850" w:rsidDel="00252C5C">
          <w:br/>
        </w:r>
        <w:r w:rsidR="004D0850" w:rsidDel="00252C5C">
          <w:br/>
        </w:r>
      </w:del>
      <w:ins w:id="1420" w:author="Vladymyr Kozyr" w:date="2021-02-15T14:27:00Z">
        <w:r w:rsidR="00252C5C">
          <w:t xml:space="preserve">. </w:t>
        </w:r>
      </w:ins>
      <w:r w:rsidR="00F17FDE">
        <w:t xml:space="preserve">Exploring Relationships </w:t>
      </w:r>
      <w:del w:id="1421" w:author="Vladymyr Kozyr" w:date="2021-02-15T14:29:00Z">
        <w:r w:rsidR="00F17FDE" w:rsidDel="00252C5C">
          <w:delText xml:space="preserve">between </w:delText>
        </w:r>
      </w:del>
      <w:ins w:id="1422" w:author="Vladymyr Kozyr" w:date="2021-02-15T14:29:00Z">
        <w:r w:rsidR="00252C5C">
          <w:t xml:space="preserve">for </w:t>
        </w:r>
      </w:ins>
      <w:r w:rsidR="00F17FDE">
        <w:t>Fish Amount</w:t>
      </w:r>
      <w:del w:id="1423" w:author="Vladymyr Kozyr" w:date="2021-02-15T14:28:00Z">
        <w:r w:rsidR="00F17FDE" w:rsidDel="00252C5C">
          <w:delText>s</w:delText>
        </w:r>
      </w:del>
      <w:r w:rsidR="00F17FDE">
        <w:t xml:space="preserve"> and Price</w:t>
      </w:r>
      <w:bookmarkEnd w:id="1417"/>
    </w:p>
    <w:p w14:paraId="22050534" w14:textId="754BEE72" w:rsidR="00FF39D4" w:rsidRPr="00905BAE" w:rsidRDefault="007A2436">
      <w:pPr>
        <w:pStyle w:val="Heading3"/>
        <w:spacing w:after="0"/>
        <w:rPr>
          <w:lang w:val="en-US"/>
          <w:rPrChange w:id="1424" w:author="Vladymyr Kozyr" w:date="2021-02-07T22:30:00Z">
            <w:rPr/>
          </w:rPrChange>
        </w:rPr>
        <w:pPrChange w:id="1425" w:author="Vladymyr Kozyr" w:date="2021-02-07T22:30:00Z">
          <w:pPr>
            <w:pStyle w:val="1Para"/>
          </w:pPr>
        </w:pPrChange>
      </w:pPr>
      <w:moveFromRangeStart w:id="1426" w:author="Vladymyr Kozyr" w:date="2021-02-07T22:28:00Z" w:name="move63629355"/>
      <w:moveFrom w:id="1427" w:author="Vladymyr Kozyr" w:date="2021-02-07T22:28:00Z">
        <w:r w:rsidRPr="00905BAE" w:rsidDel="00FF39D4">
          <w:rPr>
            <w:lang w:val="en-US"/>
            <w:rPrChange w:id="1428" w:author="Vladymyr Kozyr" w:date="2021-02-07T22:30:00Z">
              <w:rPr>
                <w:b/>
              </w:rPr>
            </w:rPrChange>
          </w:rPr>
          <w:t xml:space="preserve">This visualization will be a </w:t>
        </w:r>
        <w:commentRangeStart w:id="1429"/>
        <w:r w:rsidRPr="00905BAE" w:rsidDel="00FF39D4">
          <w:rPr>
            <w:lang w:val="en-US"/>
            <w:rPrChange w:id="1430" w:author="Vladymyr Kozyr" w:date="2021-02-07T22:30:00Z">
              <w:rPr>
                <w:b/>
              </w:rPr>
            </w:rPrChange>
          </w:rPr>
          <w:t xml:space="preserve">multiline chart with </w:t>
        </w:r>
        <w:commentRangeEnd w:id="1429"/>
        <w:r w:rsidR="00D14182" w:rsidDel="00FF39D4">
          <w:rPr>
            <w:rStyle w:val="CommentReference"/>
            <w:lang w:val="en-US"/>
          </w:rPr>
          <w:commentReference w:id="1429"/>
        </w:r>
        <w:r w:rsidRPr="00905BAE" w:rsidDel="00FF39D4">
          <w:rPr>
            <w:lang w:val="en-US"/>
            <w:rPrChange w:id="1431" w:author="Vladymyr Kozyr" w:date="2021-02-07T22:30:00Z">
              <w:rPr>
                <w:b/>
              </w:rPr>
            </w:rPrChange>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moveFrom>
      <w:bookmarkStart w:id="1432" w:name="_Toc67830755"/>
      <w:bookmarkEnd w:id="1432"/>
      <w:moveFromRangeEnd w:id="1426"/>
    </w:p>
    <w:p w14:paraId="77B5F993" w14:textId="4C0141A5" w:rsidR="00DF17FD" w:rsidRDefault="0078619D">
      <w:pPr>
        <w:pStyle w:val="1Para"/>
        <w:ind w:firstLine="0"/>
        <w:rPr>
          <w:ins w:id="1433" w:author="Vladymyr Kozyr" w:date="2021-02-08T20:30:00Z"/>
          <w:lang w:val="en-US"/>
        </w:rPr>
        <w:pPrChange w:id="1434" w:author="Vladymyr Kozyr" w:date="2021-02-15T13:42:00Z">
          <w:pPr>
            <w:pStyle w:val="1Para"/>
          </w:pPr>
        </w:pPrChange>
      </w:pPr>
      <w:ins w:id="1435" w:author="Fred Popowich" w:date="2021-03-09T11:55:00Z">
        <w:r>
          <w:rPr>
            <w:lang w:val="en-US"/>
          </w:rPr>
          <w:t>In section 3.</w:t>
        </w:r>
      </w:ins>
      <w:ins w:id="1436" w:author="Vladymyr Kozyr" w:date="2021-03-28T12:54:00Z">
        <w:r w:rsidR="00C33D99">
          <w:rPr>
            <w:lang w:val="en-US"/>
          </w:rPr>
          <w:t>1</w:t>
        </w:r>
      </w:ins>
      <w:ins w:id="1437" w:author="Fred Popowich" w:date="2021-03-09T11:55:00Z">
        <w:del w:id="1438" w:author="Vladymyr Kozyr" w:date="2021-03-28T12:54:00Z">
          <w:r w:rsidDel="00C33D99">
            <w:rPr>
              <w:lang w:val="en-US"/>
            </w:rPr>
            <w:delText>X</w:delText>
          </w:r>
        </w:del>
        <w:r>
          <w:rPr>
            <w:lang w:val="en-US"/>
          </w:rPr>
          <w:t xml:space="preserve">, we introduced a </w:t>
        </w:r>
      </w:ins>
      <w:ins w:id="1439" w:author="Vladymyr Kozyr" w:date="2021-02-08T20:23:00Z">
        <w:del w:id="1440" w:author="Fred Popowich" w:date="2021-03-09T11:55:00Z">
          <w:r w:rsidR="00DF17FD" w:rsidDel="0078619D">
            <w:rPr>
              <w:lang w:val="en-US"/>
            </w:rPr>
            <w:delText xml:space="preserve">Scottish </w:delText>
          </w:r>
        </w:del>
        <w:r w:rsidR="00DF17FD">
          <w:rPr>
            <w:lang w:val="en-US"/>
          </w:rPr>
          <w:t>report</w:t>
        </w:r>
      </w:ins>
      <w:ins w:id="1441" w:author="Vladymyr Kozyr" w:date="2021-02-08T20:24:00Z">
        <w:r w:rsidR="00DF17FD">
          <w:rPr>
            <w:lang w:val="en-US"/>
          </w:rPr>
          <w:t xml:space="preserve"> </w:t>
        </w:r>
      </w:ins>
      <w:customXmlInsRangeStart w:id="1442" w:author="Vladymyr Kozyr" w:date="2021-02-08T20:24:00Z"/>
      <w:sdt>
        <w:sdtPr>
          <w:rPr>
            <w:lang w:val="en-US"/>
          </w:rPr>
          <w:id w:val="-1501422307"/>
          <w:citation/>
        </w:sdtPr>
        <w:sdtContent>
          <w:customXmlInsRangeEnd w:id="1442"/>
          <w:ins w:id="1443" w:author="Vladymyr Kozyr" w:date="2021-02-08T20:24:00Z">
            <w:r w:rsidR="00DF17FD">
              <w:rPr>
                <w:lang w:val="en-US"/>
              </w:rPr>
              <w:fldChar w:fldCharType="begin"/>
            </w:r>
            <w:r w:rsidR="00DF17FD">
              <w:instrText xml:space="preserve"> CITATION Sco19 \l 4105 </w:instrText>
            </w:r>
          </w:ins>
          <w:r w:rsidR="00DF17FD">
            <w:rPr>
              <w:lang w:val="en-US"/>
            </w:rPr>
            <w:fldChar w:fldCharType="separate"/>
          </w:r>
          <w:r w:rsidR="00E71A0F" w:rsidRPr="00E71A0F">
            <w:rPr>
              <w:noProof/>
            </w:rPr>
            <w:t>[11]</w:t>
          </w:r>
          <w:ins w:id="1444" w:author="Vladymyr Kozyr" w:date="2021-02-08T20:24:00Z">
            <w:r w:rsidR="00DF17FD">
              <w:rPr>
                <w:lang w:val="en-US"/>
              </w:rPr>
              <w:fldChar w:fldCharType="end"/>
            </w:r>
          </w:ins>
          <w:customXmlInsRangeStart w:id="1445" w:author="Vladymyr Kozyr" w:date="2021-02-08T20:24:00Z"/>
        </w:sdtContent>
      </w:sdt>
      <w:customXmlInsRangeEnd w:id="1445"/>
      <w:ins w:id="1446" w:author="Vladymyr Kozyr" w:date="2021-02-08T20:26:00Z">
        <w:r w:rsidR="00DF17FD">
          <w:rPr>
            <w:lang w:val="en-US"/>
          </w:rPr>
          <w:t xml:space="preserve"> shows that c</w:t>
        </w:r>
      </w:ins>
      <w:ins w:id="1447" w:author="Vladymyr Kozyr" w:date="2021-02-08T20:27:00Z">
        <w:r w:rsidR="00DF17FD">
          <w:rPr>
            <w:lang w:val="en-US"/>
          </w:rPr>
          <w:t>harts for the fish amounts and price are relevant for people who work in</w:t>
        </w:r>
      </w:ins>
      <w:ins w:id="1448" w:author="Vladymyr Kozyr" w:date="2021-02-08T20:28:00Z">
        <w:r w:rsidR="00DF17FD">
          <w:rPr>
            <w:lang w:val="en-US"/>
          </w:rPr>
          <w:t xml:space="preserve"> marine industry. This work contains </w:t>
        </w:r>
      </w:ins>
      <w:commentRangeStart w:id="1449"/>
      <w:commentRangeStart w:id="1450"/>
      <w:commentRangeEnd w:id="1449"/>
      <w:del w:id="1451" w:author="Vladymyr Kozyr" w:date="2021-03-10T20:27:00Z">
        <w:r w:rsidDel="00E71A0F">
          <w:rPr>
            <w:rStyle w:val="CommentReference"/>
            <w:lang w:val="en-US"/>
          </w:rPr>
          <w:commentReference w:id="1449"/>
        </w:r>
        <w:commentRangeEnd w:id="1450"/>
        <w:r w:rsidDel="00E71A0F">
          <w:rPr>
            <w:rStyle w:val="CommentReference"/>
            <w:lang w:val="en-US"/>
          </w:rPr>
          <w:commentReference w:id="1450"/>
        </w:r>
      </w:del>
      <w:ins w:id="1452" w:author="Vladymyr Kozyr" w:date="2021-02-08T20:28:00Z">
        <w:r w:rsidR="00DF17FD">
          <w:rPr>
            <w:lang w:val="en-US"/>
          </w:rPr>
          <w:t xml:space="preserve">plots for fish amount and prices </w:t>
        </w:r>
      </w:ins>
      <w:ins w:id="1453" w:author="Vladymyr Kozyr" w:date="2021-02-08T20:29:00Z">
        <w:r w:rsidR="00DF17FD">
          <w:rPr>
            <w:lang w:val="en-US"/>
          </w:rPr>
          <w:t>separately on differen</w:t>
        </w:r>
      </w:ins>
      <w:ins w:id="1454" w:author="Fred Popowich" w:date="2021-03-09T11:55:00Z">
        <w:r>
          <w:rPr>
            <w:lang w:val="en-US"/>
          </w:rPr>
          <w:t>t</w:t>
        </w:r>
      </w:ins>
      <w:ins w:id="1455" w:author="Vladymyr Kozyr" w:date="2021-02-08T20:29:00Z">
        <w:r w:rsidR="00DF17FD">
          <w:rPr>
            <w:lang w:val="en-US"/>
          </w:rPr>
          <w:t xml:space="preserve"> figures. They also have different </w:t>
        </w:r>
        <w:commentRangeStart w:id="1456"/>
        <w:r w:rsidR="00DF17FD">
          <w:rPr>
            <w:lang w:val="en-US"/>
          </w:rPr>
          <w:t>visualizations</w:t>
        </w:r>
      </w:ins>
      <w:ins w:id="1457" w:author="Vladymyr Kozyr" w:date="2021-03-28T13:34:00Z">
        <w:r w:rsidR="00FD00CC">
          <w:rPr>
            <w:lang w:val="en-US"/>
          </w:rPr>
          <w:t xml:space="preserve"> (bar charts, line chart</w:t>
        </w:r>
      </w:ins>
      <w:ins w:id="1458" w:author="Vladymyr Kozyr" w:date="2021-03-28T13:35:00Z">
        <w:r w:rsidR="00FD00CC">
          <w:rPr>
            <w:lang w:val="en-US"/>
          </w:rPr>
          <w:t>, pie charts)</w:t>
        </w:r>
      </w:ins>
      <w:ins w:id="1459" w:author="Vladymyr Kozyr" w:date="2021-02-08T20:29:00Z">
        <w:r w:rsidR="00DF17FD">
          <w:rPr>
            <w:lang w:val="en-US"/>
          </w:rPr>
          <w:t xml:space="preserve"> </w:t>
        </w:r>
      </w:ins>
      <w:commentRangeEnd w:id="1456"/>
      <w:r>
        <w:rPr>
          <w:rStyle w:val="CommentReference"/>
          <w:lang w:val="en-US"/>
        </w:rPr>
        <w:commentReference w:id="1456"/>
      </w:r>
      <w:ins w:id="1460" w:author="Vladymyr Kozyr" w:date="2021-02-08T20:29:00Z">
        <w:r w:rsidR="00DF17FD">
          <w:rPr>
            <w:lang w:val="en-US"/>
          </w:rPr>
          <w:t>for the prices and tonnage of the fish of</w:t>
        </w:r>
      </w:ins>
      <w:ins w:id="1461" w:author="Vladymyr Kozyr" w:date="2021-02-08T20:30:00Z">
        <w:r w:rsidR="00DF17FD">
          <w:rPr>
            <w:lang w:val="en-US"/>
          </w:rPr>
          <w:t xml:space="preserve"> specific type.</w:t>
        </w:r>
      </w:ins>
    </w:p>
    <w:p w14:paraId="1E8B7A28" w14:textId="1A823C49" w:rsidR="00DF17FD" w:rsidRDefault="00DF17FD">
      <w:pPr>
        <w:pStyle w:val="1Para"/>
        <w:ind w:firstLine="0"/>
        <w:rPr>
          <w:ins w:id="1462" w:author="Vladymyr Kozyr" w:date="2021-02-08T20:23:00Z"/>
          <w:lang w:val="en-US"/>
        </w:rPr>
        <w:pPrChange w:id="1463" w:author="Vladymyr Kozyr" w:date="2021-02-15T13:42:00Z">
          <w:pPr>
            <w:pStyle w:val="1Para"/>
          </w:pPr>
        </w:pPrChange>
      </w:pPr>
      <w:commentRangeStart w:id="1464"/>
      <w:ins w:id="1465" w:author="Vladymyr Kozyr" w:date="2021-02-08T20:30:00Z">
        <w:r>
          <w:rPr>
            <w:lang w:val="en-US"/>
          </w:rPr>
          <w:t>Improvement of that report would be placing them o</w:t>
        </w:r>
      </w:ins>
      <w:ins w:id="1466" w:author="Vladymyr Kozyr" w:date="2021-02-08T20:31:00Z">
        <w:r>
          <w:rPr>
            <w:lang w:val="en-US"/>
          </w:rPr>
          <w:t xml:space="preserve">n one line chart with two axes to help user see </w:t>
        </w:r>
        <w:proofErr w:type="gramStart"/>
        <w:r>
          <w:rPr>
            <w:lang w:val="en-US"/>
          </w:rPr>
          <w:t>both amount</w:t>
        </w:r>
        <w:proofErr w:type="gramEnd"/>
        <w:r>
          <w:rPr>
            <w:lang w:val="en-US"/>
          </w:rPr>
          <w:t xml:space="preserve"> at the same time</w:t>
        </w:r>
      </w:ins>
      <w:commentRangeEnd w:id="1464"/>
      <w:r w:rsidR="00705992">
        <w:rPr>
          <w:rStyle w:val="CommentReference"/>
          <w:lang w:val="en-US"/>
        </w:rPr>
        <w:commentReference w:id="1464"/>
      </w:r>
      <w:ins w:id="1467" w:author="Vladymyr Kozyr" w:date="2021-04-18T12:15:00Z">
        <w:r w:rsidR="00A274E7">
          <w:rPr>
            <w:lang w:val="en-US"/>
          </w:rPr>
          <w:t xml:space="preserve"> [report paper]</w:t>
        </w:r>
      </w:ins>
      <w:ins w:id="1468" w:author="Vladymyr Kozyr" w:date="2021-02-08T20:31:00Z">
        <w:r>
          <w:rPr>
            <w:lang w:val="en-US"/>
          </w:rPr>
          <w:t>. This hel</w:t>
        </w:r>
      </w:ins>
      <w:ins w:id="1469" w:author="Vladymyr Kozyr" w:date="2021-02-08T20:32:00Z">
        <w:r>
          <w:rPr>
            <w:lang w:val="en-US"/>
          </w:rPr>
          <w:t xml:space="preserve">ps to understand correlation between the values and quantities without a need for </w:t>
        </w:r>
      </w:ins>
      <w:ins w:id="1470" w:author="Vladymyr Kozyr" w:date="2021-02-08T20:33:00Z">
        <w:r w:rsidR="00D50AC8">
          <w:rPr>
            <w:lang w:val="en-US"/>
          </w:rPr>
          <w:t>looking into two different charts (they may be in different scale etc.) o</w:t>
        </w:r>
      </w:ins>
      <w:ins w:id="1471" w:author="Vladymyr Kozyr" w:date="2021-02-08T20:34:00Z">
        <w:r w:rsidR="00D50AC8">
          <w:rPr>
            <w:lang w:val="en-US"/>
          </w:rPr>
          <w:t>r</w:t>
        </w:r>
      </w:ins>
      <w:ins w:id="1472" w:author="Vladymyr Kozyr" w:date="2021-02-08T20:33:00Z">
        <w:r w:rsidR="00D50AC8">
          <w:rPr>
            <w:lang w:val="en-US"/>
          </w:rPr>
          <w:t xml:space="preserve"> comparing row table data.</w:t>
        </w:r>
      </w:ins>
    </w:p>
    <w:p w14:paraId="357C2EAA" w14:textId="3F6DF0A6" w:rsidR="007A2436" w:rsidRDefault="007A2436">
      <w:pPr>
        <w:pStyle w:val="1Para"/>
        <w:ind w:firstLine="0"/>
        <w:rPr>
          <w:lang w:val="en-US"/>
        </w:rPr>
        <w:pPrChange w:id="1473" w:author="Vladymyr Kozyr" w:date="2021-02-15T13:42:00Z">
          <w:pPr>
            <w:pStyle w:val="1Para"/>
          </w:pPr>
        </w:pPrChange>
      </w:pPr>
      <w:r>
        <w:rPr>
          <w:lang w:val="en-US"/>
        </w:rPr>
        <w:t xml:space="preserve">Visualization (combined with </w:t>
      </w:r>
      <w:commentRangeStart w:id="1474"/>
      <w:commentRangeStart w:id="1475"/>
      <w:r>
        <w:rPr>
          <w:lang w:val="en-US"/>
        </w:rPr>
        <w:t xml:space="preserve">external </w:t>
      </w:r>
      <w:r w:rsidR="00F17FDE">
        <w:rPr>
          <w:lang w:val="en-US"/>
        </w:rPr>
        <w:t>data sources</w:t>
      </w:r>
      <w:r>
        <w:rPr>
          <w:lang w:val="en-US"/>
        </w:rPr>
        <w:t xml:space="preserve"> </w:t>
      </w:r>
      <w:commentRangeEnd w:id="1474"/>
      <w:r w:rsidR="000616F8">
        <w:rPr>
          <w:rStyle w:val="CommentReference"/>
          <w:lang w:val="en-US"/>
        </w:rPr>
        <w:commentReference w:id="1474"/>
      </w:r>
      <w:commentRangeEnd w:id="1475"/>
      <w:r w:rsidR="00A458B4">
        <w:rPr>
          <w:rStyle w:val="CommentReference"/>
          <w:lang w:val="en-US"/>
        </w:rPr>
        <w:commentReference w:id="1475"/>
      </w:r>
      <w:r>
        <w:rPr>
          <w:lang w:val="en-US"/>
        </w:rPr>
        <w:t xml:space="preserve">and/or </w:t>
      </w:r>
      <w:commentRangeStart w:id="1476"/>
      <w:r>
        <w:rPr>
          <w:lang w:val="en-US"/>
        </w:rPr>
        <w:t>user</w:t>
      </w:r>
      <w:r w:rsidR="00A458B4">
        <w:rPr>
          <w:lang w:val="en-US"/>
        </w:rPr>
        <w:t>’s knowledge and</w:t>
      </w:r>
      <w:r>
        <w:rPr>
          <w:lang w:val="en-US"/>
        </w:rPr>
        <w:t xml:space="preserve"> experience</w:t>
      </w:r>
      <w:r w:rsidR="00A458B4">
        <w:rPr>
          <w:lang w:val="en-US"/>
        </w:rPr>
        <w:t xml:space="preserve"> in the domain</w:t>
      </w:r>
      <w:commentRangeEnd w:id="1476"/>
      <w:r w:rsidR="000616F8">
        <w:rPr>
          <w:rStyle w:val="CommentReference"/>
          <w:lang w:val="en-US"/>
        </w:rPr>
        <w:commentReference w:id="1476"/>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432E8846" w14:textId="55A3B821" w:rsidR="00BA1CDB" w:rsidRPr="00BA1CDB" w:rsidRDefault="004D0850">
      <w:pPr>
        <w:pStyle w:val="Heading3"/>
        <w:spacing w:after="0"/>
        <w:rPr>
          <w:ins w:id="1477" w:author="Vladymyr Kozyr" w:date="2021-02-07T22:38:00Z"/>
        </w:rPr>
      </w:pPr>
      <w:commentRangeStart w:id="1478"/>
      <w:del w:id="1479" w:author="Vladymyr Kozyr" w:date="2021-02-15T14:09:00Z">
        <w:r w:rsidDel="001650DD">
          <w:delText xml:space="preserve">Problem </w:delText>
        </w:r>
      </w:del>
      <w:bookmarkStart w:id="1480" w:name="_Toc67830756"/>
      <w:ins w:id="1481" w:author="Vladymyr Kozyr" w:date="2021-02-15T14:09:00Z">
        <w:r w:rsidR="001650DD">
          <w:t xml:space="preserve">Task </w:t>
        </w:r>
      </w:ins>
      <w:r>
        <w:t>2</w:t>
      </w:r>
      <w:commentRangeEnd w:id="1478"/>
      <w:r w:rsidR="00C8620E">
        <w:rPr>
          <w:rStyle w:val="CommentReference"/>
          <w:rFonts w:eastAsiaTheme="minorHAnsi" w:cstheme="minorBidi"/>
          <w:b w:val="0"/>
          <w:color w:val="auto"/>
          <w:lang w:val="en-US"/>
        </w:rPr>
        <w:commentReference w:id="1478"/>
      </w:r>
      <w:del w:id="1482" w:author="Vladymyr Kozyr" w:date="2021-02-15T14:27:00Z">
        <w:r w:rsidDel="00252C5C">
          <w:br/>
        </w:r>
        <w:r w:rsidDel="00252C5C">
          <w:br/>
        </w:r>
      </w:del>
      <w:ins w:id="1483" w:author="Vladymyr Kozyr" w:date="2021-02-15T14:27:00Z">
        <w:r w:rsidR="00252C5C">
          <w:t xml:space="preserve">. </w:t>
        </w:r>
      </w:ins>
      <w:del w:id="1484" w:author="Vladymyr Kozyr" w:date="2021-02-07T21:10:00Z">
        <w:r w:rsidDel="00BE0E55">
          <w:delText xml:space="preserve">Scatter Plot for </w:delText>
        </w:r>
      </w:del>
      <w:r>
        <w:t xml:space="preserve">Paired Time Series </w:t>
      </w:r>
      <w:ins w:id="1485" w:author="Vladymyr Kozyr" w:date="2021-02-15T14:29:00Z">
        <w:r w:rsidR="00252C5C">
          <w:t xml:space="preserve">for </w:t>
        </w:r>
      </w:ins>
      <w:del w:id="1486" w:author="Vladymyr Kozyr" w:date="2021-02-15T14:29:00Z">
        <w:r w:rsidDel="00252C5C">
          <w:delText>(</w:delText>
        </w:r>
      </w:del>
      <w:r>
        <w:t>Fish Amount and Price</w:t>
      </w:r>
      <w:bookmarkEnd w:id="1480"/>
      <w:del w:id="1487" w:author="Vladymyr Kozyr" w:date="2021-02-15T14:29:00Z">
        <w:r w:rsidDel="00252C5C">
          <w:delText>)</w:delText>
        </w:r>
      </w:del>
    </w:p>
    <w:p w14:paraId="4CA1B6D4" w14:textId="594974CB" w:rsidR="00BA1CDB" w:rsidRDefault="00BA1CDB">
      <w:pPr>
        <w:pStyle w:val="1Para"/>
        <w:ind w:firstLine="0"/>
        <w:rPr>
          <w:ins w:id="1488" w:author="Vladymyr Kozyr" w:date="2021-02-07T22:45:00Z"/>
          <w:rFonts w:cs="Arial"/>
        </w:rPr>
        <w:pPrChange w:id="1489" w:author="Vladymyr Kozyr" w:date="2021-02-15T13:42:00Z">
          <w:pPr>
            <w:autoSpaceDE w:val="0"/>
            <w:autoSpaceDN w:val="0"/>
            <w:adjustRightInd w:val="0"/>
            <w:spacing w:after="0" w:line="240" w:lineRule="auto"/>
          </w:pPr>
        </w:pPrChange>
      </w:pPr>
      <w:ins w:id="1490" w:author="Vladymyr Kozyr" w:date="2021-02-07T22:38:00Z">
        <w:r>
          <w:t>Visualization of the paired time series pl</w:t>
        </w:r>
      </w:ins>
      <w:ins w:id="1491" w:author="Vladymyr Kozyr" w:date="2021-02-08T20:27:00Z">
        <w:r w:rsidR="00DF17FD">
          <w:t>a</w:t>
        </w:r>
      </w:ins>
      <w:ins w:id="1492" w:author="Vladymyr Kozyr" w:date="2021-02-07T22:38:00Z">
        <w:r>
          <w:t>y</w:t>
        </w:r>
      </w:ins>
      <w:ins w:id="1493" w:author="Vladymyr Kozyr" w:date="2021-02-15T14:09:00Z">
        <w:r w:rsidR="001650DD">
          <w:t>s</w:t>
        </w:r>
      </w:ins>
      <w:ins w:id="1494" w:author="Vladymyr Kozyr" w:date="2021-02-07T22:38:00Z">
        <w:r>
          <w:t xml:space="preserve"> an important role in the marine </w:t>
        </w:r>
      </w:ins>
      <w:ins w:id="1495" w:author="Vladymyr Kozyr" w:date="2021-02-07T22:39:00Z">
        <w:r>
          <w:t xml:space="preserve">fishery industry, such as in work </w:t>
        </w:r>
        <w:proofErr w:type="spellStart"/>
        <w:r>
          <w:t>retaled</w:t>
        </w:r>
        <w:proofErr w:type="spellEnd"/>
        <w:r>
          <w:t xml:space="preserve"> </w:t>
        </w:r>
      </w:ins>
      <w:ins w:id="1496" w:author="Vladymyr Kozyr" w:date="2021-02-07T22:40:00Z">
        <w:r>
          <w:t xml:space="preserve">to parrotfish population by Valle </w:t>
        </w:r>
        <w:r w:rsidRPr="00DF17FD">
          <w:rPr>
            <w:rFonts w:cs="Arial"/>
          </w:rPr>
          <w:t>and O</w:t>
        </w:r>
      </w:ins>
      <w:ins w:id="1497" w:author="Vladymyr Kozyr" w:date="2021-02-07T22:41:00Z">
        <w:r w:rsidRPr="00DF17FD">
          <w:rPr>
            <w:rFonts w:cs="Arial"/>
          </w:rPr>
          <w:t xml:space="preserve">xenford </w:t>
        </w:r>
      </w:ins>
      <w:customXmlInsRangeStart w:id="1498" w:author="Vladymyr Kozyr" w:date="2021-02-07T22:41:00Z"/>
      <w:sdt>
        <w:sdtPr>
          <w:rPr>
            <w:rFonts w:cs="Arial"/>
          </w:rPr>
          <w:id w:val="-1079520522"/>
          <w:citation/>
        </w:sdtPr>
        <w:sdtContent>
          <w:customXmlInsRangeEnd w:id="1498"/>
          <w:ins w:id="1499" w:author="Vladymyr Kozyr" w:date="2021-02-07T22:41:00Z">
            <w:r w:rsidRPr="00602329">
              <w:rPr>
                <w:rFonts w:cs="Arial"/>
              </w:rPr>
              <w:fldChar w:fldCharType="begin"/>
            </w:r>
            <w:r w:rsidRPr="00372906">
              <w:rPr>
                <w:rFonts w:cs="Arial"/>
              </w:rPr>
              <w:instrText xml:space="preserve"> CITATION Hen14 \l 4105 </w:instrText>
            </w:r>
          </w:ins>
          <w:r w:rsidRPr="00602329">
            <w:rPr>
              <w:rFonts w:cs="Arial"/>
            </w:rPr>
            <w:fldChar w:fldCharType="separate"/>
          </w:r>
          <w:r w:rsidR="00E71A0F" w:rsidRPr="00E71A0F">
            <w:rPr>
              <w:rFonts w:cs="Arial"/>
              <w:noProof/>
            </w:rPr>
            <w:t>[14]</w:t>
          </w:r>
          <w:ins w:id="1500" w:author="Vladymyr Kozyr" w:date="2021-02-07T22:41:00Z">
            <w:r w:rsidRPr="00602329">
              <w:rPr>
                <w:rFonts w:cs="Arial"/>
              </w:rPr>
              <w:fldChar w:fldCharType="end"/>
            </w:r>
          </w:ins>
          <w:customXmlInsRangeStart w:id="1501" w:author="Vladymyr Kozyr" w:date="2021-02-07T22:41:00Z"/>
        </w:sdtContent>
      </w:sdt>
      <w:customXmlInsRangeEnd w:id="1501"/>
      <w:ins w:id="1502" w:author="Vladymyr Kozyr" w:date="2021-02-07T22:41:00Z">
        <w:r w:rsidRPr="00DF17FD">
          <w:rPr>
            <w:rFonts w:cs="Arial"/>
          </w:rPr>
          <w:t xml:space="preserve">. In this paper </w:t>
        </w:r>
      </w:ins>
      <w:ins w:id="1503" w:author="Vladymyr Kozyr" w:date="2021-02-07T22:42:00Z">
        <w:r w:rsidRPr="00DF17FD">
          <w:rPr>
            <w:rFonts w:cs="Arial"/>
          </w:rPr>
          <w:t xml:space="preserve">there are </w:t>
        </w:r>
      </w:ins>
      <w:proofErr w:type="gramStart"/>
      <w:ins w:id="1504" w:author="Vladymyr Kozyr" w:date="2021-02-07T22:43:00Z">
        <w:r w:rsidRPr="00BA1CDB">
          <w:rPr>
            <w:rFonts w:cs="Arial"/>
            <w:rPrChange w:id="1505" w:author="Vladymyr Kozyr" w:date="2021-02-07T22:43:00Z">
              <w:rPr>
                <w:rFonts w:ascii="AppleSystemUIFont" w:hAnsi="AppleSystemUIFont" w:cs="AppleSystemUIFont"/>
                <w:sz w:val="26"/>
                <w:szCs w:val="26"/>
              </w:rPr>
            </w:rPrChange>
          </w:rPr>
          <w:t>s</w:t>
        </w:r>
      </w:ins>
      <w:ins w:id="1506" w:author="Vladymyr Kozyr" w:date="2021-02-07T22:42:00Z">
        <w:r w:rsidRPr="00BA1CDB">
          <w:rPr>
            <w:rFonts w:cs="Arial"/>
            <w:rPrChange w:id="1507" w:author="Vladymyr Kozyr" w:date="2021-02-07T22:43:00Z">
              <w:rPr>
                <w:rFonts w:ascii="AppleSystemUIFont" w:hAnsi="AppleSystemUIFont" w:cs="AppleSystemUIFont"/>
                <w:sz w:val="26"/>
                <w:szCs w:val="26"/>
              </w:rPr>
            </w:rPrChange>
          </w:rPr>
          <w:t>catter-plots</w:t>
        </w:r>
        <w:proofErr w:type="gramEnd"/>
        <w:r w:rsidRPr="00BA1CDB">
          <w:rPr>
            <w:rFonts w:cs="Arial"/>
            <w:rPrChange w:id="1508" w:author="Vladymyr Kozyr" w:date="2021-02-07T22:43:00Z">
              <w:rPr>
                <w:rFonts w:ascii="AppleSystemUIFont" w:hAnsi="AppleSystemUIFont" w:cs="AppleSystemUIFont"/>
                <w:sz w:val="26"/>
                <w:szCs w:val="26"/>
              </w:rPr>
            </w:rPrChange>
          </w:rPr>
          <w:t xml:space="preserve"> showing relationships between human population size and fish density for selected fish groups across the Caribbean</w:t>
        </w:r>
      </w:ins>
      <w:ins w:id="1509" w:author="Vladymyr Kozyr" w:date="2021-02-07T22:45:00Z">
        <w:r>
          <w:rPr>
            <w:rFonts w:cs="Arial"/>
          </w:rPr>
          <w:t xml:space="preserve"> (</w:t>
        </w:r>
      </w:ins>
      <w:ins w:id="1510" w:author="Vladymyr Kozyr" w:date="2021-02-07T22:46:00Z">
        <w:r>
          <w:rPr>
            <w:rFonts w:cs="Arial"/>
          </w:rPr>
          <w:t>fig. 3.5.2.1)</w:t>
        </w:r>
      </w:ins>
      <w:ins w:id="1511" w:author="Vladymyr Kozyr" w:date="2021-02-07T22:43:00Z">
        <w:r>
          <w:rPr>
            <w:rFonts w:cs="Arial"/>
          </w:rPr>
          <w:t>.</w:t>
        </w:r>
      </w:ins>
    </w:p>
    <w:p w14:paraId="697A78CB" w14:textId="48702066" w:rsidR="00BA1CDB" w:rsidRDefault="00BA1CDB" w:rsidP="00BA1CDB">
      <w:pPr>
        <w:autoSpaceDE w:val="0"/>
        <w:autoSpaceDN w:val="0"/>
        <w:adjustRightInd w:val="0"/>
        <w:spacing w:after="0" w:line="240" w:lineRule="auto"/>
        <w:rPr>
          <w:ins w:id="1512" w:author="Vladymyr Kozyr" w:date="2021-02-07T22:45:00Z"/>
          <w:rFonts w:cs="Arial"/>
        </w:rPr>
      </w:pPr>
    </w:p>
    <w:p w14:paraId="1097C944" w14:textId="5B3091D6" w:rsidR="00BA1CDB" w:rsidRDefault="00BA1CDB" w:rsidP="00BA1CDB">
      <w:pPr>
        <w:autoSpaceDE w:val="0"/>
        <w:autoSpaceDN w:val="0"/>
        <w:adjustRightInd w:val="0"/>
        <w:spacing w:after="0" w:line="240" w:lineRule="auto"/>
        <w:rPr>
          <w:ins w:id="1513" w:author="Vladymyr Kozyr" w:date="2021-02-07T22:46:00Z"/>
          <w:rFonts w:cs="Arial"/>
        </w:rPr>
      </w:pPr>
      <w:ins w:id="1514" w:author="Vladymyr Kozyr" w:date="2021-02-07T22:45:00Z">
        <w:r w:rsidRPr="00BA1CDB">
          <w:rPr>
            <w:rFonts w:cs="Arial"/>
            <w:noProof/>
          </w:rPr>
          <w:lastRenderedPageBreak/>
          <w:drawing>
            <wp:inline distT="0" distB="0" distL="0" distR="0" wp14:anchorId="7D62DB41" wp14:editId="3F5053B1">
              <wp:extent cx="5486400" cy="308800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486400" cy="3088005"/>
                      </a:xfrm>
                      <a:prstGeom prst="rect">
                        <a:avLst/>
                      </a:prstGeom>
                    </pic:spPr>
                  </pic:pic>
                </a:graphicData>
              </a:graphic>
            </wp:inline>
          </w:drawing>
        </w:r>
      </w:ins>
    </w:p>
    <w:p w14:paraId="7157937C" w14:textId="099376AB" w:rsidR="00BA1CDB" w:rsidRDefault="00BA1CDB" w:rsidP="00BA1CDB">
      <w:pPr>
        <w:autoSpaceDE w:val="0"/>
        <w:autoSpaceDN w:val="0"/>
        <w:adjustRightInd w:val="0"/>
        <w:spacing w:after="0" w:line="240" w:lineRule="auto"/>
        <w:jc w:val="center"/>
        <w:rPr>
          <w:ins w:id="1515" w:author="Vladymyr Kozyr" w:date="2021-02-07T22:46:00Z"/>
          <w:rFonts w:cs="Arial"/>
        </w:rPr>
      </w:pPr>
      <w:ins w:id="1516" w:author="Vladymyr Kozyr" w:date="2021-02-07T22:46:00Z">
        <w:r>
          <w:rPr>
            <w:rFonts w:cs="Arial"/>
          </w:rPr>
          <w:t>fig. 3.5.2.1</w:t>
        </w:r>
      </w:ins>
    </w:p>
    <w:p w14:paraId="793C21B5" w14:textId="12E627AD" w:rsidR="00BA1CDB" w:rsidRDefault="00BA1CDB" w:rsidP="00BA1CDB">
      <w:pPr>
        <w:autoSpaceDE w:val="0"/>
        <w:autoSpaceDN w:val="0"/>
        <w:adjustRightInd w:val="0"/>
        <w:spacing w:after="0" w:line="240" w:lineRule="auto"/>
        <w:jc w:val="center"/>
        <w:rPr>
          <w:ins w:id="1517" w:author="Vladymyr Kozyr" w:date="2021-02-07T22:46:00Z"/>
          <w:rFonts w:cs="Arial"/>
        </w:rPr>
      </w:pPr>
    </w:p>
    <w:p w14:paraId="3B0D8E8B" w14:textId="64103CC1" w:rsidR="00905BAE" w:rsidRPr="00DF17FD" w:rsidRDefault="00F436D4">
      <w:pPr>
        <w:pStyle w:val="1Para"/>
        <w:ind w:firstLine="0"/>
        <w:rPr>
          <w:lang w:val="en-US"/>
        </w:rPr>
        <w:pPrChange w:id="1518" w:author="Vladymyr Kozyr" w:date="2021-02-15T13:42:00Z">
          <w:pPr>
            <w:pStyle w:val="Heading3"/>
            <w:spacing w:after="0"/>
          </w:pPr>
        </w:pPrChange>
      </w:pPr>
      <w:ins w:id="1519" w:author="Vladymyr Kozyr" w:date="2021-02-07T22:46:00Z">
        <w:r>
          <w:t>F</w:t>
        </w:r>
      </w:ins>
      <w:ins w:id="1520" w:author="Vladymyr Kozyr" w:date="2021-02-07T22:47:00Z">
        <w:r>
          <w:t xml:space="preserve">or DFO data visualization was used similar approach but with </w:t>
        </w:r>
      </w:ins>
      <w:ins w:id="1521" w:author="Vladymyr Kozyr" w:date="2021-02-07T22:48:00Z">
        <w:r>
          <w:t>different time series (fish amount and quantities).</w:t>
        </w:r>
      </w:ins>
      <w:ins w:id="1522" w:author="Vladymyr Kozyr" w:date="2021-02-07T22:31:00Z">
        <w:r w:rsidR="00905BAE">
          <w:rPr>
            <w:lang w:val="en-US"/>
          </w:rPr>
          <w:t xml:space="preserve"> </w:t>
        </w:r>
      </w:ins>
      <w:ins w:id="1523" w:author="Vladymyr Kozyr" w:date="2021-02-07T22:48:00Z">
        <w:r>
          <w:rPr>
            <w:lang w:val="en-US"/>
          </w:rPr>
          <w:t>O</w:t>
        </w:r>
      </w:ins>
      <w:ins w:id="1524" w:author="Vladymyr Kozyr" w:date="2021-02-07T22:31:00Z">
        <w:r w:rsidR="00905BAE">
          <w:rPr>
            <w:lang w:val="en-US"/>
          </w:rPr>
          <w:t xml:space="preserve">ne axis </w:t>
        </w:r>
      </w:ins>
      <w:ins w:id="1525" w:author="Vladymyr Kozyr" w:date="2021-02-07T22:48:00Z">
        <w:r>
          <w:rPr>
            <w:lang w:val="en-US"/>
          </w:rPr>
          <w:t>is</w:t>
        </w:r>
      </w:ins>
      <w:ins w:id="1526" w:author="Vladymyr Kozyr" w:date="2021-02-07T22:31:00Z">
        <w:r w:rsidR="00905BAE">
          <w:rPr>
            <w:lang w:val="en-US"/>
          </w:rPr>
          <w:t xml:space="preserve"> </w:t>
        </w:r>
      </w:ins>
      <w:ins w:id="1527" w:author="Vladymyr Kozyr" w:date="2021-02-07T22:48:00Z">
        <w:r>
          <w:rPr>
            <w:lang w:val="en-US"/>
          </w:rPr>
          <w:t xml:space="preserve">fish </w:t>
        </w:r>
      </w:ins>
      <w:ins w:id="1528" w:author="Vladymyr Kozyr" w:date="2021-02-07T22:31:00Z">
        <w:r w:rsidR="00905BAE">
          <w:rPr>
            <w:lang w:val="en-US"/>
          </w:rPr>
          <w:t xml:space="preserve">quantity, second </w:t>
        </w:r>
      </w:ins>
      <w:ins w:id="1529" w:author="Vladymyr Kozyr" w:date="2021-02-07T22:48:00Z">
        <w:r>
          <w:rPr>
            <w:lang w:val="en-US"/>
          </w:rPr>
          <w:t>is</w:t>
        </w:r>
      </w:ins>
      <w:ins w:id="1530" w:author="Vladymyr Kozyr" w:date="2021-02-07T22:31:00Z">
        <w:r w:rsidR="00905BAE">
          <w:rPr>
            <w:lang w:val="en-US"/>
          </w:rPr>
          <w:t xml:space="preserve"> </w:t>
        </w:r>
      </w:ins>
      <w:ins w:id="1531" w:author="Vladymyr Kozyr" w:date="2021-02-07T22:48:00Z">
        <w:r>
          <w:rPr>
            <w:lang w:val="en-US"/>
          </w:rPr>
          <w:t xml:space="preserve">fish </w:t>
        </w:r>
      </w:ins>
      <w:ins w:id="1532" w:author="Vladymyr Kozyr" w:date="2021-02-07T22:31:00Z">
        <w:r w:rsidR="00905BAE">
          <w:rPr>
            <w:lang w:val="en-US"/>
          </w:rPr>
          <w:t>price and dots represent years</w:t>
        </w:r>
      </w:ins>
      <w:ins w:id="1533" w:author="Vladymyr Kozyr" w:date="2021-02-08T20:34:00Z">
        <w:r w:rsidR="00D50AC8">
          <w:rPr>
            <w:lang w:val="en-US"/>
          </w:rPr>
          <w:t xml:space="preserve"> which is a third dimension in that case</w:t>
        </w:r>
      </w:ins>
      <w:ins w:id="1534" w:author="Vladymyr Kozyr" w:date="2021-02-07T22:31:00Z">
        <w:r w:rsidR="00905BAE">
          <w:rPr>
            <w:lang w:val="en-US"/>
          </w:rPr>
          <w:t xml:space="preserve">. </w:t>
        </w:r>
      </w:ins>
      <w:ins w:id="1535" w:author="Vladymyr Kozyr" w:date="2021-02-07T22:49:00Z">
        <w:r>
          <w:rPr>
            <w:lang w:val="en-US"/>
          </w:rPr>
          <w:t>Visualization shows</w:t>
        </w:r>
      </w:ins>
      <w:ins w:id="1536" w:author="Vladymyr Kozyr" w:date="2021-02-07T22:31:00Z">
        <w:r w:rsidR="00905BAE">
          <w:rPr>
            <w:lang w:val="en-US"/>
          </w:rPr>
          <w:t xml:space="preserve"> user the trend of how these values change over time together.</w:t>
        </w:r>
      </w:ins>
      <w:ins w:id="1537" w:author="Vladymyr Kozyr" w:date="2021-02-07T22:50:00Z">
        <w:r>
          <w:rPr>
            <w:lang w:val="en-US"/>
          </w:rPr>
          <w:t xml:space="preserve"> Improvements of the visualization</w:t>
        </w:r>
      </w:ins>
      <w:ins w:id="1538" w:author="Vladymyr Kozyr" w:date="2021-02-07T22:51:00Z">
        <w:r>
          <w:rPr>
            <w:lang w:val="en-US"/>
          </w:rPr>
          <w:t xml:space="preserve"> comparing to the paper </w:t>
        </w:r>
      </w:ins>
      <w:customXmlInsRangeStart w:id="1539" w:author="Vladymyr Kozyr" w:date="2021-02-07T22:51:00Z"/>
      <w:sdt>
        <w:sdtPr>
          <w:rPr>
            <w:lang w:val="en-US"/>
          </w:rPr>
          <w:id w:val="585040385"/>
          <w:citation/>
        </w:sdtPr>
        <w:sdtContent>
          <w:customXmlInsRangeEnd w:id="1539"/>
          <w:ins w:id="1540" w:author="Vladymyr Kozyr" w:date="2021-02-07T22:51:00Z">
            <w:r>
              <w:rPr>
                <w:lang w:val="en-US"/>
              </w:rPr>
              <w:fldChar w:fldCharType="begin"/>
            </w:r>
            <w:r>
              <w:instrText xml:space="preserve"> CITATION Hen14 \l 4105 </w:instrText>
            </w:r>
          </w:ins>
          <w:r>
            <w:rPr>
              <w:lang w:val="en-US"/>
            </w:rPr>
            <w:fldChar w:fldCharType="separate"/>
          </w:r>
          <w:r w:rsidR="00E71A0F" w:rsidRPr="00E71A0F">
            <w:rPr>
              <w:noProof/>
            </w:rPr>
            <w:t>[14]</w:t>
          </w:r>
          <w:ins w:id="1541" w:author="Vladymyr Kozyr" w:date="2021-02-07T22:51:00Z">
            <w:r>
              <w:rPr>
                <w:lang w:val="en-US"/>
              </w:rPr>
              <w:fldChar w:fldCharType="end"/>
            </w:r>
          </w:ins>
          <w:customXmlInsRangeStart w:id="1542" w:author="Vladymyr Kozyr" w:date="2021-02-07T22:51:00Z"/>
        </w:sdtContent>
      </w:sdt>
      <w:customXmlInsRangeEnd w:id="1542"/>
      <w:ins w:id="1543" w:author="Vladymyr Kozyr" w:date="2021-02-07T22:50:00Z">
        <w:r>
          <w:rPr>
            <w:lang w:val="en-US"/>
          </w:rPr>
          <w:t xml:space="preserve"> are that it has more advanced filtering</w:t>
        </w:r>
      </w:ins>
      <w:ins w:id="1544" w:author="Vladymyr Kozyr" w:date="2021-02-07T22:51:00Z">
        <w:r>
          <w:rPr>
            <w:lang w:val="en-US"/>
          </w:rPr>
          <w:t>, zooming and</w:t>
        </w:r>
      </w:ins>
      <w:ins w:id="1545" w:author="Vladymyr Kozyr" w:date="2021-02-07T22:53:00Z">
        <w:r>
          <w:rPr>
            <w:lang w:val="en-US"/>
          </w:rPr>
          <w:t xml:space="preserve"> used interaction. Details of implementa</w:t>
        </w:r>
      </w:ins>
      <w:ins w:id="1546" w:author="Vladymyr Kozyr" w:date="2021-02-08T20:51:00Z">
        <w:r w:rsidR="00271831">
          <w:rPr>
            <w:lang w:val="en-US"/>
          </w:rPr>
          <w:t>t</w:t>
        </w:r>
      </w:ins>
      <w:ins w:id="1547" w:author="Vladymyr Kozyr" w:date="2021-02-07T22:53:00Z">
        <w:r>
          <w:rPr>
            <w:lang w:val="en-US"/>
          </w:rPr>
          <w:t>ion are discussed in the following c</w:t>
        </w:r>
      </w:ins>
      <w:ins w:id="1548" w:author="Vladymyr Kozyr" w:date="2021-02-07T22:54:00Z">
        <w:r>
          <w:rPr>
            <w:lang w:val="en-US"/>
          </w:rPr>
          <w:t>hapter 4.</w:t>
        </w:r>
      </w:ins>
    </w:p>
    <w:p w14:paraId="46C67243" w14:textId="2F963C0B" w:rsidR="00507C0A" w:rsidDel="00905BAE" w:rsidRDefault="00F17FDE" w:rsidP="00507C0A">
      <w:pPr>
        <w:pStyle w:val="1Para"/>
        <w:rPr>
          <w:del w:id="1549" w:author="Vladymyr Kozyr" w:date="2021-02-07T22:31:00Z"/>
          <w:lang w:val="en-US"/>
        </w:rPr>
      </w:pPr>
      <w:del w:id="1550" w:author="Vladymyr Kozyr" w:date="2021-02-07T22:31:00Z">
        <w:r w:rsidDel="00905BAE">
          <w:rPr>
            <w:lang w:val="en-US"/>
          </w:rPr>
          <w:delText>This is visualization of the same data but in different view. So one axis will be quantity, second will be price and dots will repre</w:delText>
        </w:r>
        <w:r w:rsidR="00E07E43" w:rsidDel="00905BAE">
          <w:rPr>
            <w:lang w:val="en-US"/>
          </w:rPr>
          <w:delText>sent years. Dots will be connected by lines, that will show user the trend of how these values change over time together.</w:delText>
        </w:r>
        <w:bookmarkStart w:id="1551" w:name="_Toc63711367"/>
        <w:bookmarkStart w:id="1552" w:name="_Toc64291571"/>
        <w:bookmarkStart w:id="1553" w:name="_Toc64293366"/>
        <w:bookmarkStart w:id="1554" w:name="_Toc65527229"/>
        <w:bookmarkStart w:id="1555" w:name="_Toc66300650"/>
        <w:bookmarkStart w:id="1556" w:name="_Toc66300726"/>
        <w:bookmarkStart w:id="1557" w:name="_Toc67830618"/>
        <w:bookmarkStart w:id="1558" w:name="_Toc67830757"/>
        <w:bookmarkEnd w:id="1551"/>
        <w:bookmarkEnd w:id="1552"/>
        <w:bookmarkEnd w:id="1553"/>
        <w:bookmarkEnd w:id="1554"/>
        <w:bookmarkEnd w:id="1555"/>
        <w:bookmarkEnd w:id="1556"/>
        <w:bookmarkEnd w:id="1557"/>
        <w:bookmarkEnd w:id="1558"/>
      </w:del>
    </w:p>
    <w:p w14:paraId="32CE8974" w14:textId="4FEF2928" w:rsidR="00507C0A" w:rsidDel="00252C5C" w:rsidRDefault="00507C0A" w:rsidP="00507C0A">
      <w:pPr>
        <w:pStyle w:val="Heading3"/>
        <w:rPr>
          <w:del w:id="1559" w:author="Vladymyr Kozyr" w:date="2021-02-15T14:28:00Z"/>
        </w:rPr>
      </w:pPr>
      <w:del w:id="1560" w:author="Vladymyr Kozyr" w:date="2021-02-15T14:09:00Z">
        <w:r w:rsidDel="001650DD">
          <w:delText>Problem</w:delText>
        </w:r>
      </w:del>
      <w:bookmarkStart w:id="1561" w:name="_Toc67830758"/>
      <w:ins w:id="1562" w:author="Vladymyr Kozyr" w:date="2021-02-15T14:09:00Z">
        <w:r w:rsidR="001650DD">
          <w:t>Task</w:t>
        </w:r>
      </w:ins>
      <w:r>
        <w:t xml:space="preserve"> 3</w:t>
      </w:r>
      <w:ins w:id="1563" w:author="Vladymyr Kozyr" w:date="2021-02-15T14:28:00Z">
        <w:r w:rsidR="00252C5C">
          <w:t>.</w:t>
        </w:r>
        <w:bookmarkEnd w:id="1561"/>
        <w:r w:rsidR="00252C5C">
          <w:t xml:space="preserve"> </w:t>
        </w:r>
      </w:ins>
    </w:p>
    <w:p w14:paraId="586EFF32" w14:textId="154280FB" w:rsidR="00507C0A" w:rsidRDefault="00507C0A">
      <w:pPr>
        <w:pStyle w:val="Heading3"/>
        <w:pPrChange w:id="1564" w:author="Vladymyr Kozyr" w:date="2021-02-15T14:28:00Z">
          <w:pPr>
            <w:pStyle w:val="Heading3"/>
            <w:numPr>
              <w:ilvl w:val="0"/>
              <w:numId w:val="0"/>
            </w:numPr>
            <w:spacing w:after="0"/>
            <w:ind w:left="0" w:firstLine="0"/>
          </w:pPr>
        </w:pPrChange>
      </w:pPr>
      <w:del w:id="1565" w:author="Vladymyr Kozyr" w:date="2021-02-07T21:15:00Z">
        <w:r w:rsidDel="00BC069E">
          <w:delText>Pie Chart for</w:delText>
        </w:r>
      </w:del>
      <w:bookmarkStart w:id="1566" w:name="_Toc67830759"/>
      <w:ins w:id="1567" w:author="Vladymyr Kozyr" w:date="2021-02-07T21:15:00Z">
        <w:r w:rsidR="00BC069E">
          <w:t>Identifying</w:t>
        </w:r>
      </w:ins>
      <w:r>
        <w:t xml:space="preserve"> Top Fish Species</w:t>
      </w:r>
      <w:ins w:id="1568" w:author="Vladymyr Kozyr" w:date="2021-02-07T21:16:00Z">
        <w:r w:rsidR="00BC069E">
          <w:t xml:space="preserve"> by Catch Amount or Price</w:t>
        </w:r>
      </w:ins>
      <w:bookmarkEnd w:id="1566"/>
    </w:p>
    <w:p w14:paraId="19DD044A" w14:textId="36631B4E" w:rsidR="00D50AC8" w:rsidRDefault="004B0D2A" w:rsidP="00D50AC8">
      <w:pPr>
        <w:pStyle w:val="1Para"/>
        <w:ind w:firstLine="0"/>
        <w:rPr>
          <w:ins w:id="1569" w:author="Vladymyr Kozyr" w:date="2021-02-08T20:45:00Z"/>
        </w:rPr>
      </w:pPr>
      <w:ins w:id="1570" w:author="Vladymyr Kozyr" w:date="2021-02-08T20:43:00Z">
        <w:r>
          <w:t>Knowing which types of fish give the</w:t>
        </w:r>
      </w:ins>
      <w:ins w:id="1571" w:author="Vladymyr Kozyr" w:date="2021-02-08T20:44:00Z">
        <w:r>
          <w:t xml:space="preserve"> biggest income is valuable for the fisherm</w:t>
        </w:r>
      </w:ins>
      <w:ins w:id="1572" w:author="Vladymyr Kozyr" w:date="2021-02-08T20:47:00Z">
        <w:r w:rsidR="00271831">
          <w:t>en</w:t>
        </w:r>
      </w:ins>
      <w:ins w:id="1573" w:author="Vladymyr Kozyr" w:date="2021-02-08T20:44:00Z">
        <w:r>
          <w:t xml:space="preserve"> and management. In British reports </w:t>
        </w:r>
      </w:ins>
      <w:customXmlInsRangeStart w:id="1574" w:author="Vladymyr Kozyr" w:date="2021-02-08T20:44:00Z"/>
      <w:sdt>
        <w:sdtPr>
          <w:id w:val="-465895825"/>
          <w:citation/>
        </w:sdtPr>
        <w:sdtContent>
          <w:customXmlInsRangeEnd w:id="1574"/>
          <w:ins w:id="1575" w:author="Vladymyr Kozyr" w:date="2021-02-08T20:44:00Z">
            <w:r>
              <w:fldChar w:fldCharType="begin"/>
            </w:r>
            <w:r>
              <w:instrText xml:space="preserve"> CITATION Sco19 \l 4105 </w:instrText>
            </w:r>
          </w:ins>
          <w:r>
            <w:fldChar w:fldCharType="separate"/>
          </w:r>
          <w:ins w:id="1576" w:author="Vladymyr Kozyr" w:date="2021-04-18T12:04:00Z">
            <w:r w:rsidR="00F06F34" w:rsidRPr="00F06F34">
              <w:rPr>
                <w:noProof/>
                <w:rPrChange w:id="1577" w:author="Vladymyr Kozyr" w:date="2021-04-18T12:04:00Z">
                  <w:rPr>
                    <w:rFonts w:eastAsia="Times New Roman"/>
                  </w:rPr>
                </w:rPrChange>
              </w:rPr>
              <w:t>[1]</w:t>
            </w:r>
          </w:ins>
          <w:del w:id="1578" w:author="Vladymyr Kozyr" w:date="2021-04-18T12:04:00Z">
            <w:r w:rsidR="00E71A0F" w:rsidRPr="00E71A0F" w:rsidDel="00F06F34">
              <w:rPr>
                <w:noProof/>
              </w:rPr>
              <w:delText>[11]</w:delText>
            </w:r>
          </w:del>
          <w:ins w:id="1579" w:author="Vladymyr Kozyr" w:date="2021-02-08T20:44:00Z">
            <w:r>
              <w:fldChar w:fldCharType="end"/>
            </w:r>
          </w:ins>
          <w:customXmlInsRangeStart w:id="1580" w:author="Vladymyr Kozyr" w:date="2021-02-08T20:44:00Z"/>
        </w:sdtContent>
      </w:sdt>
      <w:customXmlInsRangeEnd w:id="1580"/>
      <w:ins w:id="1581" w:author="Vladymyr Kozyr" w:date="2021-02-08T20:45:00Z">
        <w:r w:rsidR="00271831">
          <w:t xml:space="preserve"> there are pie charts which briefly describe the data for the year.</w:t>
        </w:r>
      </w:ins>
    </w:p>
    <w:p w14:paraId="24E77B54" w14:textId="78EE393C" w:rsidR="00271831" w:rsidRDefault="00271831">
      <w:pPr>
        <w:pStyle w:val="1Para"/>
        <w:ind w:firstLine="0"/>
        <w:rPr>
          <w:ins w:id="1582" w:author="Vladymyr Kozyr" w:date="2021-02-15T14:29:00Z"/>
        </w:rPr>
      </w:pPr>
      <w:ins w:id="1583" w:author="Vladymyr Kozyr" w:date="2021-02-08T20:45:00Z">
        <w:r>
          <w:t>P</w:t>
        </w:r>
      </w:ins>
      <w:ins w:id="1584" w:author="Vladymyr Kozyr" w:date="2021-02-08T20:46:00Z">
        <w:r>
          <w:t xml:space="preserve">ie charts presented in this thesis are more advanced. This visualization can help to find </w:t>
        </w:r>
        <w:proofErr w:type="spellStart"/>
        <w:r>
          <w:t>reco</w:t>
        </w:r>
      </w:ins>
      <w:ins w:id="1585" w:author="Vladymyr Kozyr" w:date="2021-02-08T20:47:00Z">
        <w:r>
          <w:t>rdmens</w:t>
        </w:r>
        <w:proofErr w:type="spellEnd"/>
        <w:r>
          <w:t xml:space="preserve"> and </w:t>
        </w:r>
        <w:proofErr w:type="spellStart"/>
        <w:r>
          <w:t>outliars</w:t>
        </w:r>
        <w:proofErr w:type="spellEnd"/>
        <w:r>
          <w:t xml:space="preserve"> for </w:t>
        </w:r>
      </w:ins>
      <w:ins w:id="1586" w:author="Vladymyr Kozyr" w:date="2021-02-08T20:48:00Z">
        <w:r>
          <w:t>the selecte</w:t>
        </w:r>
      </w:ins>
      <w:ins w:id="1587" w:author="Vladymyr Kozyr" w:date="2021-02-15T14:20:00Z">
        <w:r w:rsidR="00A50449">
          <w:t>d</w:t>
        </w:r>
      </w:ins>
      <w:ins w:id="1588" w:author="Vladymyr Kozyr" w:date="2021-02-08T20:48:00Z">
        <w:r>
          <w:t xml:space="preserve"> year. </w:t>
        </w:r>
      </w:ins>
    </w:p>
    <w:p w14:paraId="6616995F" w14:textId="77777777" w:rsidR="00252C5C" w:rsidRDefault="00252C5C">
      <w:pPr>
        <w:pStyle w:val="1Para"/>
        <w:ind w:firstLine="0"/>
        <w:pPrChange w:id="1589" w:author="Vladymyr Kozyr" w:date="2021-02-08T20:34:00Z">
          <w:pPr>
            <w:pStyle w:val="1Para"/>
          </w:pPr>
        </w:pPrChange>
      </w:pPr>
    </w:p>
    <w:p w14:paraId="64C7E202" w14:textId="4B64FFD0" w:rsidR="00507C0A" w:rsidDel="00252C5C" w:rsidRDefault="00507C0A">
      <w:pPr>
        <w:pStyle w:val="Heading3"/>
        <w:rPr>
          <w:del w:id="1590" w:author="Vladymyr Kozyr" w:date="2021-02-15T14:29:00Z"/>
        </w:rPr>
      </w:pPr>
      <w:del w:id="1591" w:author="Vladymyr Kozyr" w:date="2021-02-15T14:09:00Z">
        <w:r w:rsidDel="001650DD">
          <w:lastRenderedPageBreak/>
          <w:delText xml:space="preserve">Problem </w:delText>
        </w:r>
      </w:del>
      <w:bookmarkStart w:id="1592" w:name="_Toc67830760"/>
      <w:ins w:id="1593" w:author="Vladymyr Kozyr" w:date="2021-02-15T14:09:00Z">
        <w:r w:rsidR="001650DD">
          <w:t xml:space="preserve">Task </w:t>
        </w:r>
      </w:ins>
      <w:r>
        <w:t>4</w:t>
      </w:r>
      <w:ins w:id="1594" w:author="Vladymyr Kozyr" w:date="2021-02-15T14:29:00Z">
        <w:r w:rsidR="00252C5C">
          <w:t>.</w:t>
        </w:r>
        <w:bookmarkEnd w:id="1592"/>
        <w:r w:rsidR="00252C5C">
          <w:t xml:space="preserve"> </w:t>
        </w:r>
      </w:ins>
    </w:p>
    <w:p w14:paraId="63364E0D" w14:textId="0048D626" w:rsidR="00507C0A" w:rsidRPr="00252C5C" w:rsidRDefault="00507C0A">
      <w:pPr>
        <w:pStyle w:val="Heading3"/>
        <w:rPr>
          <w:lang w:val="en-US"/>
        </w:rPr>
        <w:pPrChange w:id="1595" w:author="Vladymyr Kozyr" w:date="2021-02-15T14:29:00Z">
          <w:pPr>
            <w:pStyle w:val="Heading3"/>
            <w:numPr>
              <w:ilvl w:val="0"/>
              <w:numId w:val="0"/>
            </w:numPr>
            <w:spacing w:after="0"/>
            <w:ind w:left="0" w:firstLine="0"/>
          </w:pPr>
        </w:pPrChange>
      </w:pPr>
      <w:del w:id="1596" w:author="Vladymyr Kozyr" w:date="2021-02-07T21:10:00Z">
        <w:r w:rsidDel="00BE0E55">
          <w:delText>Bar Chart for</w:delText>
        </w:r>
      </w:del>
      <w:bookmarkStart w:id="1597" w:name="_Toc67830761"/>
      <w:ins w:id="1598" w:author="Vladymyr Kozyr" w:date="2021-02-07T21:10:00Z">
        <w:r w:rsidR="00BE0E55">
          <w:t>Consequent</w:t>
        </w:r>
      </w:ins>
      <w:r>
        <w:t xml:space="preserve"> Year</w:t>
      </w:r>
      <w:ins w:id="1599" w:author="Vladymyr Kozyr" w:date="2021-02-07T21:16:00Z">
        <w:r w:rsidR="00BC069E">
          <w:t>s</w:t>
        </w:r>
      </w:ins>
      <w:del w:id="1600" w:author="Vladymyr Kozyr" w:date="2021-02-07T21:16:00Z">
        <w:r w:rsidDel="00BC069E">
          <w:delText>ly</w:delText>
        </w:r>
      </w:del>
      <w:r>
        <w:t xml:space="preserve"> </w:t>
      </w:r>
      <w:ins w:id="1601" w:author="Vladymyr Kozyr" w:date="2021-02-07T21:10:00Z">
        <w:r w:rsidR="00BE0E55">
          <w:t xml:space="preserve">Fishery Data </w:t>
        </w:r>
      </w:ins>
      <w:r>
        <w:t>Comparison</w:t>
      </w:r>
      <w:bookmarkEnd w:id="1597"/>
    </w:p>
    <w:p w14:paraId="572FEDF0" w14:textId="7AE3743E" w:rsidR="00507C0A" w:rsidRDefault="00815675">
      <w:pPr>
        <w:pStyle w:val="1Para"/>
        <w:ind w:firstLine="0"/>
        <w:rPr>
          <w:ins w:id="1602" w:author="Vladymyr Kozyr" w:date="2021-02-08T20:56:00Z"/>
          <w:lang w:val="en-US"/>
        </w:rPr>
        <w:pPrChange w:id="1603" w:author="Vladymyr Kozyr" w:date="2021-02-15T13:43:00Z">
          <w:pPr>
            <w:pStyle w:val="1Para"/>
          </w:pPr>
        </w:pPrChange>
      </w:pPr>
      <w:proofErr w:type="gramStart"/>
      <w:ins w:id="1604" w:author="Vladymyr Kozyr" w:date="2021-02-08T20:54:00Z">
        <w:r>
          <w:rPr>
            <w:lang w:val="en-US"/>
          </w:rPr>
          <w:t>Similarly</w:t>
        </w:r>
        <w:proofErr w:type="gramEnd"/>
        <w:r>
          <w:rPr>
            <w:lang w:val="en-US"/>
          </w:rPr>
          <w:t xml:space="preserve"> to the previous section</w:t>
        </w:r>
      </w:ins>
      <w:ins w:id="1605" w:author="Vladymyr Kozyr" w:date="2021-02-08T20:55:00Z">
        <w:r>
          <w:rPr>
            <w:lang w:val="en-US"/>
          </w:rPr>
          <w:t xml:space="preserve"> 3.5.3, there is a visualizatio</w:t>
        </w:r>
      </w:ins>
      <w:ins w:id="1606" w:author="Vladymyr Kozyr" w:date="2021-02-08T20:56:00Z">
        <w:r>
          <w:rPr>
            <w:lang w:val="en-US"/>
          </w:rPr>
          <w:t xml:space="preserve">n for two </w:t>
        </w:r>
        <w:proofErr w:type="spellStart"/>
        <w:r>
          <w:rPr>
            <w:lang w:val="en-US"/>
          </w:rPr>
          <w:t>consequtive</w:t>
        </w:r>
        <w:proofErr w:type="spellEnd"/>
        <w:r>
          <w:rPr>
            <w:lang w:val="en-US"/>
          </w:rPr>
          <w:t xml:space="preserve"> years DFO data.</w:t>
        </w:r>
      </w:ins>
    </w:p>
    <w:p w14:paraId="02EF5E05" w14:textId="35815315" w:rsidR="00815675" w:rsidRDefault="00815675">
      <w:pPr>
        <w:pStyle w:val="1Para"/>
        <w:ind w:firstLine="0"/>
        <w:rPr>
          <w:ins w:id="1607" w:author="Vladymyr Kozyr" w:date="2021-02-08T20:58:00Z"/>
          <w:lang w:val="en-US"/>
        </w:rPr>
        <w:pPrChange w:id="1608" w:author="Vladymyr Kozyr" w:date="2021-02-15T13:43:00Z">
          <w:pPr>
            <w:pStyle w:val="1Para"/>
          </w:pPr>
        </w:pPrChange>
      </w:pPr>
      <w:ins w:id="1609" w:author="Vladymyr Kozyr" w:date="2021-02-08T20:56:00Z">
        <w:r>
          <w:rPr>
            <w:lang w:val="en-US"/>
          </w:rPr>
          <w:t>The main point for th</w:t>
        </w:r>
      </w:ins>
      <w:ins w:id="1610" w:author="Vladymyr Kozyr" w:date="2021-02-08T20:57:00Z">
        <w:r>
          <w:rPr>
            <w:lang w:val="en-US"/>
          </w:rPr>
          <w:t>is kind of visualization is to show fishery management and policy makers trend for th</w:t>
        </w:r>
      </w:ins>
      <w:ins w:id="1611" w:author="Vladymyr Kozyr" w:date="2021-02-08T20:58:00Z">
        <w:r>
          <w:rPr>
            <w:lang w:val="en-US"/>
          </w:rPr>
          <w:t>e quantities and fish price.</w:t>
        </w:r>
      </w:ins>
    </w:p>
    <w:p w14:paraId="3D5D1DA0" w14:textId="639E04A9" w:rsidR="00815675" w:rsidRDefault="00815675">
      <w:pPr>
        <w:pStyle w:val="1Para"/>
        <w:ind w:firstLine="0"/>
        <w:rPr>
          <w:ins w:id="1612" w:author="Vladymyr Kozyr" w:date="2021-02-08T21:03:00Z"/>
          <w:lang w:val="en-US"/>
        </w:rPr>
        <w:pPrChange w:id="1613" w:author="Vladymyr Kozyr" w:date="2021-02-15T13:43:00Z">
          <w:pPr>
            <w:pStyle w:val="1Para"/>
          </w:pPr>
        </w:pPrChange>
      </w:pPr>
      <w:ins w:id="1614" w:author="Vladymyr Kozyr" w:date="2021-02-08T20:58:00Z">
        <w:r>
          <w:rPr>
            <w:lang w:val="en-US"/>
          </w:rPr>
          <w:t>Policy makers and</w:t>
        </w:r>
      </w:ins>
      <w:ins w:id="1615" w:author="Vladymyr Kozyr" w:date="2021-02-08T20:59:00Z">
        <w:r>
          <w:rPr>
            <w:lang w:val="en-US"/>
          </w:rPr>
          <w:t xml:space="preserve"> environment workers or biologists are mostly interested in se</w:t>
        </w:r>
      </w:ins>
      <w:ins w:id="1616" w:author="Vladymyr Kozyr" w:date="2021-02-08T21:00:00Z">
        <w:r>
          <w:rPr>
            <w:lang w:val="en-US"/>
          </w:rPr>
          <w:t>eing fish quantities trend to determine if the decisions made in previous year lead do the desire</w:t>
        </w:r>
      </w:ins>
      <w:ins w:id="1617" w:author="Vladymyr Kozyr" w:date="2021-02-08T21:01:00Z">
        <w:r>
          <w:rPr>
            <w:lang w:val="en-US"/>
          </w:rPr>
          <w:t>d results in the current (such as es</w:t>
        </w:r>
      </w:ins>
      <w:ins w:id="1618" w:author="Vladymyr Kozyr" w:date="2021-02-08T21:02:00Z">
        <w:r>
          <w:rPr>
            <w:lang w:val="en-US"/>
          </w:rPr>
          <w:t>t</w:t>
        </w:r>
      </w:ins>
      <w:ins w:id="1619" w:author="Vladymyr Kozyr" w:date="2021-02-08T21:01:00Z">
        <w:r>
          <w:rPr>
            <w:lang w:val="en-US"/>
          </w:rPr>
          <w:t>ablishing</w:t>
        </w:r>
      </w:ins>
      <w:ins w:id="1620" w:author="Vladymyr Kozyr" w:date="2021-02-08T21:02:00Z">
        <w:r>
          <w:rPr>
            <w:lang w:val="en-US"/>
          </w:rPr>
          <w:t xml:space="preserve"> fishing quotas, studying how some kinds of pollu</w:t>
        </w:r>
      </w:ins>
      <w:ins w:id="1621" w:author="Vladymyr Kozyr" w:date="2021-02-08T21:03:00Z">
        <w:r>
          <w:rPr>
            <w:lang w:val="en-US"/>
          </w:rPr>
          <w:t>tions affect fishing population).</w:t>
        </w:r>
      </w:ins>
    </w:p>
    <w:p w14:paraId="4025BC5C" w14:textId="7E0964FE" w:rsidR="00815675" w:rsidRDefault="00815675">
      <w:pPr>
        <w:pStyle w:val="1Para"/>
        <w:ind w:firstLine="0"/>
        <w:rPr>
          <w:ins w:id="1622" w:author="Vladymyr Kozyr" w:date="2021-02-08T21:04:00Z"/>
          <w:lang w:val="en-US"/>
        </w:rPr>
        <w:pPrChange w:id="1623" w:author="Vladymyr Kozyr" w:date="2021-02-15T13:43:00Z">
          <w:pPr>
            <w:pStyle w:val="1Para"/>
          </w:pPr>
        </w:pPrChange>
      </w:pPr>
      <w:proofErr w:type="spellStart"/>
      <w:ins w:id="1624" w:author="Vladymyr Kozyr" w:date="2021-02-08T21:03:00Z">
        <w:r>
          <w:rPr>
            <w:lang w:val="en-US"/>
          </w:rPr>
          <w:t>Howewer</w:t>
        </w:r>
        <w:proofErr w:type="spellEnd"/>
        <w:r>
          <w:rPr>
            <w:lang w:val="en-US"/>
          </w:rPr>
          <w:t xml:space="preserve">, fishery management are </w:t>
        </w:r>
        <w:r w:rsidR="00043B80">
          <w:rPr>
            <w:lang w:val="en-US"/>
          </w:rPr>
          <w:t>more looking into fish price to de</w:t>
        </w:r>
      </w:ins>
      <w:ins w:id="1625" w:author="Vladymyr Kozyr" w:date="2021-02-08T21:04:00Z">
        <w:r w:rsidR="00043B80">
          <w:rPr>
            <w:lang w:val="en-US"/>
          </w:rPr>
          <w:t>cide which kind of fish has more sense to aim for catching for the following year.</w:t>
        </w:r>
      </w:ins>
    </w:p>
    <w:p w14:paraId="413BB2D3" w14:textId="348E806E" w:rsidR="00A50449" w:rsidRPr="00602329" w:rsidRDefault="00043B80">
      <w:pPr>
        <w:pStyle w:val="1Para"/>
        <w:ind w:firstLine="0"/>
        <w:rPr>
          <w:ins w:id="1626" w:author="Vladymyr Kozyr" w:date="2021-02-08T21:08:00Z"/>
          <w:szCs w:val="30"/>
        </w:rPr>
        <w:pPrChange w:id="1627" w:author="Vladymyr Kozyr" w:date="2021-03-28T13:16:00Z">
          <w:pPr>
            <w:pStyle w:val="1Para"/>
          </w:pPr>
        </w:pPrChange>
      </w:pPr>
      <w:ins w:id="1628" w:author="Vladymyr Kozyr" w:date="2021-02-08T21:04:00Z">
        <w:r>
          <w:rPr>
            <w:lang w:val="en-US"/>
          </w:rPr>
          <w:t xml:space="preserve">This chart also </w:t>
        </w:r>
      </w:ins>
      <w:ins w:id="1629" w:author="Vladymyr Kozyr" w:date="2021-02-08T21:05:00Z">
        <w:r>
          <w:rPr>
            <w:lang w:val="en-US"/>
          </w:rPr>
          <w:t xml:space="preserve">helps </w:t>
        </w:r>
        <w:proofErr w:type="spellStart"/>
        <w:r>
          <w:rPr>
            <w:lang w:val="en-US"/>
          </w:rPr>
          <w:t>enfironmentalists</w:t>
        </w:r>
        <w:proofErr w:type="spellEnd"/>
        <w:r>
          <w:rPr>
            <w:lang w:val="en-US"/>
          </w:rPr>
          <w:t xml:space="preserve"> and fishery management to communicate with each other</w:t>
        </w:r>
      </w:ins>
      <w:ins w:id="1630" w:author="Vladymyr Kozyr" w:date="2021-02-08T21:07:00Z">
        <w:r>
          <w:rPr>
            <w:lang w:val="en-US"/>
          </w:rPr>
          <w:t>.</w:t>
        </w:r>
      </w:ins>
      <w:ins w:id="1631" w:author="Vladymyr Kozyr" w:date="2021-02-08T21:05:00Z">
        <w:r>
          <w:rPr>
            <w:lang w:val="en-US"/>
          </w:rPr>
          <w:t xml:space="preserve"> </w:t>
        </w:r>
      </w:ins>
      <w:ins w:id="1632" w:author="Vladymyr Kozyr" w:date="2021-02-08T21:07:00Z">
        <w:r>
          <w:rPr>
            <w:lang w:val="en-US"/>
          </w:rPr>
          <w:t>In</w:t>
        </w:r>
      </w:ins>
      <w:ins w:id="1633" w:author="Vladymyr Kozyr" w:date="2021-02-08T21:05:00Z">
        <w:r>
          <w:rPr>
            <w:lang w:val="en-US"/>
          </w:rPr>
          <w:t xml:space="preserve"> a w</w:t>
        </w:r>
      </w:ins>
      <w:ins w:id="1634" w:author="Vladymyr Kozyr" w:date="2021-02-08T21:06:00Z">
        <w:r>
          <w:rPr>
            <w:lang w:val="en-US"/>
          </w:rPr>
          <w:t xml:space="preserve">ay that based on these values fishery management requests which type </w:t>
        </w:r>
      </w:ins>
      <w:ins w:id="1635" w:author="Vladymyr Kozyr" w:date="2021-02-08T21:07:00Z">
        <w:r>
          <w:rPr>
            <w:lang w:val="en-US"/>
          </w:rPr>
          <w:t>and how much fish are they planning to catch. And p</w:t>
        </w:r>
      </w:ins>
      <w:ins w:id="1636" w:author="Vladymyr Kozyr" w:date="2021-02-08T21:08:00Z">
        <w:r>
          <w:rPr>
            <w:lang w:val="en-US"/>
          </w:rPr>
          <w:t>olicy makers based on the same plot and internal data and knowledge approve or deny a request.</w:t>
        </w:r>
      </w:ins>
    </w:p>
    <w:p w14:paraId="4DCB4BFE" w14:textId="1B4366DF" w:rsidR="00043B80" w:rsidRPr="00602329" w:rsidDel="00E07916" w:rsidRDefault="00043B80" w:rsidP="00E07916">
      <w:pPr>
        <w:pStyle w:val="1Para"/>
        <w:ind w:firstLine="0"/>
        <w:rPr>
          <w:del w:id="1637" w:author="Vladymyr Kozyr" w:date="2021-02-15T14:21:00Z"/>
          <w:rFonts w:cs="Arial"/>
          <w:lang w:val="en-US"/>
        </w:rPr>
      </w:pPr>
    </w:p>
    <w:p w14:paraId="5922F955" w14:textId="3C8356A3" w:rsidR="00507C0A" w:rsidRPr="00507C0A" w:rsidDel="00B017E8" w:rsidRDefault="00507C0A">
      <w:pPr>
        <w:pStyle w:val="1Para"/>
        <w:ind w:firstLine="0"/>
        <w:rPr>
          <w:del w:id="1638" w:author="Vladymyr Kozyr" w:date="2021-02-15T14:53:00Z"/>
          <w:lang w:val="en-US"/>
        </w:rPr>
        <w:pPrChange w:id="1639" w:author="Vladymyr Kozyr" w:date="2021-02-15T14:31:00Z">
          <w:pPr>
            <w:pStyle w:val="1Para"/>
          </w:pPr>
        </w:pPrChange>
      </w:pPr>
    </w:p>
    <w:p w14:paraId="5305D180" w14:textId="77777777" w:rsidR="00C10319" w:rsidRPr="00C10319" w:rsidDel="00F436D4" w:rsidRDefault="00C10319" w:rsidP="00C10319">
      <w:pPr>
        <w:pStyle w:val="1Para"/>
        <w:rPr>
          <w:del w:id="1640" w:author="Vladymyr Kozyr" w:date="2021-02-07T22:54:00Z"/>
        </w:rPr>
      </w:pPr>
    </w:p>
    <w:p w14:paraId="37501A61" w14:textId="77777777" w:rsidR="00364877" w:rsidRPr="00364877" w:rsidDel="00F436D4" w:rsidRDefault="00364877" w:rsidP="00364877">
      <w:pPr>
        <w:pStyle w:val="1Para"/>
        <w:rPr>
          <w:del w:id="1641" w:author="Vladymyr Kozyr" w:date="2021-02-07T22:54:00Z"/>
        </w:rPr>
      </w:pPr>
    </w:p>
    <w:p w14:paraId="7D503579" w14:textId="09206676" w:rsidR="00927976" w:rsidRDefault="00927976">
      <w:pPr>
        <w:pStyle w:val="1Para"/>
        <w:ind w:firstLine="0"/>
        <w:pPrChange w:id="1642" w:author="Vladymyr Kozyr" w:date="2021-02-07T22:54:00Z">
          <w:pPr>
            <w:pStyle w:val="1Para"/>
          </w:pPr>
        </w:pPrChange>
      </w:pPr>
    </w:p>
    <w:p w14:paraId="3B0767F4" w14:textId="0FCFFEA2" w:rsidR="00927976" w:rsidRDefault="00927976" w:rsidP="00927976">
      <w:pPr>
        <w:pStyle w:val="Heading1"/>
      </w:pPr>
      <w:bookmarkStart w:id="1643" w:name="_Toc67830762"/>
      <w:r>
        <w:lastRenderedPageBreak/>
        <w:t>Implementation</w:t>
      </w:r>
      <w:bookmarkEnd w:id="1643"/>
      <w:del w:id="1644" w:author="Vladymyr Kozyr" w:date="2021-02-02T21:30:00Z">
        <w:r w:rsidDel="00401C22">
          <w:delText xml:space="preserve"> (Tool</w:delText>
        </w:r>
        <w:r w:rsidR="00E22473" w:rsidDel="00401C22">
          <w:delText xml:space="preserve"> Overview)</w:delText>
        </w:r>
      </w:del>
    </w:p>
    <w:p w14:paraId="061253B0" w14:textId="27BF3D75" w:rsidR="00E22473" w:rsidRPr="00E22473" w:rsidDel="00074BDB" w:rsidRDefault="00E22473">
      <w:pPr>
        <w:pStyle w:val="1Para"/>
        <w:ind w:firstLine="0"/>
        <w:rPr>
          <w:moveFrom w:id="1645" w:author="Vladymyr Kozyr" w:date="2021-02-15T14:15:00Z"/>
          <w:rFonts w:ascii="Times New Roman" w:hAnsi="Times New Roman" w:cs="Times New Roman"/>
          <w:sz w:val="24"/>
          <w:szCs w:val="24"/>
        </w:rPr>
        <w:pPrChange w:id="1646" w:author="Vladymyr Kozyr" w:date="2021-02-15T13:43:00Z">
          <w:pPr>
            <w:pStyle w:val="1Para"/>
          </w:pPr>
        </w:pPrChange>
      </w:pPr>
      <w:moveFromRangeStart w:id="1647" w:author="Vladymyr Kozyr" w:date="2021-02-15T14:15:00Z" w:name="move64290936"/>
      <w:moveFrom w:id="1648" w:author="Vladymyr Kozyr" w:date="2021-02-15T14:15:00Z">
        <w:r w:rsidRPr="00E22473" w:rsidDel="00074BDB">
          <w:t>The datasource comes from DFO (Fisheries and Oceans Canada). It is about fishing amount catches and money profit for years from 1990 until 2018.</w:t>
        </w:r>
      </w:moveFrom>
    </w:p>
    <w:moveFromRangeEnd w:id="1647"/>
    <w:p w14:paraId="08214A87" w14:textId="79B2336D" w:rsidR="00E22473" w:rsidRPr="00E22473" w:rsidRDefault="00074BDB">
      <w:pPr>
        <w:pStyle w:val="1Para"/>
        <w:ind w:firstLine="0"/>
        <w:rPr>
          <w:rFonts w:ascii="Times New Roman" w:hAnsi="Times New Roman" w:cs="Times New Roman"/>
          <w:sz w:val="24"/>
          <w:szCs w:val="24"/>
        </w:rPr>
        <w:pPrChange w:id="1649" w:author="Vladymyr Kozyr" w:date="2021-02-15T13:43:00Z">
          <w:pPr>
            <w:pStyle w:val="1Para"/>
          </w:pPr>
        </w:pPrChange>
      </w:pPr>
      <w:ins w:id="1650" w:author="Vladymyr Kozyr" w:date="2021-02-15T14:14:00Z">
        <w:r>
          <w:t>Goal of the current work is</w:t>
        </w:r>
      </w:ins>
      <w:ins w:id="1651" w:author="Fred Popowich" w:date="2021-03-09T11:57:00Z">
        <w:r w:rsidR="000947E7">
          <w:t xml:space="preserve"> the </w:t>
        </w:r>
      </w:ins>
      <w:commentRangeStart w:id="1652"/>
      <w:del w:id="1653" w:author="Vladymyr Kozyr" w:date="2021-02-15T14:14:00Z">
        <w:r w:rsidR="00E22473" w:rsidRPr="00E22473" w:rsidDel="00074BDB">
          <w:delText>I am</w:delText>
        </w:r>
      </w:del>
      <w:r w:rsidR="00E22473" w:rsidRPr="00E22473">
        <w:t xml:space="preserve"> creati</w:t>
      </w:r>
      <w:ins w:id="1654" w:author="Vladymyr Kozyr" w:date="2021-02-15T14:15:00Z">
        <w:r>
          <w:t>on</w:t>
        </w:r>
      </w:ins>
      <w:del w:id="1655" w:author="Vladymyr Kozyr" w:date="2021-02-15T14:15:00Z">
        <w:r w:rsidR="00E22473" w:rsidRPr="00E22473" w:rsidDel="00074BDB">
          <w:delText>ng</w:delText>
        </w:r>
      </w:del>
      <w:r w:rsidR="00E22473" w:rsidRPr="00E22473">
        <w:t xml:space="preserve"> </w:t>
      </w:r>
      <w:ins w:id="1656" w:author="Vladymyr Kozyr" w:date="2021-02-15T14:15:00Z">
        <w:r>
          <w:t xml:space="preserve">of </w:t>
        </w:r>
      </w:ins>
      <w:r w:rsidR="00E22473" w:rsidRPr="00E22473">
        <w:t>a visualization tool to help people to understand / analyze table data in a more suitable format as cha</w:t>
      </w:r>
      <w:ins w:id="1657" w:author="Fred Popowich" w:date="2021-03-09T11:58:00Z">
        <w:r w:rsidR="000947E7">
          <w:t>r</w:t>
        </w:r>
      </w:ins>
      <w:r w:rsidR="00E22473" w:rsidRPr="00E22473">
        <w:t>ts, comparison diagrams etc.</w:t>
      </w:r>
      <w:commentRangeEnd w:id="1652"/>
      <w:r w:rsidR="00753E27">
        <w:rPr>
          <w:rStyle w:val="CommentReference"/>
          <w:lang w:val="en-US"/>
        </w:rPr>
        <w:commentReference w:id="1652"/>
      </w:r>
    </w:p>
    <w:p w14:paraId="0034CA61" w14:textId="66DDDB0B" w:rsidR="00E22473" w:rsidRDefault="00E22473">
      <w:pPr>
        <w:pStyle w:val="1Para"/>
        <w:ind w:firstLine="0"/>
        <w:rPr>
          <w:ins w:id="1658" w:author="Vladymyr Kozyr" w:date="2021-02-02T20:44:00Z"/>
        </w:rPr>
        <w:pPrChange w:id="1659" w:author="Vladymyr Kozyr" w:date="2021-02-15T13:43:00Z">
          <w:pPr>
            <w:pStyle w:val="1Para"/>
          </w:pPr>
        </w:pPrChange>
      </w:pPr>
      <w:r w:rsidRPr="00E22473">
        <w:t xml:space="preserve">The tool itself is </w:t>
      </w:r>
      <w:commentRangeStart w:id="1660"/>
      <w:r w:rsidRPr="00E22473">
        <w:t xml:space="preserve">implemented in typescript </w:t>
      </w:r>
      <w:commentRangeEnd w:id="1660"/>
      <w:r w:rsidR="00753E27">
        <w:rPr>
          <w:rStyle w:val="CommentReference"/>
          <w:lang w:val="en-US"/>
        </w:rPr>
        <w:commentReference w:id="1660"/>
      </w:r>
      <w:r w:rsidRPr="00E22473">
        <w:t>(wrapper for JavaScript) from Microsoft. Frontend framework</w:t>
      </w:r>
      <w:ins w:id="1661"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pPr>
        <w:pStyle w:val="1Para"/>
        <w:ind w:firstLine="0"/>
        <w:rPr>
          <w:ins w:id="1662" w:author="Vladymyr Kozyr" w:date="2021-02-02T20:46:00Z"/>
        </w:rPr>
        <w:pPrChange w:id="1663" w:author="Vladymyr Kozyr" w:date="2021-02-15T13:43:00Z">
          <w:pPr>
            <w:pStyle w:val="1Para"/>
          </w:pPr>
        </w:pPrChange>
      </w:pPr>
      <w:ins w:id="1664" w:author="Vladymyr Kozyr" w:date="2021-02-02T20:44:00Z">
        <w:r>
          <w:t>The main reason for choosing a web solution for implementing visualizat</w:t>
        </w:r>
      </w:ins>
      <w:ins w:id="1665" w:author="Vladymyr Kozyr" w:date="2021-02-02T20:45:00Z">
        <w:r>
          <w:t>ion is that it will be accessible for users without a</w:t>
        </w:r>
      </w:ins>
      <w:ins w:id="1666" w:author="Vladymyr Kozyr" w:date="2021-02-02T20:46:00Z">
        <w:r>
          <w:t xml:space="preserve"> need of installation any additional software.</w:t>
        </w:r>
      </w:ins>
    </w:p>
    <w:p w14:paraId="7EE6ABA4" w14:textId="2599EE1C" w:rsidR="00AB7CDF" w:rsidRPr="00305D3C" w:rsidRDefault="00AB7CDF">
      <w:pPr>
        <w:pStyle w:val="1Para"/>
        <w:ind w:firstLine="0"/>
        <w:rPr>
          <w:ins w:id="1667" w:author="Vladymyr Kozyr" w:date="2021-02-02T20:49:00Z"/>
        </w:rPr>
        <w:pPrChange w:id="1668" w:author="Vladymyr Kozyr" w:date="2021-02-15T14:14:00Z">
          <w:pPr>
            <w:pStyle w:val="1Para"/>
          </w:pPr>
        </w:pPrChange>
      </w:pPr>
      <w:ins w:id="1669" w:author="Vladymyr Kozyr" w:date="2021-02-02T20:46:00Z">
        <w:r>
          <w:t>Having everything in</w:t>
        </w:r>
      </w:ins>
      <w:ins w:id="1670" w:author="Vladymyr Kozyr" w:date="2021-02-02T20:47:00Z">
        <w:r>
          <w:t xml:space="preserve"> a web browser is a modern way of viewing and sharing visualizations</w:t>
        </w:r>
      </w:ins>
      <w:ins w:id="1671" w:author="Vladymyr Kozyr" w:date="2021-02-02T20:48:00Z">
        <w:r>
          <w:t xml:space="preserve">. User doesn’t have to do any extra manipulations </w:t>
        </w:r>
      </w:ins>
      <w:ins w:id="1672" w:author="Vladymyr Kozyr" w:date="2021-02-02T20:49:00Z">
        <w:r>
          <w:t>with computer system in order to access visualizations.</w:t>
        </w:r>
      </w:ins>
    </w:p>
    <w:p w14:paraId="1D5060E5" w14:textId="545ADDF8" w:rsidR="00AB7CDF" w:rsidRDefault="00070B89" w:rsidP="00070B89">
      <w:pPr>
        <w:pStyle w:val="Heading2"/>
        <w:rPr>
          <w:ins w:id="1673" w:author="Vladymyr Kozyr" w:date="2021-02-02T20:51:00Z"/>
        </w:rPr>
      </w:pPr>
      <w:bookmarkStart w:id="1674" w:name="_Toc67830763"/>
      <w:ins w:id="1675" w:author="Vladymyr Kozyr" w:date="2021-02-02T20:51:00Z">
        <w:r>
          <w:t>Overview of the Tool’s User Interface</w:t>
        </w:r>
        <w:bookmarkEnd w:id="1674"/>
      </w:ins>
    </w:p>
    <w:p w14:paraId="3D02478A" w14:textId="28D30C76" w:rsidR="00070B89" w:rsidRDefault="00070B89">
      <w:pPr>
        <w:pStyle w:val="1Para"/>
        <w:ind w:firstLine="0"/>
        <w:rPr>
          <w:ins w:id="1676" w:author="Vladymyr Kozyr" w:date="2021-02-02T20:53:00Z"/>
        </w:rPr>
        <w:pPrChange w:id="1677" w:author="Vladymyr Kozyr" w:date="2021-02-15T13:43:00Z">
          <w:pPr>
            <w:pStyle w:val="1Para"/>
          </w:pPr>
        </w:pPrChange>
      </w:pPr>
      <w:ins w:id="1678" w:author="Vladymyr Kozyr" w:date="2021-02-02T20:52:00Z">
        <w:r>
          <w:t>On the top of the page there are controls which are used for interacting with data</w:t>
        </w:r>
      </w:ins>
      <w:ins w:id="1679" w:author="Vladymyr Kozyr" w:date="2021-02-02T20:53:00Z">
        <w:r>
          <w:t xml:space="preserve">, which comes from DFO and converted into JSON </w:t>
        </w:r>
        <w:proofErr w:type="spellStart"/>
        <w:r>
          <w:t>fromat</w:t>
        </w:r>
        <w:proofErr w:type="spellEnd"/>
        <w:r>
          <w:t>.</w:t>
        </w:r>
      </w:ins>
    </w:p>
    <w:p w14:paraId="4391D233" w14:textId="37D43176" w:rsidR="00070B89" w:rsidRDefault="00070B89">
      <w:pPr>
        <w:pStyle w:val="1Para"/>
        <w:ind w:firstLine="0"/>
        <w:rPr>
          <w:ins w:id="1680" w:author="Vladymyr Kozyr" w:date="2021-02-02T20:55:00Z"/>
        </w:rPr>
        <w:pPrChange w:id="1681" w:author="Vladymyr Kozyr" w:date="2021-02-15T13:43:00Z">
          <w:pPr>
            <w:pStyle w:val="1Para"/>
          </w:pPr>
        </w:pPrChange>
      </w:pPr>
      <w:ins w:id="1682" w:author="Vladymyr Kozyr" w:date="2021-02-02T20:53:00Z">
        <w:r>
          <w:t>Date range slider allows user to select</w:t>
        </w:r>
      </w:ins>
      <w:ins w:id="1683" w:author="Vladymyr Kozyr" w:date="2021-02-02T20:54:00Z">
        <w:r>
          <w:t xml:space="preserve"> particular years of interest which user would like to study and </w:t>
        </w:r>
      </w:ins>
      <w:ins w:id="1684" w:author="Vladymyr Kozyr" w:date="2021-02-02T20:55:00Z">
        <w:r w:rsidR="00EB7EF8">
          <w:t>create visualizations for.</w:t>
        </w:r>
      </w:ins>
    </w:p>
    <w:p w14:paraId="627A4F7C" w14:textId="5C792C91" w:rsidR="00EB7EF8" w:rsidRDefault="00EB7EF8">
      <w:pPr>
        <w:pStyle w:val="1Para"/>
        <w:ind w:firstLine="0"/>
        <w:rPr>
          <w:ins w:id="1685" w:author="Vladymyr Kozyr" w:date="2021-02-02T20:56:00Z"/>
        </w:rPr>
        <w:pPrChange w:id="1686" w:author="Vladymyr Kozyr" w:date="2021-02-15T13:43:00Z">
          <w:pPr>
            <w:pStyle w:val="1Para"/>
          </w:pPr>
        </w:pPrChange>
      </w:pPr>
      <w:ins w:id="1687" w:author="Vladymyr Kozyr" w:date="2021-02-02T20:55:00Z">
        <w:r>
          <w:t>There are two multiple selection pickers for p</w:t>
        </w:r>
      </w:ins>
      <w:ins w:id="1688" w:author="Vladymyr Kozyr" w:date="2021-02-02T20:56:00Z">
        <w:r>
          <w:t>rovinces and fish types which are also filtering data.</w:t>
        </w:r>
      </w:ins>
    </w:p>
    <w:p w14:paraId="2FAF9709" w14:textId="2A581430" w:rsidR="00EB7EF8" w:rsidRDefault="00EB7EF8">
      <w:pPr>
        <w:pStyle w:val="1Para"/>
        <w:ind w:firstLine="0"/>
        <w:rPr>
          <w:ins w:id="1689" w:author="Vladymyr Kozyr" w:date="2021-02-15T14:12:00Z"/>
        </w:rPr>
      </w:pPr>
      <w:ins w:id="1690" w:author="Vladymyr Kozyr" w:date="2021-02-02T20:56:00Z">
        <w:r>
          <w:t xml:space="preserve">Based on the </w:t>
        </w:r>
      </w:ins>
      <w:ins w:id="1691" w:author="Vladymyr Kozyr" w:date="2021-02-02T20:57:00Z">
        <w:r>
          <w:t>user input there may be 4 different visualizations generated.</w:t>
        </w:r>
      </w:ins>
    </w:p>
    <w:p w14:paraId="100B49A9" w14:textId="6A77B153" w:rsidR="00074BDB" w:rsidRDefault="00074BDB">
      <w:pPr>
        <w:pStyle w:val="Heading2"/>
        <w:rPr>
          <w:ins w:id="1692" w:author="Vladymyr Kozyr" w:date="2021-02-15T14:12:00Z"/>
        </w:rPr>
        <w:pPrChange w:id="1693" w:author="Vladymyr Kozyr" w:date="2021-02-15T14:13:00Z">
          <w:pPr>
            <w:pStyle w:val="1Para"/>
            <w:ind w:firstLine="0"/>
          </w:pPr>
        </w:pPrChange>
      </w:pPr>
      <w:bookmarkStart w:id="1694" w:name="_Toc67830764"/>
      <w:ins w:id="1695" w:author="Vladymyr Kozyr" w:date="2021-02-15T14:13:00Z">
        <w:r>
          <w:t>Data Processing</w:t>
        </w:r>
      </w:ins>
      <w:bookmarkEnd w:id="1694"/>
    </w:p>
    <w:p w14:paraId="6EA577A2" w14:textId="77777777" w:rsidR="00074BDB" w:rsidRPr="00E22473" w:rsidRDefault="00074BDB" w:rsidP="00074BDB">
      <w:pPr>
        <w:pStyle w:val="1Para"/>
        <w:ind w:firstLine="0"/>
        <w:rPr>
          <w:moveTo w:id="1696" w:author="Vladymyr Kozyr" w:date="2021-02-15T14:15:00Z"/>
          <w:rFonts w:ascii="Times New Roman" w:hAnsi="Times New Roman" w:cs="Times New Roman"/>
          <w:sz w:val="24"/>
          <w:szCs w:val="24"/>
        </w:rPr>
      </w:pPr>
      <w:moveToRangeStart w:id="1697" w:author="Vladymyr Kozyr" w:date="2021-02-15T14:15:00Z" w:name="move64290936"/>
      <w:moveTo w:id="1698" w:author="Vladymyr Kozyr" w:date="2021-02-15T14:15:00Z">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moveTo>
    </w:p>
    <w:moveToRangeEnd w:id="1697"/>
    <w:p w14:paraId="3958FAC1" w14:textId="77777777" w:rsidR="00074BDB" w:rsidRDefault="00074BDB" w:rsidP="00074BDB">
      <w:pPr>
        <w:pStyle w:val="1Para"/>
        <w:ind w:firstLine="0"/>
        <w:rPr>
          <w:ins w:id="1699" w:author="Vladymyr Kozyr" w:date="2021-02-15T14:12:00Z"/>
        </w:rPr>
      </w:pPr>
    </w:p>
    <w:p w14:paraId="2598A2E5" w14:textId="77777777" w:rsidR="00074BDB" w:rsidRDefault="00074BDB" w:rsidP="00074BDB">
      <w:pPr>
        <w:pStyle w:val="1Para"/>
        <w:numPr>
          <w:ilvl w:val="0"/>
          <w:numId w:val="3"/>
        </w:numPr>
        <w:rPr>
          <w:ins w:id="1700" w:author="Vladymyr Kozyr" w:date="2021-02-15T14:12:00Z"/>
        </w:rPr>
      </w:pPr>
      <w:ins w:id="1701" w:author="Vladymyr Kozyr" w:date="2021-02-15T14:12:00Z">
        <w:r>
          <w:lastRenderedPageBreak/>
          <w:t>Data extraction</w:t>
        </w:r>
      </w:ins>
    </w:p>
    <w:p w14:paraId="6BADEA6E" w14:textId="77777777" w:rsidR="00074BDB" w:rsidRDefault="00074BDB" w:rsidP="00074BDB">
      <w:pPr>
        <w:pStyle w:val="1Para"/>
        <w:ind w:firstLine="0"/>
        <w:rPr>
          <w:ins w:id="1702" w:author="Vladymyr Kozyr" w:date="2021-02-15T14:12:00Z"/>
        </w:rPr>
      </w:pPr>
      <w:ins w:id="1703" w:author="Vladymyr Kozyr" w:date="2021-02-15T14:12:00Z">
        <w:r>
          <w:t xml:space="preserve">Data extraction step is basically downloading Excel files from DFO official website. It doesn’t require any extra permissions, data is </w:t>
        </w:r>
        <w:proofErr w:type="spellStart"/>
        <w:r>
          <w:t>publically</w:t>
        </w:r>
        <w:proofErr w:type="spellEnd"/>
        <w:r>
          <w:t xml:space="preserve"> available. However, process of downloading is manual, can be improved if DFO </w:t>
        </w:r>
        <w:r>
          <w:rPr>
            <w:lang w:val="en-US"/>
          </w:rPr>
          <w:t>could</w:t>
        </w:r>
        <w:r>
          <w:t xml:space="preserve"> provide API to use for getting up-to-date data if necessary.</w:t>
        </w:r>
      </w:ins>
    </w:p>
    <w:p w14:paraId="0A07637E" w14:textId="77777777" w:rsidR="00074BDB" w:rsidRDefault="00074BDB" w:rsidP="00074BDB">
      <w:pPr>
        <w:pStyle w:val="1Para"/>
        <w:numPr>
          <w:ilvl w:val="0"/>
          <w:numId w:val="3"/>
        </w:numPr>
        <w:rPr>
          <w:ins w:id="1704" w:author="Vladymyr Kozyr" w:date="2021-02-15T14:12:00Z"/>
        </w:rPr>
      </w:pPr>
      <w:ins w:id="1705" w:author="Vladymyr Kozyr" w:date="2021-02-15T14:12:00Z">
        <w:r>
          <w:t>Data cleaning</w:t>
        </w:r>
      </w:ins>
    </w:p>
    <w:p w14:paraId="5880910B" w14:textId="77777777" w:rsidR="00074BDB" w:rsidRDefault="00074BDB" w:rsidP="00074BDB">
      <w:pPr>
        <w:pStyle w:val="1Para"/>
        <w:ind w:firstLine="0"/>
        <w:rPr>
          <w:ins w:id="1706" w:author="Vladymyr Kozyr" w:date="2021-02-15T14:12:00Z"/>
        </w:rPr>
      </w:pPr>
      <w:ins w:id="1707" w:author="Vladymyr Kozyr" w:date="2021-02-15T14:12:00Z">
        <w:r>
          <w:t xml:space="preserve">Excel files contains some information, which is not relevant for visualization (for ex. table borders, text color, other meta data, etc.) </w:t>
        </w:r>
        <w:proofErr w:type="gramStart"/>
        <w:r>
          <w:t>So</w:t>
        </w:r>
        <w:proofErr w:type="gramEnd"/>
        <w:r>
          <w:t xml:space="preserve"> it is removed at this step.</w:t>
        </w:r>
      </w:ins>
    </w:p>
    <w:p w14:paraId="57493CA5" w14:textId="77777777" w:rsidR="00074BDB" w:rsidRDefault="00074BDB" w:rsidP="00074BDB">
      <w:pPr>
        <w:pStyle w:val="1Para"/>
        <w:numPr>
          <w:ilvl w:val="0"/>
          <w:numId w:val="3"/>
        </w:numPr>
        <w:rPr>
          <w:ins w:id="1708" w:author="Vladymyr Kozyr" w:date="2021-02-15T14:12:00Z"/>
        </w:rPr>
      </w:pPr>
      <w:ins w:id="1709" w:author="Vladymyr Kozyr" w:date="2021-02-15T14:12:00Z">
        <w:r>
          <w:t>Data converting</w:t>
        </w:r>
      </w:ins>
    </w:p>
    <w:p w14:paraId="029530D3" w14:textId="5CEB82A7" w:rsidR="00074BDB" w:rsidRDefault="00074BDB">
      <w:pPr>
        <w:pStyle w:val="1Para"/>
        <w:ind w:firstLine="0"/>
        <w:rPr>
          <w:ins w:id="1710" w:author="Vladymyr Kozyr" w:date="2021-02-02T20:57:00Z"/>
        </w:rPr>
        <w:pPrChange w:id="1711" w:author="Vladymyr Kozyr" w:date="2021-02-15T13:43:00Z">
          <w:pPr>
            <w:pStyle w:val="1Para"/>
          </w:pPr>
        </w:pPrChange>
      </w:pPr>
      <w:ins w:id="1712" w:author="Vladymyr Kozyr" w:date="2021-02-15T14:12:00Z">
        <w:r>
          <w:t xml:space="preserve">The last step of data processing is converting Excel file to CSV (as intermediate step) and then </w:t>
        </w:r>
        <w:proofErr w:type="spellStart"/>
        <w:r>
          <w:t>jonverting</w:t>
        </w:r>
        <w:proofErr w:type="spellEnd"/>
        <w:r>
          <w:t xml:space="preserve"> it into JSON file which can be easily interpreted by visualization library and any modern browser.</w:t>
        </w:r>
      </w:ins>
    </w:p>
    <w:p w14:paraId="0996AF4A" w14:textId="389EC49B" w:rsidR="00EB7EF8" w:rsidRDefault="00EB7EF8" w:rsidP="00EB7EF8">
      <w:pPr>
        <w:pStyle w:val="Heading2"/>
        <w:rPr>
          <w:ins w:id="1713" w:author="Vladymyr Kozyr" w:date="2021-02-02T20:58:00Z"/>
        </w:rPr>
      </w:pPr>
      <w:bookmarkStart w:id="1714" w:name="_Toc67830765"/>
      <w:ins w:id="1715" w:author="Vladymyr Kozyr" w:date="2021-02-02T20:58:00Z">
        <w:r>
          <w:t>Visualizations Overview</w:t>
        </w:r>
        <w:bookmarkEnd w:id="1714"/>
      </w:ins>
    </w:p>
    <w:p w14:paraId="3DE943F4" w14:textId="6142E14C" w:rsidR="00EB7EF8" w:rsidRDefault="00A50449" w:rsidP="00EB7EF8">
      <w:pPr>
        <w:pStyle w:val="Heading3"/>
        <w:rPr>
          <w:ins w:id="1716" w:author="Vladymyr Kozyr" w:date="2021-02-02T20:59:00Z"/>
        </w:rPr>
      </w:pPr>
      <w:bookmarkStart w:id="1717" w:name="_Toc67830766"/>
      <w:ins w:id="1718" w:author="Vladymyr Kozyr" w:date="2021-02-15T14:21:00Z">
        <w:r>
          <w:t>Task</w:t>
        </w:r>
      </w:ins>
      <w:ins w:id="1719" w:author="Vladymyr Kozyr" w:date="2021-02-02T20:59:00Z">
        <w:r w:rsidR="00EB7EF8" w:rsidRPr="00C10319">
          <w:t xml:space="preserve"> 1</w:t>
        </w:r>
        <w:bookmarkEnd w:id="1717"/>
      </w:ins>
    </w:p>
    <w:p w14:paraId="580FED0C" w14:textId="12DE8C6B" w:rsidR="00EB7EF8" w:rsidRPr="00EB7EF8" w:rsidRDefault="00EB7EF8">
      <w:pPr>
        <w:pStyle w:val="1Para"/>
        <w:ind w:firstLine="0"/>
        <w:pPrChange w:id="1720" w:author="Vladymyr Kozyr" w:date="2021-02-15T13:43:00Z">
          <w:pPr>
            <w:pStyle w:val="1Para"/>
          </w:pPr>
        </w:pPrChange>
      </w:pPr>
      <w:ins w:id="1721" w:author="Vladymyr Kozyr" w:date="2021-02-02T20:59:00Z">
        <w:r>
          <w:t>If the date range selected i</w:t>
        </w:r>
      </w:ins>
      <w:ins w:id="1722"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1723" w:author="Vladymyr Kozyr" w:date="2021-02-02T21:05:00Z"/>
          <w:lang w:val="en-US"/>
        </w:rPr>
      </w:pPr>
      <w:ins w:id="1724"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0"/>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1725" w:author="Vladymyr Kozyr" w:date="2021-02-02T21:02:00Z"/>
          <w:lang w:val="en-US"/>
        </w:rPr>
        <w:pPrChange w:id="1726" w:author="Vladymyr Kozyr" w:date="2021-02-02T21:05:00Z">
          <w:pPr>
            <w:pStyle w:val="1Para"/>
            <w:ind w:left="720" w:firstLine="0"/>
          </w:pPr>
        </w:pPrChange>
      </w:pPr>
      <w:ins w:id="1727" w:author="Vladymyr Kozyr" w:date="2021-02-02T21:05:00Z">
        <w:r>
          <w:rPr>
            <w:lang w:val="en-US"/>
          </w:rPr>
          <w:lastRenderedPageBreak/>
          <w:t>(sample screenshot)</w:t>
        </w:r>
      </w:ins>
    </w:p>
    <w:p w14:paraId="47728F67" w14:textId="5FF577BB" w:rsidR="00F116CA" w:rsidRDefault="00F116CA">
      <w:pPr>
        <w:pStyle w:val="1Para"/>
        <w:ind w:firstLine="0"/>
        <w:rPr>
          <w:ins w:id="1728" w:author="Vladymyr Kozyr" w:date="2021-02-07T22:28:00Z"/>
          <w:lang w:val="en-US"/>
        </w:rPr>
        <w:pPrChange w:id="1729" w:author="Vladymyr Kozyr" w:date="2021-02-15T13:43:00Z">
          <w:pPr>
            <w:pStyle w:val="1Para"/>
            <w:ind w:left="720" w:firstLine="0"/>
          </w:pPr>
        </w:pPrChange>
      </w:pPr>
      <w:ins w:id="1730" w:author="Vladymyr Kozyr" w:date="2021-02-02T21:02:00Z">
        <w:r>
          <w:rPr>
            <w:lang w:val="en-US"/>
          </w:rPr>
          <w:t>This visualization will he</w:t>
        </w:r>
      </w:ins>
      <w:ins w:id="1731" w:author="Vladymyr Kozyr" w:date="2021-02-02T21:03:00Z">
        <w:r>
          <w:rPr>
            <w:lang w:val="en-US"/>
          </w:rPr>
          <w:t xml:space="preserve">lp user to figure out relationships between fish quantities and </w:t>
        </w:r>
      </w:ins>
      <w:ins w:id="1732" w:author="Vladymyr Kozyr" w:date="2021-02-02T21:04:00Z">
        <w:r>
          <w:rPr>
            <w:lang w:val="en-US"/>
          </w:rPr>
          <w:t>prices for the particular provinces and / or fish type.</w:t>
        </w:r>
      </w:ins>
    </w:p>
    <w:p w14:paraId="09059150" w14:textId="7BF3E6B2" w:rsidR="00FF39D4" w:rsidDel="00FF39D4" w:rsidRDefault="00FF39D4">
      <w:pPr>
        <w:pStyle w:val="1Para"/>
        <w:ind w:firstLine="0"/>
        <w:rPr>
          <w:del w:id="1733" w:author="Vladymyr Kozyr" w:date="2021-02-07T22:29:00Z"/>
          <w:moveTo w:id="1734" w:author="Vladymyr Kozyr" w:date="2021-02-07T22:28:00Z"/>
          <w:lang w:val="en-US"/>
        </w:rPr>
        <w:pPrChange w:id="1735" w:author="Vladymyr Kozyr" w:date="2021-02-15T13:43:00Z">
          <w:pPr>
            <w:pStyle w:val="1Para"/>
          </w:pPr>
        </w:pPrChange>
      </w:pPr>
      <w:moveToRangeStart w:id="1736" w:author="Vladymyr Kozyr" w:date="2021-02-07T22:28:00Z" w:name="move63629355"/>
      <w:moveTo w:id="1737" w:author="Vladymyr Kozyr" w:date="2021-02-07T22:28:00Z">
        <w:r>
          <w:rPr>
            <w:lang w:val="en-US"/>
          </w:rPr>
          <w:t xml:space="preserve">This visualization </w:t>
        </w:r>
        <w:del w:id="1738" w:author="Vladymyr Kozyr" w:date="2021-02-07T22:29:00Z">
          <w:r w:rsidDel="00FF39D4">
            <w:rPr>
              <w:lang w:val="en-US"/>
            </w:rPr>
            <w:delText>will be</w:delText>
          </w:r>
        </w:del>
      </w:moveTo>
      <w:ins w:id="1739" w:author="Vladymyr Kozyr" w:date="2021-02-07T22:29:00Z">
        <w:r>
          <w:rPr>
            <w:lang w:val="en-US"/>
          </w:rPr>
          <w:t>is</w:t>
        </w:r>
      </w:ins>
      <w:moveTo w:id="1740" w:author="Vladymyr Kozyr" w:date="2021-02-07T22:28:00Z">
        <w:r>
          <w:rPr>
            <w:lang w:val="en-US"/>
          </w:rPr>
          <w:t xml:space="preserve"> a </w:t>
        </w:r>
        <w:commentRangeStart w:id="1741"/>
        <w:r>
          <w:rPr>
            <w:lang w:val="en-US"/>
          </w:rPr>
          <w:t xml:space="preserve">multiline chart with </w:t>
        </w:r>
        <w:commentRangeEnd w:id="1741"/>
        <w:r>
          <w:rPr>
            <w:rStyle w:val="CommentReference"/>
            <w:lang w:val="en-US"/>
          </w:rPr>
          <w:commentReference w:id="1741"/>
        </w:r>
        <w:r>
          <w:rPr>
            <w:lang w:val="en-US"/>
          </w:rPr>
          <w:t>time (years) as horizontal axis and price and quantity on vertical axis. For each province there will be color coding defined so correlation between these two values will be easily visible. Dropdown with selected fish type will be filtering summary values.</w:t>
        </w:r>
      </w:moveTo>
    </w:p>
    <w:moveToRangeEnd w:id="1736"/>
    <w:p w14:paraId="24C086F1" w14:textId="77777777" w:rsidR="00FF39D4" w:rsidRDefault="00FF39D4">
      <w:pPr>
        <w:pStyle w:val="1Para"/>
        <w:ind w:firstLine="0"/>
        <w:rPr>
          <w:ins w:id="1742" w:author="Vladymyr Kozyr" w:date="2021-02-02T21:04:00Z"/>
          <w:lang w:val="en-US"/>
        </w:rPr>
        <w:pPrChange w:id="1743" w:author="Vladymyr Kozyr" w:date="2021-02-15T13:43:00Z">
          <w:pPr>
            <w:pStyle w:val="1Para"/>
            <w:ind w:left="720" w:firstLine="0"/>
          </w:pPr>
        </w:pPrChange>
      </w:pPr>
    </w:p>
    <w:p w14:paraId="00626A5F" w14:textId="0B7662DF" w:rsidR="00F116CA" w:rsidRDefault="00A50449" w:rsidP="00F116CA">
      <w:pPr>
        <w:pStyle w:val="Heading3"/>
        <w:rPr>
          <w:ins w:id="1744" w:author="Vladymyr Kozyr" w:date="2021-02-02T21:06:00Z"/>
        </w:rPr>
      </w:pPr>
      <w:bookmarkStart w:id="1745" w:name="_Toc67830767"/>
      <w:ins w:id="1746" w:author="Vladymyr Kozyr" w:date="2021-02-15T14:21:00Z">
        <w:r>
          <w:t>Task</w:t>
        </w:r>
      </w:ins>
      <w:ins w:id="1747" w:author="Vladymyr Kozyr" w:date="2021-02-02T21:05:00Z">
        <w:r w:rsidR="00F116CA">
          <w:t xml:space="preserve"> 2</w:t>
        </w:r>
      </w:ins>
      <w:bookmarkEnd w:id="1745"/>
    </w:p>
    <w:p w14:paraId="48F924B1" w14:textId="7A607C83" w:rsidR="00F116CA" w:rsidRDefault="00F116CA">
      <w:pPr>
        <w:pStyle w:val="1Para"/>
        <w:ind w:firstLine="0"/>
        <w:rPr>
          <w:ins w:id="1748" w:author="Vladymyr Kozyr" w:date="2021-02-02T21:10:00Z"/>
        </w:rPr>
        <w:pPrChange w:id="1749" w:author="Vladymyr Kozyr" w:date="2021-02-15T13:43:00Z">
          <w:pPr>
            <w:pStyle w:val="1Para"/>
          </w:pPr>
        </w:pPrChange>
      </w:pPr>
      <w:ins w:id="1750" w:author="Vladymyr Kozyr" w:date="2021-02-02T21:07:00Z">
        <w:r>
          <w:t>Second chart is a scatter plo</w:t>
        </w:r>
      </w:ins>
      <w:ins w:id="1751" w:author="Vladymyr Kozyr" w:date="2021-02-02T21:08:00Z">
        <w:r>
          <w:t xml:space="preserve">t on which x axes is price and y axes </w:t>
        </w:r>
        <w:proofErr w:type="gramStart"/>
        <w:r>
          <w:t>is</w:t>
        </w:r>
        <w:proofErr w:type="gramEnd"/>
        <w:r>
          <w:t xml:space="preserve"> quantities of particular </w:t>
        </w:r>
      </w:ins>
      <w:ins w:id="1752" w:author="Vladymyr Kozyr" w:date="2021-02-02T21:09:00Z">
        <w:r>
          <w:t>fish types and province</w:t>
        </w:r>
      </w:ins>
      <w:ins w:id="1753" w:author="Vladymyr Kozyr" w:date="2021-02-02T21:10:00Z">
        <w:r>
          <w:t xml:space="preserve"> (picture is below)</w:t>
        </w:r>
      </w:ins>
      <w:ins w:id="1754" w:author="Vladymyr Kozyr" w:date="2021-02-02T21:09:00Z">
        <w:r>
          <w:t>. Bullet points</w:t>
        </w:r>
      </w:ins>
      <w:ins w:id="1755" w:author="Vladymyr Kozyr" w:date="2021-02-02T21:10:00Z">
        <w:r>
          <w:t xml:space="preserve"> and labels</w:t>
        </w:r>
      </w:ins>
      <w:ins w:id="1756" w:author="Vladymyr Kozyr" w:date="2021-02-02T21:09:00Z">
        <w:r>
          <w:t xml:space="preserve"> represent</w:t>
        </w:r>
      </w:ins>
      <w:ins w:id="1757" w:author="Vladymyr Kozyr" w:date="2021-02-02T21:10:00Z">
        <w:r>
          <w:t xml:space="preserve"> years. </w:t>
        </w:r>
      </w:ins>
    </w:p>
    <w:p w14:paraId="16816887" w14:textId="1E086FD3" w:rsidR="00F116CA" w:rsidRPr="00EE0EA4" w:rsidRDefault="00F116CA">
      <w:pPr>
        <w:pStyle w:val="1Para"/>
        <w:ind w:firstLine="0"/>
        <w:rPr>
          <w:ins w:id="1758" w:author="Vladymyr Kozyr" w:date="2021-02-02T21:06:00Z"/>
        </w:rPr>
        <w:pPrChange w:id="1759" w:author="Vladymyr Kozyr" w:date="2021-02-15T13:44:00Z">
          <w:pPr>
            <w:pStyle w:val="Heading3"/>
          </w:pPr>
        </w:pPrChange>
      </w:pPr>
      <w:ins w:id="1760" w:author="Vladymyr Kozyr" w:date="2021-02-02T21:10:00Z">
        <w:r>
          <w:t xml:space="preserve">This visualization helps users to </w:t>
        </w:r>
      </w:ins>
      <w:ins w:id="1761" w:author="Vladymyr Kozyr" w:date="2021-02-02T21:11:00Z">
        <w:r>
          <w:t xml:space="preserve">clearly see correlation between </w:t>
        </w:r>
        <w:r w:rsidR="002F44CD">
          <w:t xml:space="preserve">price and quantities </w:t>
        </w:r>
      </w:ins>
      <w:ins w:id="1762" w:author="Vladymyr Kozyr" w:date="2021-02-02T21:12:00Z">
        <w:r w:rsidR="002F44CD" w:rsidRPr="002F44CD">
          <w:t>throughout</w:t>
        </w:r>
        <w:r w:rsidR="002F44CD">
          <w:t xml:space="preserve"> the selected years.</w:t>
        </w:r>
      </w:ins>
      <w:ins w:id="1763" w:author="Vladymyr Kozyr" w:date="2021-02-02T21:11:00Z">
        <w:r w:rsidR="002F44CD">
          <w:t xml:space="preserve"> </w:t>
        </w:r>
      </w:ins>
    </w:p>
    <w:p w14:paraId="138EF84E" w14:textId="14C4B329" w:rsidR="00F116CA" w:rsidRDefault="00F116CA" w:rsidP="00F116CA">
      <w:pPr>
        <w:pStyle w:val="1Para"/>
        <w:rPr>
          <w:ins w:id="1764" w:author="Vladymyr Kozyr" w:date="2021-02-02T21:13:00Z"/>
        </w:rPr>
      </w:pPr>
      <w:ins w:id="1765" w:author="Vladymyr Kozyr" w:date="2021-02-02T21:06:00Z">
        <w:r>
          <w:rPr>
            <w:noProof/>
          </w:rPr>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1"/>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2ECFAA51" w14:textId="157727B8" w:rsidR="002F44CD" w:rsidRPr="00F116CA" w:rsidDel="00A50449" w:rsidRDefault="002F44CD">
      <w:pPr>
        <w:pStyle w:val="1Para"/>
        <w:rPr>
          <w:del w:id="1766" w:author="Vladymyr Kozyr" w:date="2021-02-15T14:22:00Z"/>
        </w:rPr>
        <w:pPrChange w:id="1767" w:author="Vladymyr Kozyr" w:date="2021-02-15T14:22:00Z">
          <w:pPr>
            <w:pStyle w:val="1Para"/>
            <w:ind w:left="720" w:firstLine="0"/>
          </w:pPr>
        </w:pPrChange>
      </w:pPr>
      <w:bookmarkStart w:id="1768" w:name="_Toc64291583"/>
      <w:bookmarkStart w:id="1769" w:name="_Toc64291902"/>
      <w:bookmarkStart w:id="1770" w:name="_Toc64293378"/>
      <w:bookmarkStart w:id="1771" w:name="_Toc65527241"/>
      <w:bookmarkStart w:id="1772" w:name="_Toc66300662"/>
      <w:bookmarkStart w:id="1773" w:name="_Toc66300738"/>
      <w:bookmarkStart w:id="1774" w:name="_Toc67830629"/>
      <w:bookmarkStart w:id="1775" w:name="_Toc67830768"/>
      <w:bookmarkEnd w:id="1768"/>
      <w:bookmarkEnd w:id="1769"/>
      <w:bookmarkEnd w:id="1770"/>
      <w:bookmarkEnd w:id="1771"/>
      <w:bookmarkEnd w:id="1772"/>
      <w:bookmarkEnd w:id="1773"/>
      <w:bookmarkEnd w:id="1774"/>
      <w:bookmarkEnd w:id="1775"/>
    </w:p>
    <w:p w14:paraId="168C8D9B" w14:textId="0B6DEA2D" w:rsidR="002F44CD" w:rsidRDefault="00A50449" w:rsidP="002F44CD">
      <w:pPr>
        <w:pStyle w:val="Heading3"/>
        <w:rPr>
          <w:ins w:id="1776" w:author="Vladymyr Kozyr" w:date="2021-02-02T21:21:00Z"/>
        </w:rPr>
      </w:pPr>
      <w:bookmarkStart w:id="1777" w:name="_Toc67830769"/>
      <w:ins w:id="1778" w:author="Vladymyr Kozyr" w:date="2021-02-15T14:21:00Z">
        <w:r>
          <w:t>Task</w:t>
        </w:r>
      </w:ins>
      <w:ins w:id="1779" w:author="Vladymyr Kozyr" w:date="2021-02-02T21:21:00Z">
        <w:r w:rsidR="002F44CD">
          <w:t xml:space="preserve"> </w:t>
        </w:r>
      </w:ins>
      <w:ins w:id="1780" w:author="Vladymyr Kozyr" w:date="2021-02-15T14:22:00Z">
        <w:r>
          <w:t>3</w:t>
        </w:r>
      </w:ins>
      <w:bookmarkEnd w:id="1777"/>
    </w:p>
    <w:p w14:paraId="3A0AFA24" w14:textId="667DB861" w:rsidR="002F44CD" w:rsidRDefault="00401C22">
      <w:pPr>
        <w:pStyle w:val="1Para"/>
        <w:ind w:firstLine="0"/>
        <w:rPr>
          <w:ins w:id="1781" w:author="Vladymyr Kozyr" w:date="2021-02-15T14:20:00Z"/>
        </w:rPr>
      </w:pPr>
      <w:ins w:id="1782" w:author="Vladymyr Kozyr" w:date="2021-02-02T21:22:00Z">
        <w:r>
          <w:t xml:space="preserve">If the user selection is only one year, then pie charts for fishing quantities and </w:t>
        </w:r>
      </w:ins>
      <w:ins w:id="1783" w:author="Vladymyr Kozyr" w:date="2021-02-02T21:23:00Z">
        <w:r>
          <w:t>prices for province will be created.</w:t>
        </w:r>
      </w:ins>
    </w:p>
    <w:p w14:paraId="0017457F" w14:textId="17D1CDF7" w:rsidR="00A50449" w:rsidRDefault="00A50449">
      <w:pPr>
        <w:pStyle w:val="1Para"/>
        <w:ind w:firstLine="0"/>
        <w:rPr>
          <w:ins w:id="1784" w:author="Vladymyr Kozyr" w:date="2021-02-02T21:23:00Z"/>
        </w:rPr>
        <w:pPrChange w:id="1785" w:author="Vladymyr Kozyr" w:date="2021-02-15T13:44:00Z">
          <w:pPr>
            <w:pStyle w:val="1Para"/>
          </w:pPr>
        </w:pPrChange>
      </w:pPr>
      <w:ins w:id="1786" w:author="Vladymyr Kozyr" w:date="2021-02-15T14:20:00Z">
        <w:r>
          <w:lastRenderedPageBreak/>
          <w:t xml:space="preserve">There is also grouping for fish types which have a small percentage of catch or value </w:t>
        </w:r>
        <w:proofErr w:type="spellStart"/>
        <w:r>
          <w:t>compariong</w:t>
        </w:r>
        <w:proofErr w:type="spellEnd"/>
        <w:r>
          <w:t xml:space="preserve"> to the others which is an improvement (for more than 20 legends pie charts usually look overcrowded and not readable.</w:t>
        </w:r>
      </w:ins>
    </w:p>
    <w:p w14:paraId="47A101D4" w14:textId="090D8396" w:rsidR="00401C22" w:rsidRPr="00EE0EA4" w:rsidRDefault="00401C22">
      <w:pPr>
        <w:pStyle w:val="1Para"/>
        <w:ind w:firstLine="0"/>
        <w:rPr>
          <w:ins w:id="1787" w:author="Vladymyr Kozyr" w:date="2021-02-02T21:21:00Z"/>
        </w:rPr>
        <w:pPrChange w:id="1788" w:author="Vladymyr Kozyr" w:date="2021-02-15T13:44:00Z">
          <w:pPr>
            <w:pStyle w:val="Heading3"/>
          </w:pPr>
        </w:pPrChange>
      </w:pPr>
      <w:ins w:id="1789" w:author="Vladymyr Kozyr" w:date="2021-02-02T21:23:00Z">
        <w:r>
          <w:t xml:space="preserve">The main </w:t>
        </w:r>
      </w:ins>
      <w:ins w:id="1790" w:author="Vladymyr Kozyr" w:date="2021-02-02T21:24:00Z">
        <w:r>
          <w:t xml:space="preserve">feature of the chart is that </w:t>
        </w:r>
      </w:ins>
      <w:ins w:id="1791" w:author="Vladymyr Kozyr" w:date="2021-02-02T21:25:00Z">
        <w:r>
          <w:t>i</w:t>
        </w:r>
      </w:ins>
      <w:ins w:id="1792" w:author="Vladymyr Kozyr" w:date="2021-02-02T21:28:00Z">
        <w:r>
          <w:t>t</w:t>
        </w:r>
      </w:ins>
      <w:ins w:id="1793" w:author="Vladymyr Kozyr" w:date="2021-02-02T21:25:00Z">
        <w:r>
          <w:t xml:space="preserve"> catches of some fish types are smaller that particular threshold, it will be grouped into “Other” </w:t>
        </w:r>
      </w:ins>
      <w:ins w:id="1794" w:author="Vladymyr Kozyr" w:date="2021-02-02T21:26:00Z">
        <w:r>
          <w:t xml:space="preserve">category. This solves a </w:t>
        </w:r>
      </w:ins>
      <w:proofErr w:type="spellStart"/>
      <w:proofErr w:type="gramStart"/>
      <w:ins w:id="1795" w:author="Vladymyr Kozyr" w:date="2021-02-02T21:27:00Z">
        <w:r>
          <w:t>well known</w:t>
        </w:r>
        <w:proofErr w:type="spellEnd"/>
        <w:proofErr w:type="gramEnd"/>
        <w:r>
          <w:t xml:space="preserve"> </w:t>
        </w:r>
      </w:ins>
      <w:ins w:id="1796" w:author="Vladymyr Kozyr" w:date="2021-02-02T21:26:00Z">
        <w:r>
          <w:t>problem with having too</w:t>
        </w:r>
      </w:ins>
      <w:ins w:id="1797" w:author="Vladymyr Kozyr" w:date="2021-02-02T21:27:00Z">
        <w:r>
          <w:t xml:space="preserve"> many </w:t>
        </w:r>
        <w:proofErr w:type="spellStart"/>
        <w:r>
          <w:t>unnessessary</w:t>
        </w:r>
        <w:proofErr w:type="spellEnd"/>
        <w:r>
          <w:t xml:space="preserve"> labels (legends). But on click </w:t>
        </w:r>
      </w:ins>
      <w:ins w:id="1798" w:author="Vladymyr Kozyr" w:date="2021-02-02T21:28:00Z">
        <w:r>
          <w:t xml:space="preserve">on the “Other” category user can drill down to see more details for </w:t>
        </w:r>
      </w:ins>
      <w:ins w:id="1799" w:author="Vladymyr Kozyr" w:date="2021-02-02T21:29:00Z">
        <w:r>
          <w:t>the fish types which are the “outliers” in the dataset.</w:t>
        </w:r>
      </w:ins>
      <w:ins w:id="1800" w:author="Vladymyr Kozyr" w:date="2021-02-15T14:20:00Z">
        <w:r w:rsidR="00A50449">
          <w:t xml:space="preserve"> </w:t>
        </w:r>
      </w:ins>
    </w:p>
    <w:p w14:paraId="3CC751CE" w14:textId="7C1A7B7F" w:rsidR="002F44CD" w:rsidRPr="00EE0EA4" w:rsidRDefault="002F44CD">
      <w:pPr>
        <w:pStyle w:val="1Para"/>
        <w:rPr>
          <w:ins w:id="1801" w:author="Vladymyr Kozyr" w:date="2021-02-02T21:21:00Z"/>
        </w:rPr>
        <w:pPrChange w:id="1802" w:author="Vladymyr Kozyr" w:date="2021-02-02T21:21:00Z">
          <w:pPr>
            <w:pStyle w:val="Heading3"/>
          </w:pPr>
        </w:pPrChange>
      </w:pPr>
      <w:ins w:id="1803"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2"/>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173B70A6" w14:textId="77777777" w:rsidR="00A50449" w:rsidRDefault="00A50449" w:rsidP="00A50449">
      <w:pPr>
        <w:pStyle w:val="Heading3"/>
        <w:rPr>
          <w:ins w:id="1804" w:author="Vladymyr Kozyr" w:date="2021-02-15T14:22:00Z"/>
        </w:rPr>
      </w:pPr>
      <w:bookmarkStart w:id="1805" w:name="_Toc67830770"/>
      <w:ins w:id="1806" w:author="Vladymyr Kozyr" w:date="2021-02-15T14:22:00Z">
        <w:r>
          <w:t>Task 4</w:t>
        </w:r>
        <w:bookmarkEnd w:id="1805"/>
      </w:ins>
    </w:p>
    <w:p w14:paraId="5E5D49A0" w14:textId="77777777" w:rsidR="00A50449" w:rsidRDefault="00A50449" w:rsidP="00A50449">
      <w:pPr>
        <w:pStyle w:val="1Para"/>
        <w:ind w:firstLine="0"/>
        <w:rPr>
          <w:ins w:id="1807" w:author="Vladymyr Kozyr" w:date="2021-02-15T14:22:00Z"/>
        </w:rPr>
      </w:pPr>
      <w:ins w:id="1808" w:author="Vladymyr Kozyr" w:date="2021-02-15T14:22:00Z">
        <w:r>
          <w:t>If only two years are selected, bar chart report as in “British Reports” will be created. This kind of data presentation is particularly useful for determining trends for the current and previous year. For fishery management it is important to know if, for ex. New policies and laws or fishing quotas are working into intended direction.</w:t>
        </w:r>
      </w:ins>
    </w:p>
    <w:p w14:paraId="3BDE573E" w14:textId="77777777" w:rsidR="00A50449" w:rsidRPr="00676131" w:rsidRDefault="00A50449" w:rsidP="00A50449">
      <w:pPr>
        <w:pStyle w:val="1Para"/>
        <w:ind w:firstLine="0"/>
        <w:rPr>
          <w:ins w:id="1809" w:author="Vladymyr Kozyr" w:date="2021-02-15T14:22:00Z"/>
          <w:lang w:val="en-US"/>
        </w:rPr>
      </w:pPr>
      <w:ins w:id="1810" w:author="Vladymyr Kozyr" w:date="2021-02-15T14:22:00Z">
        <w:r>
          <w:rPr>
            <w:lang w:val="en-US"/>
          </w:rPr>
          <w:t xml:space="preserve">Chart itself in an improvement of the bar charts, called categorized bar chart. This visualization will show price and fish amounts for the selected two </w:t>
        </w:r>
        <w:proofErr w:type="spellStart"/>
        <w:r>
          <w:rPr>
            <w:lang w:val="en-US"/>
          </w:rPr>
          <w:t>consequtive</w:t>
        </w:r>
        <w:proofErr w:type="spellEnd"/>
        <w:r>
          <w:rPr>
            <w:lang w:val="en-US"/>
          </w:rPr>
          <w:t xml:space="preserve"> years based on province and grouped by fish type.</w:t>
        </w:r>
      </w:ins>
    </w:p>
    <w:p w14:paraId="5BC5B060" w14:textId="77777777" w:rsidR="00A50449" w:rsidRPr="00F116CA" w:rsidRDefault="00A50449" w:rsidP="00A50449">
      <w:pPr>
        <w:pStyle w:val="1Para"/>
        <w:rPr>
          <w:ins w:id="1811" w:author="Vladymyr Kozyr" w:date="2021-02-15T14:22:00Z"/>
        </w:rPr>
      </w:pPr>
      <w:ins w:id="1812" w:author="Vladymyr Kozyr" w:date="2021-02-15T14:22:00Z">
        <w:r>
          <w:rPr>
            <w:noProof/>
          </w:rPr>
          <w:lastRenderedPageBreak/>
          <w:drawing>
            <wp:inline distT="0" distB="0" distL="0" distR="0" wp14:anchorId="4A0C3E52" wp14:editId="52BFBBC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3"/>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pPr>
        <w:pStyle w:val="Heading1NoNumber"/>
        <w:rPr>
          <w:del w:id="1813" w:author="Vladymyr Kozyr" w:date="2021-02-07T21:17:00Z"/>
        </w:rPr>
        <w:pPrChange w:id="1814" w:author="Vladymyr Kozyr" w:date="2021-02-15T13:45:00Z">
          <w:pPr>
            <w:pStyle w:val="1Para"/>
            <w:ind w:left="720" w:firstLine="0"/>
          </w:pPr>
        </w:pPrChange>
      </w:pPr>
      <w:bookmarkStart w:id="1815" w:name="_Toc64291586"/>
      <w:bookmarkStart w:id="1816" w:name="_Toc64291905"/>
      <w:bookmarkStart w:id="1817" w:name="_Toc64293381"/>
      <w:bookmarkStart w:id="1818" w:name="_Toc65527244"/>
      <w:bookmarkStart w:id="1819" w:name="_Toc66300665"/>
      <w:bookmarkStart w:id="1820" w:name="_Toc66300741"/>
      <w:bookmarkStart w:id="1821" w:name="_Toc67830632"/>
      <w:bookmarkStart w:id="1822" w:name="_Toc67830771"/>
      <w:bookmarkEnd w:id="1815"/>
      <w:bookmarkEnd w:id="1816"/>
      <w:bookmarkEnd w:id="1817"/>
      <w:bookmarkEnd w:id="1818"/>
      <w:bookmarkEnd w:id="1819"/>
      <w:bookmarkEnd w:id="1820"/>
      <w:bookmarkEnd w:id="1821"/>
      <w:bookmarkEnd w:id="1822"/>
    </w:p>
    <w:p w14:paraId="07FDD0FF" w14:textId="37A317D4" w:rsidR="00E22473" w:rsidDel="00BC069E" w:rsidRDefault="00E22473">
      <w:pPr>
        <w:pStyle w:val="Heading1NoNumber"/>
        <w:rPr>
          <w:del w:id="1823" w:author="Vladymyr Kozyr" w:date="2021-02-07T21:17:00Z"/>
        </w:rPr>
        <w:pPrChange w:id="1824" w:author="Vladymyr Kozyr" w:date="2021-02-15T13:45:00Z">
          <w:pPr>
            <w:pStyle w:val="1Para"/>
            <w:ind w:left="720" w:firstLine="0"/>
          </w:pPr>
        </w:pPrChange>
      </w:pPr>
      <w:bookmarkStart w:id="1825" w:name="_Toc64291587"/>
      <w:bookmarkStart w:id="1826" w:name="_Toc64291906"/>
      <w:bookmarkStart w:id="1827" w:name="_Toc64293382"/>
      <w:bookmarkStart w:id="1828" w:name="_Toc65527245"/>
      <w:bookmarkStart w:id="1829" w:name="_Toc66300666"/>
      <w:bookmarkStart w:id="1830" w:name="_Toc66300742"/>
      <w:bookmarkStart w:id="1831" w:name="_Toc67830633"/>
      <w:bookmarkStart w:id="1832" w:name="_Toc67830772"/>
      <w:bookmarkEnd w:id="1825"/>
      <w:bookmarkEnd w:id="1826"/>
      <w:bookmarkEnd w:id="1827"/>
      <w:bookmarkEnd w:id="1828"/>
      <w:bookmarkEnd w:id="1829"/>
      <w:bookmarkEnd w:id="1830"/>
      <w:bookmarkEnd w:id="1831"/>
      <w:bookmarkEnd w:id="1832"/>
    </w:p>
    <w:p w14:paraId="06D5F523" w14:textId="0747781B" w:rsidR="00E22473" w:rsidDel="00BC069E" w:rsidRDefault="00E22473">
      <w:pPr>
        <w:pStyle w:val="Heading1NoNumber"/>
        <w:rPr>
          <w:del w:id="1833" w:author="Vladymyr Kozyr" w:date="2021-02-07T21:17:00Z"/>
        </w:rPr>
        <w:pPrChange w:id="1834" w:author="Vladymyr Kozyr" w:date="2021-02-15T13:45:00Z">
          <w:pPr>
            <w:pStyle w:val="1Para"/>
            <w:ind w:left="720" w:firstLine="0"/>
          </w:pPr>
        </w:pPrChange>
      </w:pPr>
      <w:bookmarkStart w:id="1835" w:name="_Toc64291588"/>
      <w:bookmarkStart w:id="1836" w:name="_Toc64291907"/>
      <w:bookmarkStart w:id="1837" w:name="_Toc64293383"/>
      <w:bookmarkStart w:id="1838" w:name="_Toc65527246"/>
      <w:bookmarkStart w:id="1839" w:name="_Toc66300667"/>
      <w:bookmarkStart w:id="1840" w:name="_Toc66300743"/>
      <w:bookmarkStart w:id="1841" w:name="_Toc67830634"/>
      <w:bookmarkStart w:id="1842" w:name="_Toc67830773"/>
      <w:bookmarkEnd w:id="1835"/>
      <w:bookmarkEnd w:id="1836"/>
      <w:bookmarkEnd w:id="1837"/>
      <w:bookmarkEnd w:id="1838"/>
      <w:bookmarkEnd w:id="1839"/>
      <w:bookmarkEnd w:id="1840"/>
      <w:bookmarkEnd w:id="1841"/>
      <w:bookmarkEnd w:id="1842"/>
    </w:p>
    <w:p w14:paraId="5BD7673E" w14:textId="623A7D07" w:rsidR="00E22473" w:rsidRDefault="003A2EB3">
      <w:pPr>
        <w:pStyle w:val="Heading1"/>
        <w:pPrChange w:id="1843" w:author="Vladymyr Kozyr" w:date="2021-02-15T13:45:00Z">
          <w:pPr>
            <w:pStyle w:val="1Para"/>
            <w:ind w:left="720" w:firstLine="0"/>
          </w:pPr>
        </w:pPrChange>
      </w:pPr>
      <w:bookmarkStart w:id="1844" w:name="_Toc67830774"/>
      <w:ins w:id="1845" w:author="Vladymyr Kozyr" w:date="2021-02-15T13:45:00Z">
        <w:r>
          <w:lastRenderedPageBreak/>
          <w:t>Evaluation</w:t>
        </w:r>
      </w:ins>
      <w:bookmarkEnd w:id="1844"/>
    </w:p>
    <w:p w14:paraId="28B9E1A2" w14:textId="508C250D" w:rsidR="00E22473" w:rsidRDefault="00E22473" w:rsidP="00E22473">
      <w:pPr>
        <w:pStyle w:val="Heading1"/>
      </w:pPr>
      <w:bookmarkStart w:id="1846" w:name="_Toc67830775"/>
      <w:r>
        <w:lastRenderedPageBreak/>
        <w:t>Conclusions and Future Work</w:t>
      </w:r>
      <w:bookmarkEnd w:id="1846"/>
    </w:p>
    <w:p w14:paraId="6D0928D7" w14:textId="4A534CE4" w:rsidR="00A711E1" w:rsidDel="00B017E8" w:rsidRDefault="00A711E1" w:rsidP="00B017E8">
      <w:pPr>
        <w:pStyle w:val="1Para"/>
        <w:numPr>
          <w:ilvl w:val="0"/>
          <w:numId w:val="5"/>
        </w:numPr>
        <w:rPr>
          <w:del w:id="1847" w:author="Vladymyr Kozyr" w:date="2021-02-07T21:13:00Z"/>
        </w:rPr>
      </w:pPr>
      <w:r>
        <w:t xml:space="preserve">Bringing different </w:t>
      </w:r>
      <w:proofErr w:type="spellStart"/>
      <w:r>
        <w:t>datasources</w:t>
      </w:r>
      <w:proofErr w:type="spellEnd"/>
    </w:p>
    <w:p w14:paraId="78B9B0A0" w14:textId="225D0CED" w:rsidR="00B017E8" w:rsidRDefault="00B017E8">
      <w:pPr>
        <w:pStyle w:val="1Para"/>
        <w:numPr>
          <w:ilvl w:val="0"/>
          <w:numId w:val="5"/>
        </w:numPr>
        <w:rPr>
          <w:ins w:id="1848" w:author="Vladymyr Kozyr" w:date="2021-02-15T14:54:00Z"/>
        </w:rPr>
        <w:pPrChange w:id="1849" w:author="Vladymyr Kozyr" w:date="2021-02-15T14:54:00Z">
          <w:pPr>
            <w:pStyle w:val="1Para"/>
          </w:pPr>
        </w:pPrChange>
      </w:pPr>
    </w:p>
    <w:p w14:paraId="638B1583" w14:textId="5EADE641" w:rsidR="00BE0E55" w:rsidRPr="00A711E1" w:rsidRDefault="00B017E8">
      <w:pPr>
        <w:pStyle w:val="1Para"/>
        <w:numPr>
          <w:ilvl w:val="0"/>
          <w:numId w:val="5"/>
        </w:numPr>
        <w:rPr>
          <w:ins w:id="1850" w:author="Vladymyr Kozyr" w:date="2021-02-07T21:13:00Z"/>
        </w:rPr>
        <w:pPrChange w:id="1851" w:author="Vladymyr Kozyr" w:date="2021-02-15T14:54:00Z">
          <w:pPr>
            <w:pStyle w:val="1Para"/>
          </w:pPr>
        </w:pPrChange>
      </w:pPr>
      <w:proofErr w:type="spellStart"/>
      <w:ins w:id="1852" w:author="Vladymyr Kozyr" w:date="2021-02-15T14:54:00Z">
        <w:r>
          <w:t>Remambering</w:t>
        </w:r>
        <w:proofErr w:type="spellEnd"/>
        <w:r>
          <w:t xml:space="preserve"> (serialization) and sharing visualizations</w:t>
        </w:r>
      </w:ins>
    </w:p>
    <w:p w14:paraId="08986EB9" w14:textId="55FDDE3D" w:rsidR="00754955" w:rsidDel="00BE0E55" w:rsidRDefault="00754955">
      <w:pPr>
        <w:pStyle w:val="1Para"/>
        <w:rPr>
          <w:del w:id="1853" w:author="Vladymyr Kozyr" w:date="2021-02-07T21:13:00Z"/>
          <w:rFonts w:eastAsiaTheme="majorEastAsia" w:cstheme="majorBidi"/>
          <w:b/>
          <w:color w:val="000000" w:themeColor="text1"/>
          <w:sz w:val="34"/>
          <w:szCs w:val="32"/>
        </w:rPr>
        <w:pPrChange w:id="1854" w:author="Vladymyr Kozyr" w:date="2021-02-07T21:13:00Z">
          <w:pPr>
            <w:spacing w:after="160" w:line="259" w:lineRule="auto"/>
          </w:pPr>
        </w:pPrChange>
      </w:pPr>
      <w:del w:id="1855" w:author="Vladymyr Kozyr" w:date="2021-02-07T21:13:00Z">
        <w:r w:rsidDel="00BE0E55">
          <w:br w:type="page"/>
        </w:r>
      </w:del>
    </w:p>
    <w:customXmlDelRangeStart w:id="1856" w:author="Vladymyr Kozyr" w:date="2021-02-07T21:13:00Z"/>
    <w:sdt>
      <w:sdtPr>
        <w:rPr>
          <w:b/>
          <w:lang w:val="en-US"/>
        </w:rPr>
        <w:id w:val="-164860752"/>
        <w:docPartObj>
          <w:docPartGallery w:val="Bibliographies"/>
          <w:docPartUnique/>
        </w:docPartObj>
      </w:sdtPr>
      <w:sdtEndPr>
        <w:rPr>
          <w:b w:val="0"/>
        </w:rPr>
      </w:sdtEndPr>
      <w:sdtContent>
        <w:customXmlDelRangeEnd w:id="1856"/>
        <w:p w14:paraId="4BD9892A" w14:textId="49A3DDE9" w:rsidR="00BB720B" w:rsidDel="00BE0E55" w:rsidRDefault="00BB720B">
          <w:pPr>
            <w:pStyle w:val="1Para"/>
            <w:rPr>
              <w:del w:id="1857" w:author="Vladymyr Kozyr" w:date="2021-02-07T21:12:00Z"/>
            </w:rPr>
            <w:pPrChange w:id="1858" w:author="Vladymyr Kozyr" w:date="2021-02-07T21:13:00Z">
              <w:pPr>
                <w:pStyle w:val="Heading1"/>
              </w:pPr>
            </w:pPrChange>
          </w:pPr>
          <w:del w:id="1859" w:author="Vladymyr Kozyr" w:date="2021-02-07T21:12:00Z">
            <w:r w:rsidDel="00BE0E55">
              <w:delText>References</w:delText>
            </w:r>
          </w:del>
        </w:p>
        <w:customXmlDelRangeStart w:id="1860" w:author="Vladymyr Kozyr" w:date="2021-02-07T21:13:00Z"/>
        <w:sdt>
          <w:sdtPr>
            <w:rPr>
              <w:rFonts w:eastAsiaTheme="minorHAnsi" w:cstheme="minorBidi"/>
              <w:b w:val="0"/>
              <w:color w:val="auto"/>
              <w:sz w:val="22"/>
              <w:szCs w:val="22"/>
              <w:lang w:val="en-US"/>
            </w:rPr>
            <w:id w:val="-573587230"/>
            <w:bibliography/>
          </w:sdtPr>
          <w:sdtContent>
            <w:customXmlDelRangeEnd w:id="1860"/>
            <w:customXmlInsRangeStart w:id="1861" w:author="Vladymyr Kozyr" w:date="2021-02-07T20:10:00Z"/>
            <w:bookmarkStart w:id="1862" w:name="_Toc67830776" w:displacedByCustomXml="next"/>
            <w:sdt>
              <w:sdtPr>
                <w:rPr>
                  <w:rFonts w:eastAsiaTheme="minorHAnsi" w:cstheme="minorBidi"/>
                  <w:b w:val="0"/>
                  <w:color w:val="auto"/>
                  <w:sz w:val="22"/>
                  <w:szCs w:val="22"/>
                  <w:lang w:val="en-US"/>
                </w:rPr>
                <w:id w:val="1410190430"/>
                <w:docPartObj>
                  <w:docPartGallery w:val="Bibliographies"/>
                  <w:docPartUnique/>
                </w:docPartObj>
              </w:sdtPr>
              <w:sdtContent>
                <w:customXmlInsRangeEnd w:id="1861"/>
                <w:p w14:paraId="5C38F196" w14:textId="104D8212" w:rsidR="00B4555E" w:rsidRDefault="00BE0E55">
                  <w:pPr>
                    <w:pStyle w:val="Heading1Preliminary"/>
                    <w:rPr>
                      <w:ins w:id="1863" w:author="Vladymyr Kozyr" w:date="2021-02-07T20:10:00Z"/>
                    </w:rPr>
                    <w:pPrChange w:id="1864" w:author="Vladymyr Kozyr" w:date="2021-02-07T21:14:00Z">
                      <w:pPr>
                        <w:pStyle w:val="Heading1"/>
                      </w:pPr>
                    </w:pPrChange>
                  </w:pPr>
                  <w:ins w:id="1865" w:author="Vladymyr Kozyr" w:date="2021-02-07T21:14:00Z">
                    <w:r>
                      <w:t xml:space="preserve">Chapter </w:t>
                    </w:r>
                  </w:ins>
                  <w:ins w:id="1866" w:author="Vladymyr Kozyr" w:date="2021-02-15T13:45:00Z">
                    <w:r w:rsidR="003A2EB3">
                      <w:t>7</w:t>
                    </w:r>
                  </w:ins>
                  <w:ins w:id="1867" w:author="Vladymyr Kozyr" w:date="2021-02-07T21:14:00Z">
                    <w:r>
                      <w:t>.</w:t>
                    </w:r>
                    <w:r>
                      <w:tab/>
                    </w:r>
                  </w:ins>
                  <w:ins w:id="1868" w:author="Vladymyr Kozyr" w:date="2021-02-07T20:10:00Z">
                    <w:r w:rsidR="00B4555E">
                      <w:t>Bibliography</w:t>
                    </w:r>
                    <w:bookmarkEnd w:id="1862"/>
                  </w:ins>
                </w:p>
                <w:customXmlInsRangeStart w:id="1869" w:author="Vladymyr Kozyr" w:date="2021-02-07T20:10:00Z"/>
                <w:sdt>
                  <w:sdtPr>
                    <w:id w:val="111145805"/>
                    <w:bibliography/>
                  </w:sdtPr>
                  <w:sdtContent>
                    <w:customXmlInsRangeEnd w:id="1869"/>
                    <w:p w14:paraId="1C230C2A" w14:textId="77777777" w:rsidR="00A274E7" w:rsidRDefault="00B4555E">
                      <w:pPr>
                        <w:rPr>
                          <w:rFonts w:asciiTheme="minorHAnsi" w:hAnsiTheme="minorHAnsi"/>
                          <w:noProof/>
                        </w:rPr>
                      </w:pPr>
                      <w:ins w:id="1870"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A274E7" w14:paraId="21FEDBC0" w14:textId="77777777">
                        <w:trPr>
                          <w:divId w:val="1483228057"/>
                          <w:tblCellSpacing w:w="15" w:type="dxa"/>
                          <w:ins w:id="1871" w:author="Vladymyr Kozyr" w:date="2021-04-18T12:10:00Z"/>
                        </w:trPr>
                        <w:tc>
                          <w:tcPr>
                            <w:tcW w:w="50" w:type="pct"/>
                            <w:hideMark/>
                          </w:tcPr>
                          <w:p w14:paraId="7384F2C3" w14:textId="65EBA4ED" w:rsidR="00A274E7" w:rsidRDefault="00A274E7">
                            <w:pPr>
                              <w:pStyle w:val="Bibliography"/>
                              <w:rPr>
                                <w:ins w:id="1872" w:author="Vladymyr Kozyr" w:date="2021-04-18T12:10:00Z"/>
                                <w:noProof/>
                                <w:sz w:val="24"/>
                                <w:szCs w:val="24"/>
                              </w:rPr>
                            </w:pPr>
                            <w:ins w:id="1873" w:author="Vladymyr Kozyr" w:date="2021-04-18T12:10:00Z">
                              <w:r>
                                <w:rPr>
                                  <w:noProof/>
                                </w:rPr>
                                <w:t xml:space="preserve">[1] </w:t>
                              </w:r>
                            </w:ins>
                          </w:p>
                        </w:tc>
                        <w:tc>
                          <w:tcPr>
                            <w:tcW w:w="0" w:type="auto"/>
                            <w:hideMark/>
                          </w:tcPr>
                          <w:p w14:paraId="4E6208F7" w14:textId="77777777" w:rsidR="00A274E7" w:rsidRDefault="00A274E7">
                            <w:pPr>
                              <w:pStyle w:val="Bibliography"/>
                              <w:rPr>
                                <w:ins w:id="1874" w:author="Vladymyr Kozyr" w:date="2021-04-18T12:10:00Z"/>
                                <w:noProof/>
                              </w:rPr>
                            </w:pPr>
                            <w:ins w:id="1875" w:author="Vladymyr Kozyr" w:date="2021-04-18T12:10:00Z">
                              <w:r>
                                <w:rPr>
                                  <w:noProof/>
                                </w:rPr>
                                <w:t>Scottish Government Riaghaltas na h-Alba, "Scottish Sea Fisheries Statistics," 2019.</w:t>
                              </w:r>
                            </w:ins>
                          </w:p>
                        </w:tc>
                      </w:tr>
                      <w:tr w:rsidR="00A274E7" w14:paraId="0A13E379" w14:textId="77777777">
                        <w:trPr>
                          <w:divId w:val="1483228057"/>
                          <w:tblCellSpacing w:w="15" w:type="dxa"/>
                          <w:ins w:id="1876" w:author="Vladymyr Kozyr" w:date="2021-04-18T12:10:00Z"/>
                        </w:trPr>
                        <w:tc>
                          <w:tcPr>
                            <w:tcW w:w="50" w:type="pct"/>
                            <w:hideMark/>
                          </w:tcPr>
                          <w:p w14:paraId="49411D6E" w14:textId="77777777" w:rsidR="00A274E7" w:rsidRDefault="00A274E7">
                            <w:pPr>
                              <w:pStyle w:val="Bibliography"/>
                              <w:rPr>
                                <w:ins w:id="1877" w:author="Vladymyr Kozyr" w:date="2021-04-18T12:10:00Z"/>
                                <w:noProof/>
                              </w:rPr>
                            </w:pPr>
                            <w:ins w:id="1878" w:author="Vladymyr Kozyr" w:date="2021-04-18T12:10:00Z">
                              <w:r>
                                <w:rPr>
                                  <w:noProof/>
                                </w:rPr>
                                <w:t xml:space="preserve">[2] </w:t>
                              </w:r>
                            </w:ins>
                          </w:p>
                        </w:tc>
                        <w:tc>
                          <w:tcPr>
                            <w:tcW w:w="0" w:type="auto"/>
                            <w:hideMark/>
                          </w:tcPr>
                          <w:p w14:paraId="6212E624" w14:textId="77777777" w:rsidR="00A274E7" w:rsidRDefault="00A274E7">
                            <w:pPr>
                              <w:pStyle w:val="Bibliography"/>
                              <w:rPr>
                                <w:ins w:id="1879" w:author="Vladymyr Kozyr" w:date="2021-04-18T12:10:00Z"/>
                                <w:noProof/>
                              </w:rPr>
                            </w:pPr>
                            <w:ins w:id="1880" w:author="Vladymyr Kozyr" w:date="2021-04-18T12:10:00Z">
                              <w:r>
                                <w:rPr>
                                  <w:noProof/>
                                </w:rPr>
                                <w:t xml:space="preserve">Henri Valle, Hazel A. Oxenford, "Parrotfish Size: A Simple yet Useful Alternative Indicator of Fishing Effects on Caribbean Reefs?," 2014. </w:t>
                              </w:r>
                            </w:ins>
                          </w:p>
                        </w:tc>
                      </w:tr>
                      <w:tr w:rsidR="00A274E7" w14:paraId="4B132139" w14:textId="77777777">
                        <w:trPr>
                          <w:divId w:val="1483228057"/>
                          <w:tblCellSpacing w:w="15" w:type="dxa"/>
                          <w:ins w:id="1881" w:author="Vladymyr Kozyr" w:date="2021-04-18T12:10:00Z"/>
                        </w:trPr>
                        <w:tc>
                          <w:tcPr>
                            <w:tcW w:w="50" w:type="pct"/>
                            <w:hideMark/>
                          </w:tcPr>
                          <w:p w14:paraId="380A5E1E" w14:textId="77777777" w:rsidR="00A274E7" w:rsidRDefault="00A274E7">
                            <w:pPr>
                              <w:pStyle w:val="Bibliography"/>
                              <w:rPr>
                                <w:ins w:id="1882" w:author="Vladymyr Kozyr" w:date="2021-04-18T12:10:00Z"/>
                                <w:noProof/>
                              </w:rPr>
                            </w:pPr>
                            <w:ins w:id="1883" w:author="Vladymyr Kozyr" w:date="2021-04-18T12:10:00Z">
                              <w:r>
                                <w:rPr>
                                  <w:noProof/>
                                </w:rPr>
                                <w:t xml:space="preserve">[3] </w:t>
                              </w:r>
                            </w:ins>
                          </w:p>
                        </w:tc>
                        <w:tc>
                          <w:tcPr>
                            <w:tcW w:w="0" w:type="auto"/>
                            <w:hideMark/>
                          </w:tcPr>
                          <w:p w14:paraId="00C9717B" w14:textId="77777777" w:rsidR="00A274E7" w:rsidRDefault="00A274E7">
                            <w:pPr>
                              <w:pStyle w:val="Bibliography"/>
                              <w:rPr>
                                <w:ins w:id="1884" w:author="Vladymyr Kozyr" w:date="2021-04-18T12:10:00Z"/>
                                <w:noProof/>
                              </w:rPr>
                            </w:pPr>
                            <w:ins w:id="1885" w:author="Vladymyr Kozyr" w:date="2021-04-18T12:10:00Z">
                              <w:r>
                                <w:rPr>
                                  <w:noProof/>
                                </w:rPr>
                                <w:t xml:space="preserve">Z. Kemp and G. Meaden, "Visualization for Fisheries Management from a Spatiotemporal Perspective," 2002. </w:t>
                              </w:r>
                            </w:ins>
                          </w:p>
                        </w:tc>
                      </w:tr>
                      <w:tr w:rsidR="00A274E7" w14:paraId="3175B5E7" w14:textId="77777777">
                        <w:trPr>
                          <w:divId w:val="1483228057"/>
                          <w:tblCellSpacing w:w="15" w:type="dxa"/>
                          <w:ins w:id="1886" w:author="Vladymyr Kozyr" w:date="2021-04-18T12:10:00Z"/>
                        </w:trPr>
                        <w:tc>
                          <w:tcPr>
                            <w:tcW w:w="50" w:type="pct"/>
                            <w:hideMark/>
                          </w:tcPr>
                          <w:p w14:paraId="37EE619F" w14:textId="77777777" w:rsidR="00A274E7" w:rsidRDefault="00A274E7">
                            <w:pPr>
                              <w:pStyle w:val="Bibliography"/>
                              <w:rPr>
                                <w:ins w:id="1887" w:author="Vladymyr Kozyr" w:date="2021-04-18T12:10:00Z"/>
                                <w:noProof/>
                              </w:rPr>
                            </w:pPr>
                            <w:ins w:id="1888" w:author="Vladymyr Kozyr" w:date="2021-04-18T12:10:00Z">
                              <w:r>
                                <w:rPr>
                                  <w:noProof/>
                                </w:rPr>
                                <w:t xml:space="preserve">[4] </w:t>
                              </w:r>
                            </w:ins>
                          </w:p>
                        </w:tc>
                        <w:tc>
                          <w:tcPr>
                            <w:tcW w:w="0" w:type="auto"/>
                            <w:hideMark/>
                          </w:tcPr>
                          <w:p w14:paraId="4F23F4DE" w14:textId="77777777" w:rsidR="00A274E7" w:rsidRDefault="00A274E7">
                            <w:pPr>
                              <w:pStyle w:val="Bibliography"/>
                              <w:rPr>
                                <w:ins w:id="1889" w:author="Vladymyr Kozyr" w:date="2021-04-18T12:10:00Z"/>
                                <w:noProof/>
                              </w:rPr>
                            </w:pPr>
                            <w:ins w:id="1890" w:author="Vladymyr Kozyr" w:date="2021-04-18T12:10:00Z">
                              <w:r>
                                <w:rPr>
                                  <w:noProof/>
                                </w:rPr>
                                <w:t xml:space="preserve">Sharon Benjamin, Min-Yang Lee, Geret DePiper, "Visualizing Fishing Data as Rasters," 2018. </w:t>
                              </w:r>
                            </w:ins>
                          </w:p>
                        </w:tc>
                      </w:tr>
                      <w:tr w:rsidR="00A274E7" w14:paraId="4C5E0DFA" w14:textId="77777777">
                        <w:trPr>
                          <w:divId w:val="1483228057"/>
                          <w:tblCellSpacing w:w="15" w:type="dxa"/>
                          <w:ins w:id="1891" w:author="Vladymyr Kozyr" w:date="2021-04-18T12:10:00Z"/>
                        </w:trPr>
                        <w:tc>
                          <w:tcPr>
                            <w:tcW w:w="50" w:type="pct"/>
                            <w:hideMark/>
                          </w:tcPr>
                          <w:p w14:paraId="0BD01CD0" w14:textId="77777777" w:rsidR="00A274E7" w:rsidRDefault="00A274E7">
                            <w:pPr>
                              <w:pStyle w:val="Bibliography"/>
                              <w:rPr>
                                <w:ins w:id="1892" w:author="Vladymyr Kozyr" w:date="2021-04-18T12:10:00Z"/>
                                <w:noProof/>
                              </w:rPr>
                            </w:pPr>
                            <w:ins w:id="1893" w:author="Vladymyr Kozyr" w:date="2021-04-18T12:10:00Z">
                              <w:r>
                                <w:rPr>
                                  <w:noProof/>
                                </w:rPr>
                                <w:t xml:space="preserve">[5] </w:t>
                              </w:r>
                            </w:ins>
                          </w:p>
                        </w:tc>
                        <w:tc>
                          <w:tcPr>
                            <w:tcW w:w="0" w:type="auto"/>
                            <w:hideMark/>
                          </w:tcPr>
                          <w:p w14:paraId="49EE0C63" w14:textId="77777777" w:rsidR="00A274E7" w:rsidRDefault="00A274E7">
                            <w:pPr>
                              <w:pStyle w:val="Bibliography"/>
                              <w:rPr>
                                <w:ins w:id="1894" w:author="Vladymyr Kozyr" w:date="2021-04-18T12:10:00Z"/>
                                <w:noProof/>
                              </w:rPr>
                            </w:pPr>
                            <w:ins w:id="1895" w:author="Vladymyr Kozyr" w:date="2021-04-18T12:10:00Z">
                              <w:r>
                                <w:rPr>
                                  <w:noProof/>
                                </w:rPr>
                                <w:t xml:space="preserve">Hiroshi Ashida, "Spatial and Temporal Differences in the Reproductive Traits of Skipjack Tuna," 2020. </w:t>
                              </w:r>
                            </w:ins>
                          </w:p>
                        </w:tc>
                      </w:tr>
                      <w:tr w:rsidR="00A274E7" w14:paraId="0FAB7C82" w14:textId="77777777">
                        <w:trPr>
                          <w:divId w:val="1483228057"/>
                          <w:tblCellSpacing w:w="15" w:type="dxa"/>
                          <w:ins w:id="1896" w:author="Vladymyr Kozyr" w:date="2021-04-18T12:10:00Z"/>
                        </w:trPr>
                        <w:tc>
                          <w:tcPr>
                            <w:tcW w:w="50" w:type="pct"/>
                            <w:hideMark/>
                          </w:tcPr>
                          <w:p w14:paraId="4F4B0BC2" w14:textId="77777777" w:rsidR="00A274E7" w:rsidRDefault="00A274E7">
                            <w:pPr>
                              <w:pStyle w:val="Bibliography"/>
                              <w:rPr>
                                <w:ins w:id="1897" w:author="Vladymyr Kozyr" w:date="2021-04-18T12:10:00Z"/>
                                <w:noProof/>
                              </w:rPr>
                            </w:pPr>
                            <w:ins w:id="1898" w:author="Vladymyr Kozyr" w:date="2021-04-18T12:10:00Z">
                              <w:r>
                                <w:rPr>
                                  <w:noProof/>
                                </w:rPr>
                                <w:t xml:space="preserve">[6] </w:t>
                              </w:r>
                            </w:ins>
                          </w:p>
                        </w:tc>
                        <w:tc>
                          <w:tcPr>
                            <w:tcW w:w="0" w:type="auto"/>
                            <w:hideMark/>
                          </w:tcPr>
                          <w:p w14:paraId="0D0EE673" w14:textId="77777777" w:rsidR="00A274E7" w:rsidRDefault="00A274E7">
                            <w:pPr>
                              <w:pStyle w:val="Bibliography"/>
                              <w:rPr>
                                <w:ins w:id="1899" w:author="Vladymyr Kozyr" w:date="2021-04-18T12:10:00Z"/>
                                <w:noProof/>
                              </w:rPr>
                            </w:pPr>
                            <w:ins w:id="1900" w:author="Vladymyr Kozyr" w:date="2021-04-18T12:10:00Z">
                              <w:r>
                                <w:rPr>
                                  <w:noProof/>
                                </w:rPr>
                                <w:t xml:space="preserve">Marlene A. Bellman, Scott A. Heppell, Chris Goldfinger, "Evaluation of a US West Coast Groundfish Habitat Conservation Regulation via Analysis of Spatial and Temporal Patterns of Trawl Fishing Effort," 2005. </w:t>
                              </w:r>
                            </w:ins>
                          </w:p>
                        </w:tc>
                      </w:tr>
                      <w:tr w:rsidR="00A274E7" w14:paraId="45F953D8" w14:textId="77777777">
                        <w:trPr>
                          <w:divId w:val="1483228057"/>
                          <w:tblCellSpacing w:w="15" w:type="dxa"/>
                          <w:ins w:id="1901" w:author="Vladymyr Kozyr" w:date="2021-04-18T12:10:00Z"/>
                        </w:trPr>
                        <w:tc>
                          <w:tcPr>
                            <w:tcW w:w="50" w:type="pct"/>
                            <w:hideMark/>
                          </w:tcPr>
                          <w:p w14:paraId="40D43994" w14:textId="77777777" w:rsidR="00A274E7" w:rsidRDefault="00A274E7">
                            <w:pPr>
                              <w:pStyle w:val="Bibliography"/>
                              <w:rPr>
                                <w:ins w:id="1902" w:author="Vladymyr Kozyr" w:date="2021-04-18T12:10:00Z"/>
                                <w:noProof/>
                              </w:rPr>
                            </w:pPr>
                            <w:ins w:id="1903" w:author="Vladymyr Kozyr" w:date="2021-04-18T12:10:00Z">
                              <w:r>
                                <w:rPr>
                                  <w:noProof/>
                                </w:rPr>
                                <w:t xml:space="preserve">[7] </w:t>
                              </w:r>
                            </w:ins>
                          </w:p>
                        </w:tc>
                        <w:tc>
                          <w:tcPr>
                            <w:tcW w:w="0" w:type="auto"/>
                            <w:hideMark/>
                          </w:tcPr>
                          <w:p w14:paraId="28B1BF01" w14:textId="77777777" w:rsidR="00A274E7" w:rsidRDefault="00A274E7">
                            <w:pPr>
                              <w:pStyle w:val="Bibliography"/>
                              <w:rPr>
                                <w:ins w:id="1904" w:author="Vladymyr Kozyr" w:date="2021-04-18T12:10:00Z"/>
                                <w:noProof/>
                              </w:rPr>
                            </w:pPr>
                            <w:ins w:id="1905" w:author="Vladymyr Kozyr" w:date="2021-04-18T12:10:00Z">
                              <w:r>
                                <w:rPr>
                                  <w:noProof/>
                                </w:rPr>
                                <w:t xml:space="preserve">Aaron Elliot, Cheng Hua Hsu, "Time Series Prediction: Predicting Stock Price," 2017. </w:t>
                              </w:r>
                            </w:ins>
                          </w:p>
                        </w:tc>
                      </w:tr>
                      <w:tr w:rsidR="00A274E7" w14:paraId="194C920D" w14:textId="77777777">
                        <w:trPr>
                          <w:divId w:val="1483228057"/>
                          <w:tblCellSpacing w:w="15" w:type="dxa"/>
                          <w:ins w:id="1906" w:author="Vladymyr Kozyr" w:date="2021-04-18T12:10:00Z"/>
                        </w:trPr>
                        <w:tc>
                          <w:tcPr>
                            <w:tcW w:w="50" w:type="pct"/>
                            <w:hideMark/>
                          </w:tcPr>
                          <w:p w14:paraId="09124E14" w14:textId="77777777" w:rsidR="00A274E7" w:rsidRDefault="00A274E7">
                            <w:pPr>
                              <w:pStyle w:val="Bibliography"/>
                              <w:rPr>
                                <w:ins w:id="1907" w:author="Vladymyr Kozyr" w:date="2021-04-18T12:10:00Z"/>
                                <w:noProof/>
                              </w:rPr>
                            </w:pPr>
                            <w:ins w:id="1908" w:author="Vladymyr Kozyr" w:date="2021-04-18T12:10:00Z">
                              <w:r>
                                <w:rPr>
                                  <w:noProof/>
                                </w:rPr>
                                <w:t xml:space="preserve">[8] </w:t>
                              </w:r>
                            </w:ins>
                          </w:p>
                        </w:tc>
                        <w:tc>
                          <w:tcPr>
                            <w:tcW w:w="0" w:type="auto"/>
                            <w:hideMark/>
                          </w:tcPr>
                          <w:p w14:paraId="1E4A091E" w14:textId="77777777" w:rsidR="00A274E7" w:rsidRDefault="00A274E7">
                            <w:pPr>
                              <w:pStyle w:val="Bibliography"/>
                              <w:rPr>
                                <w:ins w:id="1909" w:author="Vladymyr Kozyr" w:date="2021-04-18T12:10:00Z"/>
                                <w:noProof/>
                              </w:rPr>
                            </w:pPr>
                            <w:ins w:id="1910" w:author="Vladymyr Kozyr" w:date="2021-04-18T12:10:00Z">
                              <w:r>
                                <w:rPr>
                                  <w:noProof/>
                                </w:rPr>
                                <w:t xml:space="preserve">Patricia Pinto da Silva, Charles Fulcher, "Using GIS to Visualize Land/Sea Connections: Case Study - NE Herring Fishery," 2007. </w:t>
                              </w:r>
                            </w:ins>
                          </w:p>
                        </w:tc>
                      </w:tr>
                      <w:tr w:rsidR="00A274E7" w14:paraId="0C2E18AA" w14:textId="77777777">
                        <w:trPr>
                          <w:divId w:val="1483228057"/>
                          <w:tblCellSpacing w:w="15" w:type="dxa"/>
                          <w:ins w:id="1911" w:author="Vladymyr Kozyr" w:date="2021-04-18T12:10:00Z"/>
                        </w:trPr>
                        <w:tc>
                          <w:tcPr>
                            <w:tcW w:w="50" w:type="pct"/>
                            <w:hideMark/>
                          </w:tcPr>
                          <w:p w14:paraId="298BC182" w14:textId="77777777" w:rsidR="00A274E7" w:rsidRDefault="00A274E7">
                            <w:pPr>
                              <w:pStyle w:val="Bibliography"/>
                              <w:rPr>
                                <w:ins w:id="1912" w:author="Vladymyr Kozyr" w:date="2021-04-18T12:10:00Z"/>
                                <w:noProof/>
                              </w:rPr>
                            </w:pPr>
                            <w:ins w:id="1913" w:author="Vladymyr Kozyr" w:date="2021-04-18T12:10:00Z">
                              <w:r>
                                <w:rPr>
                                  <w:noProof/>
                                </w:rPr>
                                <w:t xml:space="preserve">[9] </w:t>
                              </w:r>
                            </w:ins>
                          </w:p>
                        </w:tc>
                        <w:tc>
                          <w:tcPr>
                            <w:tcW w:w="0" w:type="auto"/>
                            <w:hideMark/>
                          </w:tcPr>
                          <w:p w14:paraId="718B6852" w14:textId="77777777" w:rsidR="00A274E7" w:rsidRDefault="00A274E7">
                            <w:pPr>
                              <w:pStyle w:val="Bibliography"/>
                              <w:rPr>
                                <w:ins w:id="1914" w:author="Vladymyr Kozyr" w:date="2021-04-18T12:10:00Z"/>
                                <w:noProof/>
                              </w:rPr>
                            </w:pPr>
                            <w:ins w:id="1915" w:author="Vladymyr Kozyr" w:date="2021-04-18T12:10:00Z">
                              <w:r>
                                <w:rPr>
                                  <w:noProof/>
                                </w:rPr>
                                <w:t xml:space="preserve">M. Barrus, "The State of the Salmon," 2017. </w:t>
                              </w:r>
                            </w:ins>
                          </w:p>
                        </w:tc>
                      </w:tr>
                      <w:tr w:rsidR="00A274E7" w14:paraId="7303E79B" w14:textId="77777777">
                        <w:trPr>
                          <w:divId w:val="1483228057"/>
                          <w:tblCellSpacing w:w="15" w:type="dxa"/>
                          <w:ins w:id="1916" w:author="Vladymyr Kozyr" w:date="2021-04-18T12:10:00Z"/>
                        </w:trPr>
                        <w:tc>
                          <w:tcPr>
                            <w:tcW w:w="50" w:type="pct"/>
                            <w:hideMark/>
                          </w:tcPr>
                          <w:p w14:paraId="5F74E36F" w14:textId="77777777" w:rsidR="00A274E7" w:rsidRDefault="00A274E7">
                            <w:pPr>
                              <w:pStyle w:val="Bibliography"/>
                              <w:rPr>
                                <w:ins w:id="1917" w:author="Vladymyr Kozyr" w:date="2021-04-18T12:10:00Z"/>
                                <w:noProof/>
                              </w:rPr>
                            </w:pPr>
                            <w:ins w:id="1918" w:author="Vladymyr Kozyr" w:date="2021-04-18T12:10:00Z">
                              <w:r>
                                <w:rPr>
                                  <w:noProof/>
                                </w:rPr>
                                <w:t xml:space="preserve">[10] </w:t>
                              </w:r>
                            </w:ins>
                          </w:p>
                        </w:tc>
                        <w:tc>
                          <w:tcPr>
                            <w:tcW w:w="0" w:type="auto"/>
                            <w:hideMark/>
                          </w:tcPr>
                          <w:p w14:paraId="22460393" w14:textId="77777777" w:rsidR="00A274E7" w:rsidRDefault="00A274E7">
                            <w:pPr>
                              <w:pStyle w:val="Bibliography"/>
                              <w:rPr>
                                <w:ins w:id="1919" w:author="Vladymyr Kozyr" w:date="2021-04-18T12:10:00Z"/>
                                <w:noProof/>
                              </w:rPr>
                            </w:pPr>
                            <w:ins w:id="1920" w:author="Vladymyr Kozyr" w:date="2021-04-18T12:10:00Z">
                              <w:r>
                                <w:rPr>
                                  <w:noProof/>
                                </w:rPr>
                                <w:t xml:space="preserve">Yixuan Zhang, Kartik Chanana, Cody Dunne, "IDMVis: Temporal Event Sequence Visualization for Type 1 Diabetes Treatment Decision Support," 2018. </w:t>
                              </w:r>
                            </w:ins>
                          </w:p>
                        </w:tc>
                      </w:tr>
                      <w:tr w:rsidR="00A274E7" w14:paraId="561DF7DF" w14:textId="77777777">
                        <w:trPr>
                          <w:divId w:val="1483228057"/>
                          <w:tblCellSpacing w:w="15" w:type="dxa"/>
                          <w:ins w:id="1921" w:author="Vladymyr Kozyr" w:date="2021-04-18T12:10:00Z"/>
                        </w:trPr>
                        <w:tc>
                          <w:tcPr>
                            <w:tcW w:w="50" w:type="pct"/>
                            <w:hideMark/>
                          </w:tcPr>
                          <w:p w14:paraId="77D910E7" w14:textId="77777777" w:rsidR="00A274E7" w:rsidRDefault="00A274E7">
                            <w:pPr>
                              <w:pStyle w:val="Bibliography"/>
                              <w:rPr>
                                <w:ins w:id="1922" w:author="Vladymyr Kozyr" w:date="2021-04-18T12:10:00Z"/>
                                <w:noProof/>
                              </w:rPr>
                            </w:pPr>
                            <w:ins w:id="1923" w:author="Vladymyr Kozyr" w:date="2021-04-18T12:10:00Z">
                              <w:r>
                                <w:rPr>
                                  <w:noProof/>
                                </w:rPr>
                                <w:t xml:space="preserve">[11] </w:t>
                              </w:r>
                            </w:ins>
                          </w:p>
                        </w:tc>
                        <w:tc>
                          <w:tcPr>
                            <w:tcW w:w="0" w:type="auto"/>
                            <w:hideMark/>
                          </w:tcPr>
                          <w:p w14:paraId="5D6A67D3" w14:textId="77777777" w:rsidR="00A274E7" w:rsidRDefault="00A274E7">
                            <w:pPr>
                              <w:pStyle w:val="Bibliography"/>
                              <w:rPr>
                                <w:ins w:id="1924" w:author="Vladymyr Kozyr" w:date="2021-04-18T12:10:00Z"/>
                                <w:noProof/>
                              </w:rPr>
                            </w:pPr>
                            <w:ins w:id="1925" w:author="Vladymyr Kozyr" w:date="2021-04-18T12:10:00Z">
                              <w:r>
                                <w:rPr>
                                  <w:noProof/>
                                </w:rPr>
                                <w:t xml:space="preserve">S. Semikina, "Stress Data Visualization," 2014. </w:t>
                              </w:r>
                            </w:ins>
                          </w:p>
                        </w:tc>
                      </w:tr>
                      <w:tr w:rsidR="00A274E7" w14:paraId="486C5437" w14:textId="77777777">
                        <w:trPr>
                          <w:divId w:val="1483228057"/>
                          <w:tblCellSpacing w:w="15" w:type="dxa"/>
                          <w:ins w:id="1926" w:author="Vladymyr Kozyr" w:date="2021-04-18T12:10:00Z"/>
                        </w:trPr>
                        <w:tc>
                          <w:tcPr>
                            <w:tcW w:w="50" w:type="pct"/>
                            <w:hideMark/>
                          </w:tcPr>
                          <w:p w14:paraId="56BB0745" w14:textId="77777777" w:rsidR="00A274E7" w:rsidRDefault="00A274E7">
                            <w:pPr>
                              <w:pStyle w:val="Bibliography"/>
                              <w:rPr>
                                <w:ins w:id="1927" w:author="Vladymyr Kozyr" w:date="2021-04-18T12:10:00Z"/>
                                <w:noProof/>
                              </w:rPr>
                            </w:pPr>
                            <w:ins w:id="1928" w:author="Vladymyr Kozyr" w:date="2021-04-18T12:10:00Z">
                              <w:r>
                                <w:rPr>
                                  <w:noProof/>
                                </w:rPr>
                                <w:lastRenderedPageBreak/>
                                <w:t xml:space="preserve">[12] </w:t>
                              </w:r>
                            </w:ins>
                          </w:p>
                        </w:tc>
                        <w:tc>
                          <w:tcPr>
                            <w:tcW w:w="0" w:type="auto"/>
                            <w:hideMark/>
                          </w:tcPr>
                          <w:p w14:paraId="6012B310" w14:textId="77777777" w:rsidR="00A274E7" w:rsidRDefault="00A274E7">
                            <w:pPr>
                              <w:pStyle w:val="Bibliography"/>
                              <w:rPr>
                                <w:ins w:id="1929" w:author="Vladymyr Kozyr" w:date="2021-04-18T12:10:00Z"/>
                                <w:noProof/>
                              </w:rPr>
                            </w:pPr>
                            <w:ins w:id="1930" w:author="Vladymyr Kozyr" w:date="2021-04-18T12:10:00Z">
                              <w:r>
                                <w:rPr>
                                  <w:noProof/>
                                </w:rPr>
                                <w:t>Ministry of Natural Resources, "Methods for Monitoring Fish Populations," 2014. [Online]. Available: https://www.ontario.ca/page/methods-monitoring-fish-populations.</w:t>
                              </w:r>
                            </w:ins>
                          </w:p>
                        </w:tc>
                      </w:tr>
                      <w:tr w:rsidR="00A274E7" w14:paraId="3C16C9B7" w14:textId="77777777">
                        <w:trPr>
                          <w:divId w:val="1483228057"/>
                          <w:tblCellSpacing w:w="15" w:type="dxa"/>
                          <w:ins w:id="1931" w:author="Vladymyr Kozyr" w:date="2021-04-18T12:10:00Z"/>
                        </w:trPr>
                        <w:tc>
                          <w:tcPr>
                            <w:tcW w:w="50" w:type="pct"/>
                            <w:hideMark/>
                          </w:tcPr>
                          <w:p w14:paraId="7EE78EEE" w14:textId="77777777" w:rsidR="00A274E7" w:rsidRDefault="00A274E7">
                            <w:pPr>
                              <w:pStyle w:val="Bibliography"/>
                              <w:rPr>
                                <w:ins w:id="1932" w:author="Vladymyr Kozyr" w:date="2021-04-18T12:10:00Z"/>
                                <w:noProof/>
                              </w:rPr>
                            </w:pPr>
                            <w:ins w:id="1933" w:author="Vladymyr Kozyr" w:date="2021-04-18T12:10:00Z">
                              <w:r>
                                <w:rPr>
                                  <w:noProof/>
                                </w:rPr>
                                <w:t xml:space="preserve">[13] </w:t>
                              </w:r>
                            </w:ins>
                          </w:p>
                        </w:tc>
                        <w:tc>
                          <w:tcPr>
                            <w:tcW w:w="0" w:type="auto"/>
                            <w:hideMark/>
                          </w:tcPr>
                          <w:p w14:paraId="14632F35" w14:textId="77777777" w:rsidR="00A274E7" w:rsidRDefault="00A274E7">
                            <w:pPr>
                              <w:pStyle w:val="Bibliography"/>
                              <w:rPr>
                                <w:ins w:id="1934" w:author="Vladymyr Kozyr" w:date="2021-04-18T12:10:00Z"/>
                                <w:noProof/>
                              </w:rPr>
                            </w:pPr>
                            <w:ins w:id="1935" w:author="Vladymyr Kozyr" w:date="2021-04-18T12:10:00Z">
                              <w:r>
                                <w:rPr>
                                  <w:noProof/>
                                </w:rPr>
                                <w:t>Fisheries and Oceans Canada, "Report on the Status of Groundfish Stocks in the Canadian Northwest Atlantic," 1993.</w:t>
                              </w:r>
                            </w:ins>
                          </w:p>
                        </w:tc>
                      </w:tr>
                      <w:tr w:rsidR="00A274E7" w14:paraId="0CD51AEB" w14:textId="77777777">
                        <w:trPr>
                          <w:divId w:val="1483228057"/>
                          <w:tblCellSpacing w:w="15" w:type="dxa"/>
                          <w:ins w:id="1936" w:author="Vladymyr Kozyr" w:date="2021-04-18T12:10:00Z"/>
                        </w:trPr>
                        <w:tc>
                          <w:tcPr>
                            <w:tcW w:w="50" w:type="pct"/>
                            <w:hideMark/>
                          </w:tcPr>
                          <w:p w14:paraId="51453391" w14:textId="77777777" w:rsidR="00A274E7" w:rsidRDefault="00A274E7">
                            <w:pPr>
                              <w:pStyle w:val="Bibliography"/>
                              <w:rPr>
                                <w:ins w:id="1937" w:author="Vladymyr Kozyr" w:date="2021-04-18T12:10:00Z"/>
                                <w:noProof/>
                              </w:rPr>
                            </w:pPr>
                            <w:ins w:id="1938" w:author="Vladymyr Kozyr" w:date="2021-04-18T12:10:00Z">
                              <w:r>
                                <w:rPr>
                                  <w:noProof/>
                                </w:rPr>
                                <w:t xml:space="preserve">[14] </w:t>
                              </w:r>
                            </w:ins>
                          </w:p>
                        </w:tc>
                        <w:tc>
                          <w:tcPr>
                            <w:tcW w:w="0" w:type="auto"/>
                            <w:hideMark/>
                          </w:tcPr>
                          <w:p w14:paraId="66D82375" w14:textId="77777777" w:rsidR="00A274E7" w:rsidRDefault="00A274E7">
                            <w:pPr>
                              <w:pStyle w:val="Bibliography"/>
                              <w:rPr>
                                <w:ins w:id="1939" w:author="Vladymyr Kozyr" w:date="2021-04-18T12:10:00Z"/>
                                <w:noProof/>
                              </w:rPr>
                            </w:pPr>
                            <w:ins w:id="1940" w:author="Vladymyr Kozyr" w:date="2021-04-18T12:10:00Z">
                              <w:r>
                                <w:rPr>
                                  <w:noProof/>
                                </w:rPr>
                                <w:t>Fisheries and Oceans Canada , "Northern Abalone," 2004.</w:t>
                              </w:r>
                            </w:ins>
                          </w:p>
                        </w:tc>
                      </w:tr>
                      <w:tr w:rsidR="00A274E7" w14:paraId="5AEE0E93" w14:textId="77777777">
                        <w:trPr>
                          <w:divId w:val="1483228057"/>
                          <w:tblCellSpacing w:w="15" w:type="dxa"/>
                          <w:ins w:id="1941" w:author="Vladymyr Kozyr" w:date="2021-04-18T12:10:00Z"/>
                        </w:trPr>
                        <w:tc>
                          <w:tcPr>
                            <w:tcW w:w="50" w:type="pct"/>
                            <w:hideMark/>
                          </w:tcPr>
                          <w:p w14:paraId="667673EC" w14:textId="77777777" w:rsidR="00A274E7" w:rsidRDefault="00A274E7">
                            <w:pPr>
                              <w:pStyle w:val="Bibliography"/>
                              <w:rPr>
                                <w:ins w:id="1942" w:author="Vladymyr Kozyr" w:date="2021-04-18T12:10:00Z"/>
                                <w:noProof/>
                              </w:rPr>
                            </w:pPr>
                            <w:ins w:id="1943" w:author="Vladymyr Kozyr" w:date="2021-04-18T12:10:00Z">
                              <w:r>
                                <w:rPr>
                                  <w:noProof/>
                                </w:rPr>
                                <w:t xml:space="preserve">[15] </w:t>
                              </w:r>
                            </w:ins>
                          </w:p>
                        </w:tc>
                        <w:tc>
                          <w:tcPr>
                            <w:tcW w:w="0" w:type="auto"/>
                            <w:hideMark/>
                          </w:tcPr>
                          <w:p w14:paraId="694A1AAB" w14:textId="77777777" w:rsidR="00A274E7" w:rsidRDefault="00A274E7">
                            <w:pPr>
                              <w:pStyle w:val="Bibliography"/>
                              <w:rPr>
                                <w:ins w:id="1944" w:author="Vladymyr Kozyr" w:date="2021-04-18T12:10:00Z"/>
                                <w:noProof/>
                              </w:rPr>
                            </w:pPr>
                            <w:ins w:id="1945" w:author="Vladymyr Kozyr" w:date="2021-04-18T12:10:00Z">
                              <w:r>
                                <w:rPr>
                                  <w:noProof/>
                                </w:rPr>
                                <w:t>Bedford Institute of Oceanography, "Fishery Report," 2008.</w:t>
                              </w:r>
                            </w:ins>
                          </w:p>
                        </w:tc>
                      </w:tr>
                      <w:tr w:rsidR="00A274E7" w14:paraId="74A5C528" w14:textId="77777777">
                        <w:trPr>
                          <w:divId w:val="1483228057"/>
                          <w:tblCellSpacing w:w="15" w:type="dxa"/>
                          <w:ins w:id="1946" w:author="Vladymyr Kozyr" w:date="2021-04-18T12:10:00Z"/>
                        </w:trPr>
                        <w:tc>
                          <w:tcPr>
                            <w:tcW w:w="50" w:type="pct"/>
                            <w:hideMark/>
                          </w:tcPr>
                          <w:p w14:paraId="79B2124A" w14:textId="77777777" w:rsidR="00A274E7" w:rsidRDefault="00A274E7">
                            <w:pPr>
                              <w:pStyle w:val="Bibliography"/>
                              <w:rPr>
                                <w:ins w:id="1947" w:author="Vladymyr Kozyr" w:date="2021-04-18T12:10:00Z"/>
                                <w:noProof/>
                              </w:rPr>
                            </w:pPr>
                            <w:ins w:id="1948" w:author="Vladymyr Kozyr" w:date="2021-04-18T12:10:00Z">
                              <w:r>
                                <w:rPr>
                                  <w:noProof/>
                                </w:rPr>
                                <w:t xml:space="preserve">[16] </w:t>
                              </w:r>
                            </w:ins>
                          </w:p>
                        </w:tc>
                        <w:tc>
                          <w:tcPr>
                            <w:tcW w:w="0" w:type="auto"/>
                            <w:hideMark/>
                          </w:tcPr>
                          <w:p w14:paraId="3F748882" w14:textId="77777777" w:rsidR="00A274E7" w:rsidRDefault="00A274E7">
                            <w:pPr>
                              <w:pStyle w:val="Bibliography"/>
                              <w:rPr>
                                <w:ins w:id="1949" w:author="Vladymyr Kozyr" w:date="2021-04-18T12:10:00Z"/>
                                <w:noProof/>
                              </w:rPr>
                            </w:pPr>
                            <w:ins w:id="1950" w:author="Vladymyr Kozyr" w:date="2021-04-18T12:10:00Z">
                              <w:r>
                                <w:rPr>
                                  <w:noProof/>
                                </w:rPr>
                                <w:t>Federal Register, "List of Fisheries," 2018. [Online]. Available: https://www.federalregister.gov/documents/2018/02/07/2018-02442/list-of-fisheries-for-2018.</w:t>
                              </w:r>
                            </w:ins>
                          </w:p>
                        </w:tc>
                      </w:tr>
                      <w:tr w:rsidR="00A274E7" w14:paraId="1E59CA93" w14:textId="77777777">
                        <w:trPr>
                          <w:divId w:val="1483228057"/>
                          <w:tblCellSpacing w:w="15" w:type="dxa"/>
                          <w:ins w:id="1951" w:author="Vladymyr Kozyr" w:date="2021-04-18T12:10:00Z"/>
                        </w:trPr>
                        <w:tc>
                          <w:tcPr>
                            <w:tcW w:w="50" w:type="pct"/>
                            <w:hideMark/>
                          </w:tcPr>
                          <w:p w14:paraId="168978E2" w14:textId="77777777" w:rsidR="00A274E7" w:rsidRDefault="00A274E7">
                            <w:pPr>
                              <w:pStyle w:val="Bibliography"/>
                              <w:rPr>
                                <w:ins w:id="1952" w:author="Vladymyr Kozyr" w:date="2021-04-18T12:10:00Z"/>
                                <w:noProof/>
                              </w:rPr>
                            </w:pPr>
                            <w:ins w:id="1953" w:author="Vladymyr Kozyr" w:date="2021-04-18T12:10:00Z">
                              <w:r>
                                <w:rPr>
                                  <w:noProof/>
                                </w:rPr>
                                <w:t xml:space="preserve">[17] </w:t>
                              </w:r>
                            </w:ins>
                          </w:p>
                        </w:tc>
                        <w:tc>
                          <w:tcPr>
                            <w:tcW w:w="0" w:type="auto"/>
                            <w:hideMark/>
                          </w:tcPr>
                          <w:p w14:paraId="32EF3890" w14:textId="77777777" w:rsidR="00A274E7" w:rsidRDefault="00A274E7">
                            <w:pPr>
                              <w:pStyle w:val="Bibliography"/>
                              <w:rPr>
                                <w:ins w:id="1954" w:author="Vladymyr Kozyr" w:date="2021-04-18T12:10:00Z"/>
                                <w:noProof/>
                              </w:rPr>
                            </w:pPr>
                            <w:ins w:id="1955" w:author="Vladymyr Kozyr" w:date="2021-04-18T12:10:00Z">
                              <w:r>
                                <w:rPr>
                                  <w:noProof/>
                                </w:rPr>
                                <w:t xml:space="preserve">Polina Levontin, Paul Baranovski, Adrian W Leach, Alexandria Bailey, "On the Role of Visualization in Fisheries Management," 2017. </w:t>
                              </w:r>
                            </w:ins>
                          </w:p>
                        </w:tc>
                      </w:tr>
                      <w:tr w:rsidR="00A274E7" w14:paraId="79780E52" w14:textId="77777777">
                        <w:trPr>
                          <w:divId w:val="1483228057"/>
                          <w:tblCellSpacing w:w="15" w:type="dxa"/>
                          <w:ins w:id="1956" w:author="Vladymyr Kozyr" w:date="2021-04-18T12:10:00Z"/>
                        </w:trPr>
                        <w:tc>
                          <w:tcPr>
                            <w:tcW w:w="50" w:type="pct"/>
                            <w:hideMark/>
                          </w:tcPr>
                          <w:p w14:paraId="75BD3035" w14:textId="77777777" w:rsidR="00A274E7" w:rsidRDefault="00A274E7">
                            <w:pPr>
                              <w:pStyle w:val="Bibliography"/>
                              <w:rPr>
                                <w:ins w:id="1957" w:author="Vladymyr Kozyr" w:date="2021-04-18T12:10:00Z"/>
                                <w:noProof/>
                              </w:rPr>
                            </w:pPr>
                            <w:ins w:id="1958" w:author="Vladymyr Kozyr" w:date="2021-04-18T12:10:00Z">
                              <w:r>
                                <w:rPr>
                                  <w:noProof/>
                                </w:rPr>
                                <w:t xml:space="preserve">[18] </w:t>
                              </w:r>
                            </w:ins>
                          </w:p>
                        </w:tc>
                        <w:tc>
                          <w:tcPr>
                            <w:tcW w:w="0" w:type="auto"/>
                            <w:hideMark/>
                          </w:tcPr>
                          <w:p w14:paraId="75EF540B" w14:textId="77777777" w:rsidR="00A274E7" w:rsidRDefault="00A274E7">
                            <w:pPr>
                              <w:pStyle w:val="Bibliography"/>
                              <w:rPr>
                                <w:ins w:id="1959" w:author="Vladymyr Kozyr" w:date="2021-04-18T12:10:00Z"/>
                                <w:noProof/>
                              </w:rPr>
                            </w:pPr>
                            <w:ins w:id="1960" w:author="Vladymyr Kozyr" w:date="2021-04-18T12:10:00Z">
                              <w:r>
                                <w:rPr>
                                  <w:noProof/>
                                </w:rPr>
                                <w:t xml:space="preserve">Commission on Geosciences, Environment, and Resources, IMPROVING THE COLLECTION, MANAGEMENT, AND USE OF MARINE FISHERIES DATA, 2000. </w:t>
                              </w:r>
                            </w:ins>
                          </w:p>
                        </w:tc>
                      </w:tr>
                    </w:tbl>
                    <w:p w14:paraId="0DCA6863" w14:textId="77777777" w:rsidR="00A274E7" w:rsidRDefault="00A274E7">
                      <w:pPr>
                        <w:divId w:val="1483228057"/>
                        <w:rPr>
                          <w:ins w:id="1961" w:author="Vladymyr Kozyr" w:date="2021-04-18T12:10:00Z"/>
                          <w:rFonts w:eastAsia="Times New Roman"/>
                          <w:noProof/>
                        </w:rPr>
                      </w:pPr>
                    </w:p>
                    <w:p w14:paraId="53DD3700" w14:textId="2913568A" w:rsidR="00F06F34" w:rsidDel="00A274E7" w:rsidRDefault="00F06F34">
                      <w:pPr>
                        <w:rPr>
                          <w:del w:id="1962" w:author="Vladymyr Kozyr" w:date="2021-04-18T12:10:00Z"/>
                          <w:rFonts w:asciiTheme="minorHAnsi" w:hAnsiTheme="minorHAnsi"/>
                          <w:noProof/>
                        </w:rPr>
                      </w:pPr>
                    </w:p>
                    <w:p w14:paraId="297B1F9D" w14:textId="52102744" w:rsidR="00E71A0F" w:rsidDel="00F06F34" w:rsidRDefault="00E71A0F">
                      <w:pPr>
                        <w:rPr>
                          <w:del w:id="1963" w:author="Vladymyr Kozyr" w:date="2021-04-18T12:02:00Z"/>
                          <w:rFonts w:asciiTheme="minorHAnsi" w:hAnsiTheme="minorHAns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E71A0F" w:rsidDel="00F06F34" w14:paraId="1689D3F0" w14:textId="77777777">
                        <w:trPr>
                          <w:divId w:val="221714155"/>
                          <w:tblCellSpacing w:w="15" w:type="dxa"/>
                          <w:del w:id="1964" w:author="Vladymyr Kozyr" w:date="2021-04-18T12:02:00Z"/>
                        </w:trPr>
                        <w:tc>
                          <w:tcPr>
                            <w:tcW w:w="50" w:type="pct"/>
                            <w:hideMark/>
                          </w:tcPr>
                          <w:p w14:paraId="429863CD" w14:textId="279C1269" w:rsidR="00E71A0F" w:rsidDel="00F06F34" w:rsidRDefault="00E71A0F">
                            <w:pPr>
                              <w:pStyle w:val="Bibliography"/>
                              <w:rPr>
                                <w:del w:id="1965" w:author="Vladymyr Kozyr" w:date="2021-04-18T12:02:00Z"/>
                                <w:noProof/>
                                <w:sz w:val="24"/>
                                <w:szCs w:val="24"/>
                              </w:rPr>
                            </w:pPr>
                            <w:del w:id="1966" w:author="Vladymyr Kozyr" w:date="2021-04-18T12:02:00Z">
                              <w:r w:rsidDel="00F06F34">
                                <w:rPr>
                                  <w:noProof/>
                                </w:rPr>
                                <w:delText xml:space="preserve">[1] </w:delText>
                              </w:r>
                            </w:del>
                          </w:p>
                        </w:tc>
                        <w:tc>
                          <w:tcPr>
                            <w:tcW w:w="0" w:type="auto"/>
                            <w:hideMark/>
                          </w:tcPr>
                          <w:p w14:paraId="6B3976A7" w14:textId="77777777" w:rsidR="00E71A0F" w:rsidDel="00F06F34" w:rsidRDefault="00E71A0F">
                            <w:pPr>
                              <w:pStyle w:val="Bibliography"/>
                              <w:rPr>
                                <w:del w:id="1967" w:author="Vladymyr Kozyr" w:date="2021-04-18T12:02:00Z"/>
                                <w:noProof/>
                              </w:rPr>
                            </w:pPr>
                            <w:del w:id="1968" w:author="Vladymyr Kozyr" w:date="2021-04-18T12:02:00Z">
                              <w:r w:rsidDel="00F06F34">
                                <w:rPr>
                                  <w:noProof/>
                                </w:rPr>
                                <w:delText xml:space="preserve">Z. Kemp and G. Meaden, "Visualization for Fisheries Management from a Spatiotemporal Perspective," 2002. </w:delText>
                              </w:r>
                            </w:del>
                          </w:p>
                        </w:tc>
                      </w:tr>
                      <w:tr w:rsidR="00E71A0F" w:rsidDel="00F06F34" w14:paraId="1E618806" w14:textId="77777777">
                        <w:trPr>
                          <w:divId w:val="221714155"/>
                          <w:tblCellSpacing w:w="15" w:type="dxa"/>
                          <w:del w:id="1969" w:author="Vladymyr Kozyr" w:date="2021-04-18T12:02:00Z"/>
                        </w:trPr>
                        <w:tc>
                          <w:tcPr>
                            <w:tcW w:w="50" w:type="pct"/>
                            <w:hideMark/>
                          </w:tcPr>
                          <w:p w14:paraId="40946DFD" w14:textId="77777777" w:rsidR="00E71A0F" w:rsidDel="00F06F34" w:rsidRDefault="00E71A0F">
                            <w:pPr>
                              <w:pStyle w:val="Bibliography"/>
                              <w:rPr>
                                <w:del w:id="1970" w:author="Vladymyr Kozyr" w:date="2021-04-18T12:02:00Z"/>
                                <w:noProof/>
                              </w:rPr>
                            </w:pPr>
                            <w:del w:id="1971" w:author="Vladymyr Kozyr" w:date="2021-04-18T12:02:00Z">
                              <w:r w:rsidDel="00F06F34">
                                <w:rPr>
                                  <w:noProof/>
                                </w:rPr>
                                <w:delText xml:space="preserve">[2] </w:delText>
                              </w:r>
                            </w:del>
                          </w:p>
                        </w:tc>
                        <w:tc>
                          <w:tcPr>
                            <w:tcW w:w="0" w:type="auto"/>
                            <w:hideMark/>
                          </w:tcPr>
                          <w:p w14:paraId="194C478C" w14:textId="77777777" w:rsidR="00E71A0F" w:rsidDel="00F06F34" w:rsidRDefault="00E71A0F">
                            <w:pPr>
                              <w:pStyle w:val="Bibliography"/>
                              <w:rPr>
                                <w:del w:id="1972" w:author="Vladymyr Kozyr" w:date="2021-04-18T12:02:00Z"/>
                                <w:noProof/>
                              </w:rPr>
                            </w:pPr>
                            <w:del w:id="1973" w:author="Vladymyr Kozyr" w:date="2021-04-18T12:02:00Z">
                              <w:r w:rsidDel="00F06F34">
                                <w:rPr>
                                  <w:noProof/>
                                </w:rPr>
                                <w:delText xml:space="preserve">Sharon Benjamin, Min-Yang Lee, Geret DePiper, "Visualizing Fishing Data as Rasters," 2018. </w:delText>
                              </w:r>
                            </w:del>
                          </w:p>
                        </w:tc>
                      </w:tr>
                      <w:tr w:rsidR="00E71A0F" w:rsidDel="00F06F34" w14:paraId="252F3206" w14:textId="77777777">
                        <w:trPr>
                          <w:divId w:val="221714155"/>
                          <w:tblCellSpacing w:w="15" w:type="dxa"/>
                          <w:del w:id="1974" w:author="Vladymyr Kozyr" w:date="2021-04-18T12:02:00Z"/>
                        </w:trPr>
                        <w:tc>
                          <w:tcPr>
                            <w:tcW w:w="50" w:type="pct"/>
                            <w:hideMark/>
                          </w:tcPr>
                          <w:p w14:paraId="1EAC1092" w14:textId="77777777" w:rsidR="00E71A0F" w:rsidDel="00F06F34" w:rsidRDefault="00E71A0F">
                            <w:pPr>
                              <w:pStyle w:val="Bibliography"/>
                              <w:rPr>
                                <w:del w:id="1975" w:author="Vladymyr Kozyr" w:date="2021-04-18T12:02:00Z"/>
                                <w:noProof/>
                              </w:rPr>
                            </w:pPr>
                            <w:del w:id="1976" w:author="Vladymyr Kozyr" w:date="2021-04-18T12:02:00Z">
                              <w:r w:rsidDel="00F06F34">
                                <w:rPr>
                                  <w:noProof/>
                                </w:rPr>
                                <w:delText xml:space="preserve">[3] </w:delText>
                              </w:r>
                            </w:del>
                          </w:p>
                        </w:tc>
                        <w:tc>
                          <w:tcPr>
                            <w:tcW w:w="0" w:type="auto"/>
                            <w:hideMark/>
                          </w:tcPr>
                          <w:p w14:paraId="4A0461F8" w14:textId="77777777" w:rsidR="00E71A0F" w:rsidDel="00F06F34" w:rsidRDefault="00E71A0F">
                            <w:pPr>
                              <w:pStyle w:val="Bibliography"/>
                              <w:rPr>
                                <w:del w:id="1977" w:author="Vladymyr Kozyr" w:date="2021-04-18T12:02:00Z"/>
                                <w:noProof/>
                              </w:rPr>
                            </w:pPr>
                            <w:del w:id="1978" w:author="Vladymyr Kozyr" w:date="2021-04-18T12:02:00Z">
                              <w:r w:rsidDel="00F06F34">
                                <w:rPr>
                                  <w:noProof/>
                                </w:rPr>
                                <w:delText xml:space="preserve">Patricia Pinto da Silva, Charles Fulcher, "Using GIS to Visualize Land/Sea Connections: Case Study - NE Herring Fishery," 2007. </w:delText>
                              </w:r>
                            </w:del>
                          </w:p>
                        </w:tc>
                      </w:tr>
                      <w:tr w:rsidR="00E71A0F" w:rsidDel="00F06F34" w14:paraId="237EDFEB" w14:textId="77777777">
                        <w:trPr>
                          <w:divId w:val="221714155"/>
                          <w:tblCellSpacing w:w="15" w:type="dxa"/>
                          <w:del w:id="1979" w:author="Vladymyr Kozyr" w:date="2021-04-18T12:02:00Z"/>
                        </w:trPr>
                        <w:tc>
                          <w:tcPr>
                            <w:tcW w:w="50" w:type="pct"/>
                            <w:hideMark/>
                          </w:tcPr>
                          <w:p w14:paraId="1E9EDC3C" w14:textId="77777777" w:rsidR="00E71A0F" w:rsidDel="00F06F34" w:rsidRDefault="00E71A0F">
                            <w:pPr>
                              <w:pStyle w:val="Bibliography"/>
                              <w:rPr>
                                <w:del w:id="1980" w:author="Vladymyr Kozyr" w:date="2021-04-18T12:02:00Z"/>
                                <w:noProof/>
                              </w:rPr>
                            </w:pPr>
                            <w:del w:id="1981" w:author="Vladymyr Kozyr" w:date="2021-04-18T12:02:00Z">
                              <w:r w:rsidDel="00F06F34">
                                <w:rPr>
                                  <w:noProof/>
                                </w:rPr>
                                <w:delText xml:space="preserve">[4] </w:delText>
                              </w:r>
                            </w:del>
                          </w:p>
                        </w:tc>
                        <w:tc>
                          <w:tcPr>
                            <w:tcW w:w="0" w:type="auto"/>
                            <w:hideMark/>
                          </w:tcPr>
                          <w:p w14:paraId="4F73AB49" w14:textId="77777777" w:rsidR="00E71A0F" w:rsidDel="00F06F34" w:rsidRDefault="00E71A0F">
                            <w:pPr>
                              <w:pStyle w:val="Bibliography"/>
                              <w:rPr>
                                <w:del w:id="1982" w:author="Vladymyr Kozyr" w:date="2021-04-18T12:02:00Z"/>
                                <w:noProof/>
                              </w:rPr>
                            </w:pPr>
                            <w:del w:id="1983" w:author="Vladymyr Kozyr" w:date="2021-04-18T12:02:00Z">
                              <w:r w:rsidDel="00F06F34">
                                <w:rPr>
                                  <w:noProof/>
                                </w:rPr>
                                <w:delText xml:space="preserve">M. Barrus, "The State of the Salmon," 2017. </w:delText>
                              </w:r>
                            </w:del>
                          </w:p>
                        </w:tc>
                      </w:tr>
                      <w:tr w:rsidR="00E71A0F" w:rsidDel="00F06F34" w14:paraId="353C30D9" w14:textId="77777777">
                        <w:trPr>
                          <w:divId w:val="221714155"/>
                          <w:tblCellSpacing w:w="15" w:type="dxa"/>
                          <w:del w:id="1984" w:author="Vladymyr Kozyr" w:date="2021-04-18T12:02:00Z"/>
                        </w:trPr>
                        <w:tc>
                          <w:tcPr>
                            <w:tcW w:w="50" w:type="pct"/>
                            <w:hideMark/>
                          </w:tcPr>
                          <w:p w14:paraId="55611063" w14:textId="77777777" w:rsidR="00E71A0F" w:rsidDel="00F06F34" w:rsidRDefault="00E71A0F">
                            <w:pPr>
                              <w:pStyle w:val="Bibliography"/>
                              <w:rPr>
                                <w:del w:id="1985" w:author="Vladymyr Kozyr" w:date="2021-04-18T12:02:00Z"/>
                                <w:noProof/>
                              </w:rPr>
                            </w:pPr>
                            <w:del w:id="1986" w:author="Vladymyr Kozyr" w:date="2021-04-18T12:02:00Z">
                              <w:r w:rsidDel="00F06F34">
                                <w:rPr>
                                  <w:noProof/>
                                </w:rPr>
                                <w:delText xml:space="preserve">[5] </w:delText>
                              </w:r>
                            </w:del>
                          </w:p>
                        </w:tc>
                        <w:tc>
                          <w:tcPr>
                            <w:tcW w:w="0" w:type="auto"/>
                            <w:hideMark/>
                          </w:tcPr>
                          <w:p w14:paraId="07BE93E3" w14:textId="77777777" w:rsidR="00E71A0F" w:rsidDel="00F06F34" w:rsidRDefault="00E71A0F">
                            <w:pPr>
                              <w:pStyle w:val="Bibliography"/>
                              <w:rPr>
                                <w:del w:id="1987" w:author="Vladymyr Kozyr" w:date="2021-04-18T12:02:00Z"/>
                                <w:noProof/>
                              </w:rPr>
                            </w:pPr>
                            <w:del w:id="1988" w:author="Vladymyr Kozyr" w:date="2021-04-18T12:02:00Z">
                              <w:r w:rsidDel="00F06F34">
                                <w:rPr>
                                  <w:noProof/>
                                </w:rPr>
                                <w:delText xml:space="preserve">Aaron Elliot, Cheng Hua Hsu, "Time Series Prediction: Predicting Stock Price," 2017. </w:delText>
                              </w:r>
                            </w:del>
                          </w:p>
                        </w:tc>
                      </w:tr>
                      <w:tr w:rsidR="00E71A0F" w:rsidDel="00F06F34" w14:paraId="3967FEC5" w14:textId="77777777">
                        <w:trPr>
                          <w:divId w:val="221714155"/>
                          <w:tblCellSpacing w:w="15" w:type="dxa"/>
                          <w:del w:id="1989" w:author="Vladymyr Kozyr" w:date="2021-04-18T12:02:00Z"/>
                        </w:trPr>
                        <w:tc>
                          <w:tcPr>
                            <w:tcW w:w="50" w:type="pct"/>
                            <w:hideMark/>
                          </w:tcPr>
                          <w:p w14:paraId="612AD650" w14:textId="77777777" w:rsidR="00E71A0F" w:rsidDel="00F06F34" w:rsidRDefault="00E71A0F">
                            <w:pPr>
                              <w:pStyle w:val="Bibliography"/>
                              <w:rPr>
                                <w:del w:id="1990" w:author="Vladymyr Kozyr" w:date="2021-04-18T12:02:00Z"/>
                                <w:noProof/>
                              </w:rPr>
                            </w:pPr>
                            <w:del w:id="1991" w:author="Vladymyr Kozyr" w:date="2021-04-18T12:02:00Z">
                              <w:r w:rsidDel="00F06F34">
                                <w:rPr>
                                  <w:noProof/>
                                </w:rPr>
                                <w:delText xml:space="preserve">[6] </w:delText>
                              </w:r>
                            </w:del>
                          </w:p>
                        </w:tc>
                        <w:tc>
                          <w:tcPr>
                            <w:tcW w:w="0" w:type="auto"/>
                            <w:hideMark/>
                          </w:tcPr>
                          <w:p w14:paraId="436CA0F7" w14:textId="77777777" w:rsidR="00E71A0F" w:rsidDel="00F06F34" w:rsidRDefault="00E71A0F">
                            <w:pPr>
                              <w:pStyle w:val="Bibliography"/>
                              <w:rPr>
                                <w:del w:id="1992" w:author="Vladymyr Kozyr" w:date="2021-04-18T12:02:00Z"/>
                                <w:noProof/>
                              </w:rPr>
                            </w:pPr>
                            <w:del w:id="1993" w:author="Vladymyr Kozyr" w:date="2021-04-18T12:02:00Z">
                              <w:r w:rsidDel="00F06F34">
                                <w:rPr>
                                  <w:noProof/>
                                </w:rPr>
                                <w:delText xml:space="preserve">Yixuan Zhang, Kartik Chanana, Cody Dunne, "IDMVis: Temporal Event Sequence Visualization for Type 1 Diabetes Treatment Decision Support," 2018. </w:delText>
                              </w:r>
                            </w:del>
                          </w:p>
                        </w:tc>
                      </w:tr>
                      <w:tr w:rsidR="00E71A0F" w:rsidDel="00F06F34" w14:paraId="3F6A42B2" w14:textId="77777777">
                        <w:trPr>
                          <w:divId w:val="221714155"/>
                          <w:tblCellSpacing w:w="15" w:type="dxa"/>
                          <w:del w:id="1994" w:author="Vladymyr Kozyr" w:date="2021-04-18T12:02:00Z"/>
                        </w:trPr>
                        <w:tc>
                          <w:tcPr>
                            <w:tcW w:w="50" w:type="pct"/>
                            <w:hideMark/>
                          </w:tcPr>
                          <w:p w14:paraId="65A599A4" w14:textId="77777777" w:rsidR="00E71A0F" w:rsidDel="00F06F34" w:rsidRDefault="00E71A0F">
                            <w:pPr>
                              <w:pStyle w:val="Bibliography"/>
                              <w:rPr>
                                <w:del w:id="1995" w:author="Vladymyr Kozyr" w:date="2021-04-18T12:02:00Z"/>
                                <w:noProof/>
                              </w:rPr>
                            </w:pPr>
                            <w:del w:id="1996" w:author="Vladymyr Kozyr" w:date="2021-04-18T12:02:00Z">
                              <w:r w:rsidDel="00F06F34">
                                <w:rPr>
                                  <w:noProof/>
                                </w:rPr>
                                <w:delText xml:space="preserve">[7] </w:delText>
                              </w:r>
                            </w:del>
                          </w:p>
                        </w:tc>
                        <w:tc>
                          <w:tcPr>
                            <w:tcW w:w="0" w:type="auto"/>
                            <w:hideMark/>
                          </w:tcPr>
                          <w:p w14:paraId="1D040CC2" w14:textId="77777777" w:rsidR="00E71A0F" w:rsidDel="00F06F34" w:rsidRDefault="00E71A0F">
                            <w:pPr>
                              <w:pStyle w:val="Bibliography"/>
                              <w:rPr>
                                <w:del w:id="1997" w:author="Vladymyr Kozyr" w:date="2021-04-18T12:02:00Z"/>
                                <w:noProof/>
                              </w:rPr>
                            </w:pPr>
                            <w:del w:id="1998" w:author="Vladymyr Kozyr" w:date="2021-04-18T12:02:00Z">
                              <w:r w:rsidDel="00F06F34">
                                <w:rPr>
                                  <w:noProof/>
                                </w:rPr>
                                <w:delText xml:space="preserve">S. Semikina, "Stress Data Visualization," 2014. </w:delText>
                              </w:r>
                            </w:del>
                          </w:p>
                        </w:tc>
                      </w:tr>
                      <w:tr w:rsidR="00E71A0F" w:rsidDel="00F06F34" w14:paraId="0B276DFA" w14:textId="77777777">
                        <w:trPr>
                          <w:divId w:val="221714155"/>
                          <w:tblCellSpacing w:w="15" w:type="dxa"/>
                          <w:del w:id="1999" w:author="Vladymyr Kozyr" w:date="2021-04-18T12:02:00Z"/>
                        </w:trPr>
                        <w:tc>
                          <w:tcPr>
                            <w:tcW w:w="50" w:type="pct"/>
                            <w:hideMark/>
                          </w:tcPr>
                          <w:p w14:paraId="6A8D86CB" w14:textId="77777777" w:rsidR="00E71A0F" w:rsidDel="00F06F34" w:rsidRDefault="00E71A0F">
                            <w:pPr>
                              <w:pStyle w:val="Bibliography"/>
                              <w:rPr>
                                <w:del w:id="2000" w:author="Vladymyr Kozyr" w:date="2021-04-18T12:02:00Z"/>
                                <w:noProof/>
                              </w:rPr>
                            </w:pPr>
                            <w:del w:id="2001" w:author="Vladymyr Kozyr" w:date="2021-04-18T12:02:00Z">
                              <w:r w:rsidDel="00F06F34">
                                <w:rPr>
                                  <w:noProof/>
                                </w:rPr>
                                <w:delText xml:space="preserve">[8] </w:delText>
                              </w:r>
                            </w:del>
                          </w:p>
                        </w:tc>
                        <w:tc>
                          <w:tcPr>
                            <w:tcW w:w="0" w:type="auto"/>
                            <w:hideMark/>
                          </w:tcPr>
                          <w:p w14:paraId="52791BAC" w14:textId="77777777" w:rsidR="00E71A0F" w:rsidDel="00F06F34" w:rsidRDefault="00E71A0F">
                            <w:pPr>
                              <w:pStyle w:val="Bibliography"/>
                              <w:rPr>
                                <w:del w:id="2002" w:author="Vladymyr Kozyr" w:date="2021-04-18T12:02:00Z"/>
                                <w:noProof/>
                              </w:rPr>
                            </w:pPr>
                            <w:del w:id="2003" w:author="Vladymyr Kozyr" w:date="2021-04-18T12:02:00Z">
                              <w:r w:rsidDel="00F06F34">
                                <w:rPr>
                                  <w:noProof/>
                                </w:rPr>
                                <w:delText xml:space="preserve">Polina Levontin, Paul Baranovski, Adrian W Leach, Alexandria Bailey, "On the Role of Visualization in Fisheries Management," 2017. </w:delText>
                              </w:r>
                            </w:del>
                          </w:p>
                        </w:tc>
                      </w:tr>
                      <w:tr w:rsidR="00E71A0F" w:rsidDel="00F06F34" w14:paraId="46F69C93" w14:textId="77777777">
                        <w:trPr>
                          <w:divId w:val="221714155"/>
                          <w:tblCellSpacing w:w="15" w:type="dxa"/>
                          <w:del w:id="2004" w:author="Vladymyr Kozyr" w:date="2021-04-18T12:02:00Z"/>
                        </w:trPr>
                        <w:tc>
                          <w:tcPr>
                            <w:tcW w:w="50" w:type="pct"/>
                            <w:hideMark/>
                          </w:tcPr>
                          <w:p w14:paraId="02B2D728" w14:textId="77777777" w:rsidR="00E71A0F" w:rsidDel="00F06F34" w:rsidRDefault="00E71A0F">
                            <w:pPr>
                              <w:pStyle w:val="Bibliography"/>
                              <w:rPr>
                                <w:del w:id="2005" w:author="Vladymyr Kozyr" w:date="2021-04-18T12:02:00Z"/>
                                <w:noProof/>
                              </w:rPr>
                            </w:pPr>
                            <w:del w:id="2006" w:author="Vladymyr Kozyr" w:date="2021-04-18T12:02:00Z">
                              <w:r w:rsidDel="00F06F34">
                                <w:rPr>
                                  <w:noProof/>
                                </w:rPr>
                                <w:delText xml:space="preserve">[9] </w:delText>
                              </w:r>
                            </w:del>
                          </w:p>
                        </w:tc>
                        <w:tc>
                          <w:tcPr>
                            <w:tcW w:w="0" w:type="auto"/>
                            <w:hideMark/>
                          </w:tcPr>
                          <w:p w14:paraId="21F4CA03" w14:textId="77777777" w:rsidR="00E71A0F" w:rsidDel="00F06F34" w:rsidRDefault="00E71A0F">
                            <w:pPr>
                              <w:pStyle w:val="Bibliography"/>
                              <w:rPr>
                                <w:del w:id="2007" w:author="Vladymyr Kozyr" w:date="2021-04-18T12:02:00Z"/>
                                <w:noProof/>
                              </w:rPr>
                            </w:pPr>
                            <w:del w:id="2008" w:author="Vladymyr Kozyr" w:date="2021-04-18T12:02:00Z">
                              <w:r w:rsidDel="00F06F34">
                                <w:rPr>
                                  <w:noProof/>
                                </w:rPr>
                                <w:delText>Fisheries and Oceans Canada, "Report on the Status of Groundfish Stocks in the Canadian Northwest Atlantic," 1993.</w:delText>
                              </w:r>
                            </w:del>
                          </w:p>
                        </w:tc>
                      </w:tr>
                      <w:tr w:rsidR="00E71A0F" w:rsidDel="00F06F34" w14:paraId="5E3AD114" w14:textId="77777777">
                        <w:trPr>
                          <w:divId w:val="221714155"/>
                          <w:tblCellSpacing w:w="15" w:type="dxa"/>
                          <w:del w:id="2009" w:author="Vladymyr Kozyr" w:date="2021-04-18T12:02:00Z"/>
                        </w:trPr>
                        <w:tc>
                          <w:tcPr>
                            <w:tcW w:w="50" w:type="pct"/>
                            <w:hideMark/>
                          </w:tcPr>
                          <w:p w14:paraId="7DE188D1" w14:textId="77777777" w:rsidR="00E71A0F" w:rsidDel="00F06F34" w:rsidRDefault="00E71A0F">
                            <w:pPr>
                              <w:pStyle w:val="Bibliography"/>
                              <w:rPr>
                                <w:del w:id="2010" w:author="Vladymyr Kozyr" w:date="2021-04-18T12:02:00Z"/>
                                <w:noProof/>
                              </w:rPr>
                            </w:pPr>
                            <w:del w:id="2011" w:author="Vladymyr Kozyr" w:date="2021-04-18T12:02:00Z">
                              <w:r w:rsidDel="00F06F34">
                                <w:rPr>
                                  <w:noProof/>
                                </w:rPr>
                                <w:delText xml:space="preserve">[10] </w:delText>
                              </w:r>
                            </w:del>
                          </w:p>
                        </w:tc>
                        <w:tc>
                          <w:tcPr>
                            <w:tcW w:w="0" w:type="auto"/>
                            <w:hideMark/>
                          </w:tcPr>
                          <w:p w14:paraId="504ABCD3" w14:textId="77777777" w:rsidR="00E71A0F" w:rsidDel="00F06F34" w:rsidRDefault="00E71A0F">
                            <w:pPr>
                              <w:pStyle w:val="Bibliography"/>
                              <w:rPr>
                                <w:del w:id="2012" w:author="Vladymyr Kozyr" w:date="2021-04-18T12:02:00Z"/>
                                <w:noProof/>
                              </w:rPr>
                            </w:pPr>
                            <w:del w:id="2013" w:author="Vladymyr Kozyr" w:date="2021-04-18T12:02:00Z">
                              <w:r w:rsidDel="00F06F34">
                                <w:rPr>
                                  <w:noProof/>
                                </w:rPr>
                                <w:delText>Fisheries and Oceans Canada , "Northern Abalone," 2004.</w:delText>
                              </w:r>
                            </w:del>
                          </w:p>
                        </w:tc>
                      </w:tr>
                      <w:tr w:rsidR="00E71A0F" w:rsidDel="00F06F34" w14:paraId="1CC42421" w14:textId="77777777">
                        <w:trPr>
                          <w:divId w:val="221714155"/>
                          <w:tblCellSpacing w:w="15" w:type="dxa"/>
                          <w:del w:id="2014" w:author="Vladymyr Kozyr" w:date="2021-04-18T12:02:00Z"/>
                        </w:trPr>
                        <w:tc>
                          <w:tcPr>
                            <w:tcW w:w="50" w:type="pct"/>
                            <w:hideMark/>
                          </w:tcPr>
                          <w:p w14:paraId="1173D1B9" w14:textId="77777777" w:rsidR="00E71A0F" w:rsidDel="00F06F34" w:rsidRDefault="00E71A0F">
                            <w:pPr>
                              <w:pStyle w:val="Bibliography"/>
                              <w:rPr>
                                <w:del w:id="2015" w:author="Vladymyr Kozyr" w:date="2021-04-18T12:02:00Z"/>
                                <w:noProof/>
                              </w:rPr>
                            </w:pPr>
                            <w:del w:id="2016" w:author="Vladymyr Kozyr" w:date="2021-04-18T12:02:00Z">
                              <w:r w:rsidDel="00F06F34">
                                <w:rPr>
                                  <w:noProof/>
                                </w:rPr>
                                <w:delText xml:space="preserve">[11] </w:delText>
                              </w:r>
                            </w:del>
                          </w:p>
                        </w:tc>
                        <w:tc>
                          <w:tcPr>
                            <w:tcW w:w="0" w:type="auto"/>
                            <w:hideMark/>
                          </w:tcPr>
                          <w:p w14:paraId="23415770" w14:textId="77777777" w:rsidR="00E71A0F" w:rsidDel="00F06F34" w:rsidRDefault="00E71A0F">
                            <w:pPr>
                              <w:pStyle w:val="Bibliography"/>
                              <w:rPr>
                                <w:del w:id="2017" w:author="Vladymyr Kozyr" w:date="2021-04-18T12:02:00Z"/>
                                <w:noProof/>
                              </w:rPr>
                            </w:pPr>
                            <w:del w:id="2018" w:author="Vladymyr Kozyr" w:date="2021-04-18T12:02:00Z">
                              <w:r w:rsidDel="00F06F34">
                                <w:rPr>
                                  <w:noProof/>
                                </w:rPr>
                                <w:delText>Scottish Government Riaghaltas na h-Alba, "Scottish Sea Fisheries Statistics," 2019.</w:delText>
                              </w:r>
                            </w:del>
                          </w:p>
                        </w:tc>
                      </w:tr>
                      <w:tr w:rsidR="00E71A0F" w:rsidDel="00F06F34" w14:paraId="624AB27F" w14:textId="77777777">
                        <w:trPr>
                          <w:divId w:val="221714155"/>
                          <w:tblCellSpacing w:w="15" w:type="dxa"/>
                          <w:del w:id="2019" w:author="Vladymyr Kozyr" w:date="2021-04-18T12:02:00Z"/>
                        </w:trPr>
                        <w:tc>
                          <w:tcPr>
                            <w:tcW w:w="50" w:type="pct"/>
                            <w:hideMark/>
                          </w:tcPr>
                          <w:p w14:paraId="2BAAC18F" w14:textId="77777777" w:rsidR="00E71A0F" w:rsidDel="00F06F34" w:rsidRDefault="00E71A0F">
                            <w:pPr>
                              <w:pStyle w:val="Bibliography"/>
                              <w:rPr>
                                <w:del w:id="2020" w:author="Vladymyr Kozyr" w:date="2021-04-18T12:02:00Z"/>
                                <w:noProof/>
                              </w:rPr>
                            </w:pPr>
                            <w:del w:id="2021" w:author="Vladymyr Kozyr" w:date="2021-04-18T12:02:00Z">
                              <w:r w:rsidDel="00F06F34">
                                <w:rPr>
                                  <w:noProof/>
                                </w:rPr>
                                <w:delText xml:space="preserve">[12] </w:delText>
                              </w:r>
                            </w:del>
                          </w:p>
                        </w:tc>
                        <w:tc>
                          <w:tcPr>
                            <w:tcW w:w="0" w:type="auto"/>
                            <w:hideMark/>
                          </w:tcPr>
                          <w:p w14:paraId="50D04DEF" w14:textId="77777777" w:rsidR="00E71A0F" w:rsidDel="00F06F34" w:rsidRDefault="00E71A0F">
                            <w:pPr>
                              <w:pStyle w:val="Bibliography"/>
                              <w:rPr>
                                <w:del w:id="2022" w:author="Vladymyr Kozyr" w:date="2021-04-18T12:02:00Z"/>
                                <w:noProof/>
                              </w:rPr>
                            </w:pPr>
                            <w:del w:id="2023" w:author="Vladymyr Kozyr" w:date="2021-04-18T12:02:00Z">
                              <w:r w:rsidDel="00F06F34">
                                <w:rPr>
                                  <w:noProof/>
                                </w:rPr>
                                <w:delText>Bedford Institute of Oceanography, "Fishery Report," 2008.</w:delText>
                              </w:r>
                            </w:del>
                          </w:p>
                        </w:tc>
                      </w:tr>
                      <w:tr w:rsidR="00E71A0F" w:rsidDel="00F06F34" w14:paraId="7BA34611" w14:textId="77777777">
                        <w:trPr>
                          <w:divId w:val="221714155"/>
                          <w:tblCellSpacing w:w="15" w:type="dxa"/>
                          <w:del w:id="2024" w:author="Vladymyr Kozyr" w:date="2021-04-18T12:02:00Z"/>
                        </w:trPr>
                        <w:tc>
                          <w:tcPr>
                            <w:tcW w:w="50" w:type="pct"/>
                            <w:hideMark/>
                          </w:tcPr>
                          <w:p w14:paraId="66AEA8D2" w14:textId="77777777" w:rsidR="00E71A0F" w:rsidDel="00F06F34" w:rsidRDefault="00E71A0F">
                            <w:pPr>
                              <w:pStyle w:val="Bibliography"/>
                              <w:rPr>
                                <w:del w:id="2025" w:author="Vladymyr Kozyr" w:date="2021-04-18T12:02:00Z"/>
                                <w:noProof/>
                              </w:rPr>
                            </w:pPr>
                            <w:del w:id="2026" w:author="Vladymyr Kozyr" w:date="2021-04-18T12:02:00Z">
                              <w:r w:rsidDel="00F06F34">
                                <w:rPr>
                                  <w:noProof/>
                                </w:rPr>
                                <w:delText xml:space="preserve">[13] </w:delText>
                              </w:r>
                            </w:del>
                          </w:p>
                        </w:tc>
                        <w:tc>
                          <w:tcPr>
                            <w:tcW w:w="0" w:type="auto"/>
                            <w:hideMark/>
                          </w:tcPr>
                          <w:p w14:paraId="558F75B3" w14:textId="77777777" w:rsidR="00E71A0F" w:rsidDel="00F06F34" w:rsidRDefault="00E71A0F">
                            <w:pPr>
                              <w:pStyle w:val="Bibliography"/>
                              <w:rPr>
                                <w:del w:id="2027" w:author="Vladymyr Kozyr" w:date="2021-04-18T12:02:00Z"/>
                                <w:noProof/>
                              </w:rPr>
                            </w:pPr>
                            <w:del w:id="2028" w:author="Vladymyr Kozyr" w:date="2021-04-18T12:02:00Z">
                              <w:r w:rsidDel="00F06F34">
                                <w:rPr>
                                  <w:noProof/>
                                </w:rPr>
                                <w:delText>Federal Register, "List of Fisheries," 2018. [Online]. Available: https://www.federalregister.gov/documents/2018/02/07/2018-02442/list-of-fisheries-for-2018.</w:delText>
                              </w:r>
                            </w:del>
                          </w:p>
                        </w:tc>
                      </w:tr>
                      <w:tr w:rsidR="00E71A0F" w:rsidDel="00F06F34" w14:paraId="1B78A24E" w14:textId="77777777">
                        <w:trPr>
                          <w:divId w:val="221714155"/>
                          <w:tblCellSpacing w:w="15" w:type="dxa"/>
                          <w:del w:id="2029" w:author="Vladymyr Kozyr" w:date="2021-04-18T12:02:00Z"/>
                        </w:trPr>
                        <w:tc>
                          <w:tcPr>
                            <w:tcW w:w="50" w:type="pct"/>
                            <w:hideMark/>
                          </w:tcPr>
                          <w:p w14:paraId="41C3E58C" w14:textId="77777777" w:rsidR="00E71A0F" w:rsidDel="00F06F34" w:rsidRDefault="00E71A0F">
                            <w:pPr>
                              <w:pStyle w:val="Bibliography"/>
                              <w:rPr>
                                <w:del w:id="2030" w:author="Vladymyr Kozyr" w:date="2021-04-18T12:02:00Z"/>
                                <w:noProof/>
                              </w:rPr>
                            </w:pPr>
                            <w:del w:id="2031" w:author="Vladymyr Kozyr" w:date="2021-04-18T12:02:00Z">
                              <w:r w:rsidDel="00F06F34">
                                <w:rPr>
                                  <w:noProof/>
                                </w:rPr>
                                <w:delText xml:space="preserve">[14] </w:delText>
                              </w:r>
                            </w:del>
                          </w:p>
                        </w:tc>
                        <w:tc>
                          <w:tcPr>
                            <w:tcW w:w="0" w:type="auto"/>
                            <w:hideMark/>
                          </w:tcPr>
                          <w:p w14:paraId="134A10F1" w14:textId="77777777" w:rsidR="00E71A0F" w:rsidDel="00F06F34" w:rsidRDefault="00E71A0F">
                            <w:pPr>
                              <w:pStyle w:val="Bibliography"/>
                              <w:rPr>
                                <w:del w:id="2032" w:author="Vladymyr Kozyr" w:date="2021-04-18T12:02:00Z"/>
                                <w:noProof/>
                              </w:rPr>
                            </w:pPr>
                            <w:del w:id="2033" w:author="Vladymyr Kozyr" w:date="2021-04-18T12:02:00Z">
                              <w:r w:rsidDel="00F06F34">
                                <w:rPr>
                                  <w:noProof/>
                                </w:rPr>
                                <w:delText xml:space="preserve">Henri Valle, Hazel A. Oxenford, "Parrotfish Size: A Simple yet Useful Alternative Indicator of Fishing Effects on Caribbean Reefs?," 2014. </w:delText>
                              </w:r>
                            </w:del>
                          </w:p>
                        </w:tc>
                      </w:tr>
                      <w:tr w:rsidR="00E71A0F" w:rsidDel="00F06F34" w14:paraId="622C2C55" w14:textId="77777777">
                        <w:trPr>
                          <w:divId w:val="221714155"/>
                          <w:tblCellSpacing w:w="15" w:type="dxa"/>
                          <w:del w:id="2034" w:author="Vladymyr Kozyr" w:date="2021-04-18T12:02:00Z"/>
                        </w:trPr>
                        <w:tc>
                          <w:tcPr>
                            <w:tcW w:w="50" w:type="pct"/>
                            <w:hideMark/>
                          </w:tcPr>
                          <w:p w14:paraId="7DF73903" w14:textId="77777777" w:rsidR="00E71A0F" w:rsidDel="00F06F34" w:rsidRDefault="00E71A0F">
                            <w:pPr>
                              <w:pStyle w:val="Bibliography"/>
                              <w:rPr>
                                <w:del w:id="2035" w:author="Vladymyr Kozyr" w:date="2021-04-18T12:02:00Z"/>
                                <w:noProof/>
                              </w:rPr>
                            </w:pPr>
                            <w:del w:id="2036" w:author="Vladymyr Kozyr" w:date="2021-04-18T12:02:00Z">
                              <w:r w:rsidDel="00F06F34">
                                <w:rPr>
                                  <w:noProof/>
                                </w:rPr>
                                <w:delText xml:space="preserve">[15] </w:delText>
                              </w:r>
                            </w:del>
                          </w:p>
                        </w:tc>
                        <w:tc>
                          <w:tcPr>
                            <w:tcW w:w="0" w:type="auto"/>
                            <w:hideMark/>
                          </w:tcPr>
                          <w:p w14:paraId="10532E84" w14:textId="77777777" w:rsidR="00E71A0F" w:rsidDel="00F06F34" w:rsidRDefault="00E71A0F">
                            <w:pPr>
                              <w:pStyle w:val="Bibliography"/>
                              <w:rPr>
                                <w:del w:id="2037" w:author="Vladymyr Kozyr" w:date="2021-04-18T12:02:00Z"/>
                                <w:noProof/>
                              </w:rPr>
                            </w:pPr>
                            <w:del w:id="2038" w:author="Vladymyr Kozyr" w:date="2021-04-18T12:02:00Z">
                              <w:r w:rsidDel="00F06F34">
                                <w:rPr>
                                  <w:noProof/>
                                </w:rPr>
                                <w:delText xml:space="preserve">Hiroshi Ashida, "Spatial and Temporal Differences in the Reproductive Traits of Skipjack Tuna," 2020. </w:delText>
                              </w:r>
                            </w:del>
                          </w:p>
                        </w:tc>
                      </w:tr>
                      <w:tr w:rsidR="00E71A0F" w:rsidDel="00F06F34" w14:paraId="4D0CD4F6" w14:textId="77777777">
                        <w:trPr>
                          <w:divId w:val="221714155"/>
                          <w:tblCellSpacing w:w="15" w:type="dxa"/>
                          <w:del w:id="2039" w:author="Vladymyr Kozyr" w:date="2021-04-18T12:02:00Z"/>
                        </w:trPr>
                        <w:tc>
                          <w:tcPr>
                            <w:tcW w:w="50" w:type="pct"/>
                            <w:hideMark/>
                          </w:tcPr>
                          <w:p w14:paraId="53ADA36D" w14:textId="77777777" w:rsidR="00E71A0F" w:rsidDel="00F06F34" w:rsidRDefault="00E71A0F">
                            <w:pPr>
                              <w:pStyle w:val="Bibliography"/>
                              <w:rPr>
                                <w:del w:id="2040" w:author="Vladymyr Kozyr" w:date="2021-04-18T12:02:00Z"/>
                                <w:noProof/>
                              </w:rPr>
                            </w:pPr>
                            <w:del w:id="2041" w:author="Vladymyr Kozyr" w:date="2021-04-18T12:02:00Z">
                              <w:r w:rsidDel="00F06F34">
                                <w:rPr>
                                  <w:noProof/>
                                </w:rPr>
                                <w:delText xml:space="preserve">[16] </w:delText>
                              </w:r>
                            </w:del>
                          </w:p>
                        </w:tc>
                        <w:tc>
                          <w:tcPr>
                            <w:tcW w:w="0" w:type="auto"/>
                            <w:hideMark/>
                          </w:tcPr>
                          <w:p w14:paraId="476371AD" w14:textId="77777777" w:rsidR="00E71A0F" w:rsidDel="00F06F34" w:rsidRDefault="00E71A0F">
                            <w:pPr>
                              <w:pStyle w:val="Bibliography"/>
                              <w:rPr>
                                <w:del w:id="2042" w:author="Vladymyr Kozyr" w:date="2021-04-18T12:02:00Z"/>
                                <w:noProof/>
                              </w:rPr>
                            </w:pPr>
                            <w:del w:id="2043" w:author="Vladymyr Kozyr" w:date="2021-04-18T12:02:00Z">
                              <w:r w:rsidDel="00F06F3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71A0F" w:rsidDel="00F06F34" w14:paraId="4EF0317C" w14:textId="77777777">
                        <w:trPr>
                          <w:divId w:val="221714155"/>
                          <w:tblCellSpacing w:w="15" w:type="dxa"/>
                          <w:del w:id="2044" w:author="Vladymyr Kozyr" w:date="2021-04-18T12:02:00Z"/>
                        </w:trPr>
                        <w:tc>
                          <w:tcPr>
                            <w:tcW w:w="50" w:type="pct"/>
                            <w:hideMark/>
                          </w:tcPr>
                          <w:p w14:paraId="0052B66A" w14:textId="77777777" w:rsidR="00E71A0F" w:rsidDel="00F06F34" w:rsidRDefault="00E71A0F">
                            <w:pPr>
                              <w:pStyle w:val="Bibliography"/>
                              <w:rPr>
                                <w:del w:id="2045" w:author="Vladymyr Kozyr" w:date="2021-04-18T12:02:00Z"/>
                                <w:noProof/>
                              </w:rPr>
                            </w:pPr>
                            <w:del w:id="2046" w:author="Vladymyr Kozyr" w:date="2021-04-18T12:02:00Z">
                              <w:r w:rsidDel="00F06F34">
                                <w:rPr>
                                  <w:noProof/>
                                </w:rPr>
                                <w:delText xml:space="preserve">[17] </w:delText>
                              </w:r>
                            </w:del>
                          </w:p>
                        </w:tc>
                        <w:tc>
                          <w:tcPr>
                            <w:tcW w:w="0" w:type="auto"/>
                            <w:hideMark/>
                          </w:tcPr>
                          <w:p w14:paraId="002CBA35" w14:textId="77777777" w:rsidR="00E71A0F" w:rsidDel="00F06F34" w:rsidRDefault="00E71A0F">
                            <w:pPr>
                              <w:pStyle w:val="Bibliography"/>
                              <w:rPr>
                                <w:del w:id="2047" w:author="Vladymyr Kozyr" w:date="2021-04-18T12:02:00Z"/>
                                <w:noProof/>
                              </w:rPr>
                            </w:pPr>
                            <w:del w:id="2048" w:author="Vladymyr Kozyr" w:date="2021-04-18T12:02:00Z">
                              <w:r w:rsidDel="00F06F34">
                                <w:rPr>
                                  <w:noProof/>
                                </w:rPr>
                                <w:delText>Ministry of Natural Resources, "Methods for Monitoring Fish Populations," 2014. [Online]. Available: https://www.ontario.ca/page/methods-monitoring-fish-populations.</w:delText>
                              </w:r>
                            </w:del>
                          </w:p>
                        </w:tc>
                      </w:tr>
                    </w:tbl>
                    <w:p w14:paraId="6FA74D08" w14:textId="77777777" w:rsidR="00E71A0F" w:rsidDel="00F06F34" w:rsidRDefault="00E71A0F">
                      <w:pPr>
                        <w:divId w:val="221714155"/>
                        <w:rPr>
                          <w:del w:id="2049" w:author="Vladymyr Kozyr" w:date="2021-04-18T12:02:00Z"/>
                          <w:rFonts w:eastAsia="Times New Roman"/>
                          <w:noProof/>
                        </w:rPr>
                      </w:pPr>
                    </w:p>
                    <w:p w14:paraId="0F98F604" w14:textId="31CAFC2B" w:rsidR="00B4555E" w:rsidRDefault="00B4555E">
                      <w:pPr>
                        <w:rPr>
                          <w:ins w:id="2050" w:author="Vladymyr Kozyr" w:date="2021-02-07T20:10:00Z"/>
                        </w:rPr>
                      </w:pPr>
                      <w:ins w:id="2051" w:author="Vladymyr Kozyr" w:date="2021-02-07T20:10:00Z">
                        <w:r>
                          <w:rPr>
                            <w:b/>
                            <w:bCs/>
                            <w:noProof/>
                          </w:rPr>
                          <w:fldChar w:fldCharType="end"/>
                        </w:r>
                      </w:ins>
                    </w:p>
                    <w:customXmlInsRangeStart w:id="2052" w:author="Vladymyr Kozyr" w:date="2021-02-07T20:10:00Z"/>
                  </w:sdtContent>
                </w:sdt>
                <w:customXmlInsRangeEnd w:id="2052"/>
                <w:customXmlInsRangeStart w:id="2053" w:author="Vladymyr Kozyr" w:date="2021-02-07T20:10:00Z"/>
              </w:sdtContent>
            </w:sdt>
            <w:customXmlInsRangeEnd w:id="2053"/>
            <w:p w14:paraId="7B3C6676" w14:textId="3DFEFEA0" w:rsidR="00EE0EA4" w:rsidRDefault="00EE0EA4">
              <w:pPr>
                <w:rPr>
                  <w:ins w:id="2054" w:author="Vladymyr Kozyr" w:date="2021-02-07T20:10:00Z"/>
                </w:rPr>
              </w:pPr>
            </w:p>
            <w:p w14:paraId="471F07F7" w14:textId="00DDEE5A" w:rsidR="00EE0EA4" w:rsidDel="00EE0EA4" w:rsidRDefault="00BB720B">
              <w:pPr>
                <w:rPr>
                  <w:del w:id="2055" w:author="Vladymyr Kozyr" w:date="2021-02-07T20:10:00Z"/>
                  <w:rFonts w:asciiTheme="minorHAnsi" w:hAnsiTheme="minorHAnsi"/>
                  <w:noProof/>
                </w:rPr>
              </w:pPr>
              <w:del w:id="2056"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2057" w:author="Vladymyr Kozyr" w:date="2021-02-07T20:10:00Z"/>
                </w:trPr>
                <w:tc>
                  <w:tcPr>
                    <w:tcW w:w="50" w:type="pct"/>
                    <w:hideMark/>
                  </w:tcPr>
                  <w:p w14:paraId="4DB626E6" w14:textId="6202D2E7" w:rsidR="00EE0EA4" w:rsidDel="00EE0EA4" w:rsidRDefault="00EE0EA4">
                    <w:pPr>
                      <w:rPr>
                        <w:del w:id="2058" w:author="Vladymyr Kozyr" w:date="2021-02-07T20:10:00Z"/>
                        <w:noProof/>
                        <w:sz w:val="24"/>
                        <w:szCs w:val="24"/>
                      </w:rPr>
                      <w:pPrChange w:id="2059" w:author="Vladymyr Kozyr" w:date="2021-02-07T20:10:00Z">
                        <w:pPr>
                          <w:pStyle w:val="Bibliography"/>
                        </w:pPr>
                      </w:pPrChange>
                    </w:pPr>
                    <w:del w:id="2060" w:author="Vladymyr Kozyr" w:date="2021-02-07T20:10:00Z">
                      <w:r w:rsidDel="00EE0EA4">
                        <w:rPr>
                          <w:noProof/>
                        </w:rPr>
                        <w:delText xml:space="preserve">[1] </w:delText>
                      </w:r>
                    </w:del>
                  </w:p>
                </w:tc>
                <w:tc>
                  <w:tcPr>
                    <w:tcW w:w="0" w:type="auto"/>
                    <w:hideMark/>
                  </w:tcPr>
                  <w:p w14:paraId="5FFF132E" w14:textId="3E6CDFFC" w:rsidR="00EE0EA4" w:rsidDel="00EE0EA4" w:rsidRDefault="00EE0EA4">
                    <w:pPr>
                      <w:rPr>
                        <w:del w:id="2061" w:author="Vladymyr Kozyr" w:date="2021-02-07T20:10:00Z"/>
                        <w:noProof/>
                      </w:rPr>
                      <w:pPrChange w:id="2062" w:author="Vladymyr Kozyr" w:date="2021-02-07T20:10:00Z">
                        <w:pPr>
                          <w:pStyle w:val="Bibliography"/>
                        </w:pPr>
                      </w:pPrChange>
                    </w:pPr>
                    <w:del w:id="2063"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2064" w:author="Vladymyr Kozyr" w:date="2021-02-07T20:10:00Z"/>
                </w:trPr>
                <w:tc>
                  <w:tcPr>
                    <w:tcW w:w="50" w:type="pct"/>
                    <w:hideMark/>
                  </w:tcPr>
                  <w:p w14:paraId="3DD757FF" w14:textId="3B001E7A" w:rsidR="00EE0EA4" w:rsidDel="00EE0EA4" w:rsidRDefault="00EE0EA4">
                    <w:pPr>
                      <w:rPr>
                        <w:del w:id="2065" w:author="Vladymyr Kozyr" w:date="2021-02-07T20:10:00Z"/>
                        <w:noProof/>
                      </w:rPr>
                      <w:pPrChange w:id="2066" w:author="Vladymyr Kozyr" w:date="2021-02-07T20:10:00Z">
                        <w:pPr>
                          <w:pStyle w:val="Bibliography"/>
                        </w:pPr>
                      </w:pPrChange>
                    </w:pPr>
                    <w:del w:id="2067" w:author="Vladymyr Kozyr" w:date="2021-02-07T20:10:00Z">
                      <w:r w:rsidDel="00EE0EA4">
                        <w:rPr>
                          <w:noProof/>
                        </w:rPr>
                        <w:delText xml:space="preserve">[2] </w:delText>
                      </w:r>
                    </w:del>
                  </w:p>
                </w:tc>
                <w:tc>
                  <w:tcPr>
                    <w:tcW w:w="0" w:type="auto"/>
                    <w:hideMark/>
                  </w:tcPr>
                  <w:p w14:paraId="0957AF87" w14:textId="5F97BF78" w:rsidR="00EE0EA4" w:rsidDel="00EE0EA4" w:rsidRDefault="00EE0EA4">
                    <w:pPr>
                      <w:rPr>
                        <w:del w:id="2068" w:author="Vladymyr Kozyr" w:date="2021-02-07T20:10:00Z"/>
                        <w:noProof/>
                      </w:rPr>
                      <w:pPrChange w:id="2069" w:author="Vladymyr Kozyr" w:date="2021-02-07T20:10:00Z">
                        <w:pPr>
                          <w:pStyle w:val="Bibliography"/>
                        </w:pPr>
                      </w:pPrChange>
                    </w:pPr>
                    <w:del w:id="2070"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2071" w:author="Vladymyr Kozyr" w:date="2021-02-07T20:10:00Z"/>
                </w:trPr>
                <w:tc>
                  <w:tcPr>
                    <w:tcW w:w="50" w:type="pct"/>
                    <w:hideMark/>
                  </w:tcPr>
                  <w:p w14:paraId="7A2397C1" w14:textId="67DB9396" w:rsidR="00EE0EA4" w:rsidDel="00EE0EA4" w:rsidRDefault="00EE0EA4">
                    <w:pPr>
                      <w:rPr>
                        <w:del w:id="2072" w:author="Vladymyr Kozyr" w:date="2021-02-07T20:10:00Z"/>
                        <w:noProof/>
                      </w:rPr>
                      <w:pPrChange w:id="2073" w:author="Vladymyr Kozyr" w:date="2021-02-07T20:10:00Z">
                        <w:pPr>
                          <w:pStyle w:val="Bibliography"/>
                        </w:pPr>
                      </w:pPrChange>
                    </w:pPr>
                    <w:del w:id="2074" w:author="Vladymyr Kozyr" w:date="2021-02-07T20:10:00Z">
                      <w:r w:rsidDel="00EE0EA4">
                        <w:rPr>
                          <w:noProof/>
                        </w:rPr>
                        <w:delText xml:space="preserve">[3] </w:delText>
                      </w:r>
                    </w:del>
                  </w:p>
                </w:tc>
                <w:tc>
                  <w:tcPr>
                    <w:tcW w:w="0" w:type="auto"/>
                    <w:hideMark/>
                  </w:tcPr>
                  <w:p w14:paraId="4281CFEF" w14:textId="0B9EE32C" w:rsidR="00EE0EA4" w:rsidDel="00EE0EA4" w:rsidRDefault="00EE0EA4">
                    <w:pPr>
                      <w:rPr>
                        <w:del w:id="2075" w:author="Vladymyr Kozyr" w:date="2021-02-07T20:10:00Z"/>
                        <w:noProof/>
                      </w:rPr>
                      <w:pPrChange w:id="2076" w:author="Vladymyr Kozyr" w:date="2021-02-07T20:10:00Z">
                        <w:pPr>
                          <w:pStyle w:val="Bibliography"/>
                        </w:pPr>
                      </w:pPrChange>
                    </w:pPr>
                    <w:del w:id="2077"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2078" w:author="Vladymyr Kozyr" w:date="2021-02-07T20:10:00Z"/>
                </w:trPr>
                <w:tc>
                  <w:tcPr>
                    <w:tcW w:w="50" w:type="pct"/>
                    <w:hideMark/>
                  </w:tcPr>
                  <w:p w14:paraId="31F729A4" w14:textId="212DE527" w:rsidR="00EE0EA4" w:rsidDel="00EE0EA4" w:rsidRDefault="00EE0EA4">
                    <w:pPr>
                      <w:rPr>
                        <w:del w:id="2079" w:author="Vladymyr Kozyr" w:date="2021-02-07T20:10:00Z"/>
                        <w:noProof/>
                      </w:rPr>
                      <w:pPrChange w:id="2080" w:author="Vladymyr Kozyr" w:date="2021-02-07T20:10:00Z">
                        <w:pPr>
                          <w:pStyle w:val="Bibliography"/>
                        </w:pPr>
                      </w:pPrChange>
                    </w:pPr>
                    <w:del w:id="2081" w:author="Vladymyr Kozyr" w:date="2021-02-07T20:10:00Z">
                      <w:r w:rsidDel="00EE0EA4">
                        <w:rPr>
                          <w:noProof/>
                        </w:rPr>
                        <w:delText xml:space="preserve">[4] </w:delText>
                      </w:r>
                    </w:del>
                  </w:p>
                </w:tc>
                <w:tc>
                  <w:tcPr>
                    <w:tcW w:w="0" w:type="auto"/>
                    <w:hideMark/>
                  </w:tcPr>
                  <w:p w14:paraId="72054347" w14:textId="53C61894" w:rsidR="00EE0EA4" w:rsidDel="00EE0EA4" w:rsidRDefault="00EE0EA4">
                    <w:pPr>
                      <w:rPr>
                        <w:del w:id="2082" w:author="Vladymyr Kozyr" w:date="2021-02-07T20:10:00Z"/>
                        <w:noProof/>
                      </w:rPr>
                      <w:pPrChange w:id="2083" w:author="Vladymyr Kozyr" w:date="2021-02-07T20:10:00Z">
                        <w:pPr>
                          <w:pStyle w:val="Bibliography"/>
                        </w:pPr>
                      </w:pPrChange>
                    </w:pPr>
                    <w:del w:id="2084"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2085" w:author="Vladymyr Kozyr" w:date="2021-02-07T20:10:00Z"/>
                </w:trPr>
                <w:tc>
                  <w:tcPr>
                    <w:tcW w:w="50" w:type="pct"/>
                    <w:hideMark/>
                  </w:tcPr>
                  <w:p w14:paraId="5B20B3F8" w14:textId="075242CC" w:rsidR="00EE0EA4" w:rsidDel="00EE0EA4" w:rsidRDefault="00EE0EA4">
                    <w:pPr>
                      <w:rPr>
                        <w:del w:id="2086" w:author="Vladymyr Kozyr" w:date="2021-02-07T20:10:00Z"/>
                        <w:noProof/>
                      </w:rPr>
                      <w:pPrChange w:id="2087" w:author="Vladymyr Kozyr" w:date="2021-02-07T20:10:00Z">
                        <w:pPr>
                          <w:pStyle w:val="Bibliography"/>
                        </w:pPr>
                      </w:pPrChange>
                    </w:pPr>
                    <w:del w:id="2088" w:author="Vladymyr Kozyr" w:date="2021-02-07T20:10:00Z">
                      <w:r w:rsidDel="00EE0EA4">
                        <w:rPr>
                          <w:noProof/>
                        </w:rPr>
                        <w:delText xml:space="preserve">[5] </w:delText>
                      </w:r>
                    </w:del>
                  </w:p>
                </w:tc>
                <w:tc>
                  <w:tcPr>
                    <w:tcW w:w="0" w:type="auto"/>
                    <w:hideMark/>
                  </w:tcPr>
                  <w:p w14:paraId="10A526BC" w14:textId="1C77E58A" w:rsidR="00EE0EA4" w:rsidDel="00EE0EA4" w:rsidRDefault="00EE0EA4">
                    <w:pPr>
                      <w:rPr>
                        <w:del w:id="2089" w:author="Vladymyr Kozyr" w:date="2021-02-07T20:10:00Z"/>
                        <w:noProof/>
                      </w:rPr>
                      <w:pPrChange w:id="2090" w:author="Vladymyr Kozyr" w:date="2021-02-07T20:10:00Z">
                        <w:pPr>
                          <w:pStyle w:val="Bibliography"/>
                        </w:pPr>
                      </w:pPrChange>
                    </w:pPr>
                    <w:del w:id="2091"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2092" w:author="Vladymyr Kozyr" w:date="2021-02-07T20:10:00Z"/>
                </w:trPr>
                <w:tc>
                  <w:tcPr>
                    <w:tcW w:w="50" w:type="pct"/>
                    <w:hideMark/>
                  </w:tcPr>
                  <w:p w14:paraId="63D90AF6" w14:textId="1A531443" w:rsidR="00EE0EA4" w:rsidDel="00EE0EA4" w:rsidRDefault="00EE0EA4">
                    <w:pPr>
                      <w:rPr>
                        <w:del w:id="2093" w:author="Vladymyr Kozyr" w:date="2021-02-07T20:10:00Z"/>
                        <w:noProof/>
                      </w:rPr>
                      <w:pPrChange w:id="2094" w:author="Vladymyr Kozyr" w:date="2021-02-07T20:10:00Z">
                        <w:pPr>
                          <w:pStyle w:val="Bibliography"/>
                        </w:pPr>
                      </w:pPrChange>
                    </w:pPr>
                    <w:del w:id="2095" w:author="Vladymyr Kozyr" w:date="2021-02-07T20:10:00Z">
                      <w:r w:rsidDel="00EE0EA4">
                        <w:rPr>
                          <w:noProof/>
                        </w:rPr>
                        <w:delText xml:space="preserve">[6] </w:delText>
                      </w:r>
                    </w:del>
                  </w:p>
                </w:tc>
                <w:tc>
                  <w:tcPr>
                    <w:tcW w:w="0" w:type="auto"/>
                    <w:hideMark/>
                  </w:tcPr>
                  <w:p w14:paraId="1886657F" w14:textId="433015EC" w:rsidR="00EE0EA4" w:rsidDel="00EE0EA4" w:rsidRDefault="00EE0EA4">
                    <w:pPr>
                      <w:rPr>
                        <w:del w:id="2096" w:author="Vladymyr Kozyr" w:date="2021-02-07T20:10:00Z"/>
                        <w:noProof/>
                      </w:rPr>
                      <w:pPrChange w:id="2097" w:author="Vladymyr Kozyr" w:date="2021-02-07T20:10:00Z">
                        <w:pPr>
                          <w:pStyle w:val="Bibliography"/>
                        </w:pPr>
                      </w:pPrChange>
                    </w:pPr>
                    <w:del w:id="2098"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2099" w:author="Vladymyr Kozyr" w:date="2021-02-07T20:10:00Z"/>
                </w:trPr>
                <w:tc>
                  <w:tcPr>
                    <w:tcW w:w="50" w:type="pct"/>
                    <w:hideMark/>
                  </w:tcPr>
                  <w:p w14:paraId="03D38E8F" w14:textId="25FB6844" w:rsidR="00EE0EA4" w:rsidDel="00EE0EA4" w:rsidRDefault="00EE0EA4">
                    <w:pPr>
                      <w:rPr>
                        <w:del w:id="2100" w:author="Vladymyr Kozyr" w:date="2021-02-07T20:10:00Z"/>
                        <w:noProof/>
                      </w:rPr>
                      <w:pPrChange w:id="2101" w:author="Vladymyr Kozyr" w:date="2021-02-07T20:10:00Z">
                        <w:pPr>
                          <w:pStyle w:val="Bibliography"/>
                        </w:pPr>
                      </w:pPrChange>
                    </w:pPr>
                    <w:del w:id="2102" w:author="Vladymyr Kozyr" w:date="2021-02-07T20:10:00Z">
                      <w:r w:rsidDel="00EE0EA4">
                        <w:rPr>
                          <w:noProof/>
                        </w:rPr>
                        <w:delText xml:space="preserve">[7] </w:delText>
                      </w:r>
                    </w:del>
                  </w:p>
                </w:tc>
                <w:tc>
                  <w:tcPr>
                    <w:tcW w:w="0" w:type="auto"/>
                    <w:hideMark/>
                  </w:tcPr>
                  <w:p w14:paraId="6610C2F6" w14:textId="62D2DF8E" w:rsidR="00EE0EA4" w:rsidDel="00EE0EA4" w:rsidRDefault="00EE0EA4">
                    <w:pPr>
                      <w:rPr>
                        <w:del w:id="2103" w:author="Vladymyr Kozyr" w:date="2021-02-07T20:10:00Z"/>
                        <w:noProof/>
                      </w:rPr>
                      <w:pPrChange w:id="2104" w:author="Vladymyr Kozyr" w:date="2021-02-07T20:10:00Z">
                        <w:pPr>
                          <w:pStyle w:val="Bibliography"/>
                        </w:pPr>
                      </w:pPrChange>
                    </w:pPr>
                    <w:del w:id="2105"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2106" w:author="Vladymyr Kozyr" w:date="2021-02-07T20:10:00Z"/>
                </w:trPr>
                <w:tc>
                  <w:tcPr>
                    <w:tcW w:w="50" w:type="pct"/>
                    <w:hideMark/>
                  </w:tcPr>
                  <w:p w14:paraId="220EBD9F" w14:textId="079D0246" w:rsidR="00EE0EA4" w:rsidDel="00EE0EA4" w:rsidRDefault="00EE0EA4">
                    <w:pPr>
                      <w:rPr>
                        <w:del w:id="2107" w:author="Vladymyr Kozyr" w:date="2021-02-07T20:10:00Z"/>
                        <w:noProof/>
                      </w:rPr>
                      <w:pPrChange w:id="2108" w:author="Vladymyr Kozyr" w:date="2021-02-07T20:10:00Z">
                        <w:pPr>
                          <w:pStyle w:val="Bibliography"/>
                        </w:pPr>
                      </w:pPrChange>
                    </w:pPr>
                    <w:del w:id="2109" w:author="Vladymyr Kozyr" w:date="2021-02-07T20:10:00Z">
                      <w:r w:rsidDel="00EE0EA4">
                        <w:rPr>
                          <w:noProof/>
                        </w:rPr>
                        <w:delText xml:space="preserve">[8] </w:delText>
                      </w:r>
                    </w:del>
                  </w:p>
                </w:tc>
                <w:tc>
                  <w:tcPr>
                    <w:tcW w:w="0" w:type="auto"/>
                    <w:hideMark/>
                  </w:tcPr>
                  <w:p w14:paraId="2A8D37F5" w14:textId="43ED3571" w:rsidR="00EE0EA4" w:rsidDel="00EE0EA4" w:rsidRDefault="00EE0EA4">
                    <w:pPr>
                      <w:rPr>
                        <w:del w:id="2110" w:author="Vladymyr Kozyr" w:date="2021-02-07T20:10:00Z"/>
                        <w:noProof/>
                      </w:rPr>
                      <w:pPrChange w:id="2111" w:author="Vladymyr Kozyr" w:date="2021-02-07T20:10:00Z">
                        <w:pPr>
                          <w:pStyle w:val="Bibliography"/>
                        </w:pPr>
                      </w:pPrChange>
                    </w:pPr>
                    <w:del w:id="2112"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2113" w:author="Vladymyr Kozyr" w:date="2021-02-07T20:10:00Z"/>
                </w:trPr>
                <w:tc>
                  <w:tcPr>
                    <w:tcW w:w="50" w:type="pct"/>
                    <w:hideMark/>
                  </w:tcPr>
                  <w:p w14:paraId="08241083" w14:textId="32839DF9" w:rsidR="00EE0EA4" w:rsidDel="00EE0EA4" w:rsidRDefault="00EE0EA4">
                    <w:pPr>
                      <w:rPr>
                        <w:del w:id="2114" w:author="Vladymyr Kozyr" w:date="2021-02-07T20:10:00Z"/>
                        <w:noProof/>
                      </w:rPr>
                      <w:pPrChange w:id="2115" w:author="Vladymyr Kozyr" w:date="2021-02-07T20:10:00Z">
                        <w:pPr>
                          <w:pStyle w:val="Bibliography"/>
                        </w:pPr>
                      </w:pPrChange>
                    </w:pPr>
                    <w:del w:id="2116"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pPr>
                      <w:rPr>
                        <w:del w:id="2117" w:author="Vladymyr Kozyr" w:date="2021-02-07T20:10:00Z"/>
                        <w:rPrChange w:id="2118" w:author="Vladymyr Kozyr" w:date="2021-02-07T20:02:00Z">
                          <w:rPr>
                            <w:del w:id="2119" w:author="Vladymyr Kozyr" w:date="2021-02-07T20:10:00Z"/>
                            <w:noProof/>
                          </w:rPr>
                        </w:rPrChange>
                      </w:rPr>
                      <w:pPrChange w:id="2120" w:author="Vladymyr Kozyr" w:date="2021-02-07T20:10:00Z">
                        <w:pPr>
                          <w:pStyle w:val="Bibliography"/>
                        </w:pPr>
                      </w:pPrChange>
                    </w:pPr>
                    <w:del w:id="2121" w:author="Vladymyr Kozyr" w:date="2021-02-07T20:10:00Z">
                      <w:r w:rsidDel="00EE0EA4">
                        <w:rPr>
                          <w:noProof/>
                        </w:rPr>
                        <w:delText xml:space="preserve">S. Semikina, "Stress Data Visualization," 2014. </w:delText>
                      </w:r>
                    </w:del>
                  </w:p>
                </w:tc>
              </w:tr>
            </w:tbl>
            <w:p w14:paraId="591954D7" w14:textId="5D0DABF0" w:rsidR="00EE0EA4" w:rsidDel="00EE0EA4" w:rsidRDefault="00EE0EA4">
              <w:pPr>
                <w:divId w:val="790515683"/>
                <w:rPr>
                  <w:del w:id="2122" w:author="Vladymyr Kozyr" w:date="2021-02-07T20:10:00Z"/>
                  <w:rFonts w:eastAsia="Times New Roman"/>
                  <w:noProof/>
                </w:rPr>
              </w:pPr>
            </w:p>
            <w:p w14:paraId="736FEC31" w14:textId="2E852251" w:rsidR="00BB720B" w:rsidRDefault="00BB720B">
              <w:del w:id="2123" w:author="Vladymyr Kozyr" w:date="2021-02-07T20:10:00Z">
                <w:r w:rsidDel="00EE0EA4">
                  <w:rPr>
                    <w:b/>
                    <w:bCs/>
                    <w:noProof/>
                  </w:rPr>
                  <w:fldChar w:fldCharType="end"/>
                </w:r>
              </w:del>
            </w:p>
            <w:customXmlDelRangeStart w:id="2124" w:author="Vladymyr Kozyr" w:date="2021-02-07T21:13:00Z"/>
          </w:sdtContent>
        </w:sdt>
        <w:customXmlDelRangeEnd w:id="2124"/>
        <w:customXmlDelRangeStart w:id="2125" w:author="Vladymyr Kozyr" w:date="2021-02-07T21:13:00Z"/>
      </w:sdtContent>
    </w:sdt>
    <w:customXmlDelRangeEnd w:id="2125"/>
    <w:p w14:paraId="73645CAE" w14:textId="32693AE2" w:rsidR="008D70D8" w:rsidRDefault="000B0BD9" w:rsidP="008D70D8">
      <w:pPr>
        <w:pStyle w:val="Heading1NoNumber"/>
      </w:pPr>
      <w:bookmarkStart w:id="2126" w:name="_Toc67830777"/>
      <w:r>
        <w:lastRenderedPageBreak/>
        <w:t>New References</w:t>
      </w:r>
      <w:ins w:id="2127" w:author="Vladymyr Kozyr" w:date="2021-02-07T20:51:00Z">
        <w:r w:rsidR="00DD775E">
          <w:t xml:space="preserve"> (not used yet)</w:t>
        </w:r>
      </w:ins>
      <w:bookmarkEnd w:id="2126"/>
    </w:p>
    <w:p w14:paraId="5DA27BB1" w14:textId="77777777" w:rsidR="000B0BD9" w:rsidRPr="00CB5D99" w:rsidRDefault="000B0BD9" w:rsidP="000B0BD9">
      <w:commentRangeStart w:id="2128"/>
      <w:r w:rsidRPr="00CB5D99">
        <w:t>Aquatic Species at Risk found in Canadian waters</w:t>
      </w:r>
    </w:p>
    <w:p w14:paraId="3D702EC3" w14:textId="77777777" w:rsidR="000B0BD9" w:rsidRPr="00D3626A" w:rsidRDefault="000B0BD9" w:rsidP="000B0BD9">
      <w:r w:rsidRPr="00D3626A">
        <w:t xml:space="preserve">- </w:t>
      </w:r>
      <w:hyperlink r:id="rId34"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5"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w:t>
      </w:r>
      <w:proofErr w:type="gramStart"/>
      <w:r>
        <w:t>risk;</w:t>
      </w:r>
      <w:proofErr w:type="gramEnd"/>
      <w:r>
        <w:t xml:space="preserve"> </w:t>
      </w:r>
    </w:p>
    <w:p w14:paraId="228B2CCF" w14:textId="77777777" w:rsidR="000B0BD9" w:rsidRDefault="000B0BD9" w:rsidP="000B0BD9">
      <w:r>
        <w:t xml:space="preserve">RECOVERY OBJECTIVES FOR NORTH ATLANTIC RIGHT WHALES (page 44, maybe 37 – 40…) </w:t>
      </w:r>
    </w:p>
    <w:p w14:paraId="5042B3DA" w14:textId="77777777" w:rsidR="000B0BD9" w:rsidRDefault="00A274E7" w:rsidP="000B0BD9">
      <w:hyperlink r:id="rId36" w:history="1">
        <w:r w:rsidR="000B0BD9" w:rsidRPr="00222567">
          <w:rPr>
            <w:rStyle w:val="Hyperlink"/>
          </w:rPr>
          <w:t>https://waves-vagues.dfo-mpo.gc.ca/Library/353989.pdf</w:t>
        </w:r>
      </w:hyperlink>
    </w:p>
    <w:p w14:paraId="29FA83F2" w14:textId="2F6ED16A" w:rsidR="000B0BD9" w:rsidRDefault="000B0BD9" w:rsidP="000B0BD9">
      <w:del w:id="2129"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A274E7" w:rsidP="000B0BD9">
      <w:hyperlink r:id="rId37"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r w:rsidR="00602329">
        <w:fldChar w:fldCharType="begin"/>
      </w:r>
      <w:r w:rsidR="00602329" w:rsidRPr="00602329">
        <w:rPr>
          <w:lang w:val="fr-CA"/>
          <w:rPrChange w:id="2130" w:author="Fred Popowich" w:date="2021-03-03T09:13:00Z">
            <w:rPr/>
          </w:rPrChange>
        </w:rPr>
        <w:instrText xml:space="preserve"> HYPERLINK "https://waves-vagues.dfo-mpo.gc.ca/Library/281840.pdf" </w:instrText>
      </w:r>
      <w:r w:rsidR="00602329">
        <w:fldChar w:fldCharType="separate"/>
      </w:r>
      <w:r w:rsidRPr="008E6577">
        <w:rPr>
          <w:rStyle w:val="Hyperlink"/>
          <w:lang w:val="fr-CA"/>
        </w:rPr>
        <w:t>https://waves-vagues.dfo-mpo.gc.ca/Library/281840.pdf</w:t>
      </w:r>
      <w:r w:rsidR="00602329">
        <w:rPr>
          <w:rStyle w:val="Hyperlink"/>
          <w:lang w:val="fr-CA"/>
        </w:rPr>
        <w:fldChar w:fldCharType="end"/>
      </w:r>
    </w:p>
    <w:p w14:paraId="56FDF471" w14:textId="77777777" w:rsidR="000B0BD9" w:rsidRDefault="000B0BD9" w:rsidP="000B0BD9">
      <w:r w:rsidRPr="00ED74FA">
        <w:rPr>
          <w:lang w:val="en-CA"/>
        </w:rPr>
        <w:br/>
      </w:r>
      <w:r>
        <w:t>Competition between Marine Mammals and Fisheries: Food for Thought</w:t>
      </w:r>
    </w:p>
    <w:p w14:paraId="67977D72" w14:textId="77777777" w:rsidR="000B0BD9" w:rsidRDefault="000B0BD9" w:rsidP="000B0BD9">
      <w:commentRangeStart w:id="2131"/>
      <w:r>
        <w:t xml:space="preserve">Marine mammal </w:t>
      </w:r>
      <w:commentRangeEnd w:id="2131"/>
      <w:r w:rsidR="00753E27">
        <w:rPr>
          <w:rStyle w:val="CommentReference"/>
        </w:rPr>
        <w:commentReference w:id="2131"/>
      </w:r>
      <w:r>
        <w:t>bycatch in gillnet and other entangling net fisheries, 1990 to 2011</w:t>
      </w:r>
    </w:p>
    <w:p w14:paraId="39B47BEB" w14:textId="77777777" w:rsidR="000B0BD9" w:rsidRDefault="00A274E7" w:rsidP="000B0BD9">
      <w:pPr>
        <w:rPr>
          <w:rStyle w:val="Hyperlink"/>
        </w:rPr>
      </w:pPr>
      <w:hyperlink r:id="rId38"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2132"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2132"/>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39"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0"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1"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A274E7" w:rsidP="000B0BD9">
      <w:pPr>
        <w:rPr>
          <w:color w:val="000000" w:themeColor="text1"/>
        </w:rPr>
      </w:pPr>
      <w:hyperlink r:id="rId42"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A274E7" w:rsidP="000B0BD9">
      <w:pPr>
        <w:rPr>
          <w:color w:val="000000" w:themeColor="text1"/>
        </w:rPr>
      </w:pPr>
      <w:hyperlink r:id="rId43" w:history="1">
        <w:r w:rsidR="000B0BD9" w:rsidRPr="005E3260">
          <w:rPr>
            <w:rStyle w:val="Hyperlink"/>
          </w:rPr>
          <w:t>https://journals.plos.org/plosone/article?id=10.1371/journal.pone.0043966</w:t>
        </w:r>
      </w:hyperlink>
    </w:p>
    <w:p w14:paraId="10CF36B6" w14:textId="77777777" w:rsidR="000B0BD9" w:rsidRDefault="00A274E7" w:rsidP="000B0BD9">
      <w:pPr>
        <w:rPr>
          <w:color w:val="000000" w:themeColor="text1"/>
        </w:rPr>
      </w:pPr>
      <w:hyperlink r:id="rId44"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A274E7" w:rsidP="000B0BD9">
      <w:hyperlink r:id="rId45" w:history="1">
        <w:r w:rsidR="000B0BD9" w:rsidRPr="00D105D9">
          <w:rPr>
            <w:rStyle w:val="Hyperlink"/>
          </w:rPr>
          <w:t>https://waves-vagues.dfo-mpo.gc.ca/Library/40654345.pdf</w:t>
        </w:r>
      </w:hyperlink>
      <w:commentRangeEnd w:id="2128"/>
      <w:r w:rsidR="000B0BD9">
        <w:rPr>
          <w:rStyle w:val="CommentReference"/>
        </w:rPr>
        <w:commentReference w:id="2128"/>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2133" w:name="_Toc67830778"/>
      <w:r>
        <w:lastRenderedPageBreak/>
        <w:t>Appendix A.</w:t>
      </w:r>
      <w:r w:rsidR="001C2BE7">
        <w:br/>
      </w:r>
      <w:r w:rsidR="001C2BE7">
        <w:br/>
        <w:t>An Example of an Appendix</w:t>
      </w:r>
      <w:bookmarkEnd w:id="2133"/>
    </w:p>
    <w:sectPr w:rsidR="008D70D8" w:rsidSect="00CA3D91">
      <w:footerReference w:type="default" r:id="rId46"/>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1" w:author="Fred Popowich" w:date="2021-03-03T09:13:00Z" w:initials="FP">
    <w:p w14:paraId="5F61ACC8" w14:textId="661CB723" w:rsidR="00A274E7" w:rsidRPr="00602329" w:rsidRDefault="00A274E7" w:rsidP="00602329">
      <w:pPr>
        <w:pStyle w:val="CommentText"/>
        <w:rPr>
          <w:lang w:val="en-CA"/>
        </w:rPr>
      </w:pPr>
      <w:r>
        <w:rPr>
          <w:rStyle w:val="CommentReference"/>
        </w:rPr>
        <w:annotationRef/>
      </w:r>
      <w:r>
        <w:t>In our meeting last week, we had talked about having a paragraph or two at the beginning on chapter 3 in the space BEFORE the start of section 3.1. Could you let us know why you decided against this? Recall we had said: “</w:t>
      </w:r>
      <w:r w:rsidRPr="00602329">
        <w:rPr>
          <w:lang w:val="en-CA"/>
        </w:rPr>
        <w:t>Insert your introductory paragraph, and perhaps in a separate paragraph describe that you will be doing in this chapter.</w:t>
      </w:r>
      <w:r>
        <w:rPr>
          <w:lang w:val="en-CA"/>
        </w:rPr>
        <w:t>”</w:t>
      </w:r>
      <w:r>
        <w:rPr>
          <w:noProof/>
          <w:lang w:val="en-CA"/>
        </w:rPr>
        <w:t xml:space="preserve"> Or, are you suggesting that we just delete the heading numbered 3.1, and use this paragraph instead?</w:t>
      </w:r>
    </w:p>
    <w:p w14:paraId="7B141D61" w14:textId="412E4BB9" w:rsidR="00A274E7" w:rsidRPr="00602329" w:rsidRDefault="00A274E7">
      <w:pPr>
        <w:pStyle w:val="CommentText"/>
        <w:rPr>
          <w:lang w:val="en-CA"/>
        </w:rPr>
      </w:pPr>
    </w:p>
  </w:comment>
  <w:comment w:id="414" w:author="Fred Popowich" w:date="2020-12-16T10:33:00Z" w:initials="FP">
    <w:p w14:paraId="1B28AC2C" w14:textId="77777777" w:rsidR="00A274E7" w:rsidRDefault="00A274E7">
      <w:pPr>
        <w:pStyle w:val="CommentText"/>
      </w:pPr>
      <w:r>
        <w:rPr>
          <w:rStyle w:val="CommentReference"/>
        </w:rPr>
        <w:annotationRef/>
      </w:r>
      <w:r>
        <w:t xml:space="preserve">Of perhaps a title like “The Role of Visualization for Analysis of Overfishing” (we can consider some alternative in the </w:t>
      </w:r>
      <w:proofErr w:type="gramStart"/>
      <w:r>
        <w:t>future,</w:t>
      </w:r>
      <w:proofErr w:type="gramEnd"/>
      <w:r>
        <w:t xml:space="preserve"> we don’t need to sort it out now. </w:t>
      </w:r>
    </w:p>
    <w:p w14:paraId="7FD40181" w14:textId="77777777" w:rsidR="00A274E7" w:rsidRDefault="00A274E7">
      <w:pPr>
        <w:pStyle w:val="CommentText"/>
      </w:pPr>
    </w:p>
    <w:p w14:paraId="558FBDD5" w14:textId="098DE2ED" w:rsidR="00A274E7" w:rsidRDefault="00A274E7">
      <w:pPr>
        <w:pStyle w:val="CommentText"/>
      </w:pPr>
      <w:r>
        <w:t>Also, below, you’ll see I have suggestions for other things that could be discussed in this section.</w:t>
      </w:r>
    </w:p>
  </w:comment>
  <w:comment w:id="415" w:author="Fred Popowich" w:date="2021-03-17T09:13:00Z" w:initials="FP">
    <w:p w14:paraId="755B4E05" w14:textId="1842D141" w:rsidR="00A274E7" w:rsidRDefault="00A274E7">
      <w:pPr>
        <w:pStyle w:val="CommentText"/>
      </w:pPr>
      <w:r>
        <w:rPr>
          <w:rStyle w:val="CommentReference"/>
        </w:rPr>
        <w:annotationRef/>
      </w:r>
      <w:r>
        <w:t xml:space="preserve">Think </w:t>
      </w:r>
      <w:proofErr w:type="spellStart"/>
      <w:r>
        <w:t>csrefully</w:t>
      </w:r>
      <w:proofErr w:type="spellEnd"/>
      <w:r>
        <w:t xml:space="preserve"> about when you want to use single sentence paragraphs, as opposed to more traditional paragraphs which contain multiple sentences. For example, in my earlier suggestion for this first page of chapter 3, I had suggested a single paragraph whereas you have chosen to </w:t>
      </w:r>
      <w:proofErr w:type="spellStart"/>
      <w:r>
        <w:t>bresk</w:t>
      </w:r>
      <w:proofErr w:type="spellEnd"/>
      <w:r>
        <w:t xml:space="preserve"> this into 6 paragraphs.</w:t>
      </w:r>
    </w:p>
  </w:comment>
  <w:comment w:id="439" w:author="Fred Popowich" w:date="2021-03-17T09:18:00Z" w:initials="FP">
    <w:p w14:paraId="2FF3456C" w14:textId="041C4510" w:rsidR="00A274E7" w:rsidRDefault="00A274E7">
      <w:pPr>
        <w:pStyle w:val="CommentText"/>
      </w:pPr>
      <w:r>
        <w:rPr>
          <w:rStyle w:val="CommentReference"/>
        </w:rPr>
        <w:annotationRef/>
      </w:r>
      <w:r>
        <w:t xml:space="preserve">Role?  </w:t>
      </w:r>
    </w:p>
  </w:comment>
  <w:comment w:id="440" w:author="Vladymyr Kozyr" w:date="2021-03-28T12:28:00Z" w:initials="VK">
    <w:p w14:paraId="430546A4" w14:textId="3C73CC22" w:rsidR="00A274E7" w:rsidRDefault="00A274E7">
      <w:pPr>
        <w:pStyle w:val="CommentText"/>
      </w:pPr>
      <w:r>
        <w:rPr>
          <w:rStyle w:val="CommentReference"/>
        </w:rPr>
        <w:annotationRef/>
      </w:r>
    </w:p>
  </w:comment>
  <w:comment w:id="463" w:author="Fred Popowich" w:date="2021-03-03T09:19:00Z" w:initials="FP">
    <w:p w14:paraId="5B42C201" w14:textId="623742F7" w:rsidR="00A274E7" w:rsidRDefault="00A274E7">
      <w:pPr>
        <w:pStyle w:val="CommentText"/>
      </w:pPr>
      <w:r>
        <w:rPr>
          <w:rStyle w:val="CommentReference"/>
        </w:rPr>
        <w:annotationRef/>
      </w:r>
      <w:r>
        <w:t>If you are introducing the term “biodivers</w:t>
      </w:r>
      <w:r>
        <w:rPr>
          <w:noProof/>
        </w:rPr>
        <w:t xml:space="preserve">ity" here, you need to make is clear how it relates to the sustainability problem you mentioned earlier. </w:t>
      </w:r>
    </w:p>
  </w:comment>
  <w:comment w:id="464" w:author="Vladymyr Kozyr" w:date="2021-03-11T19:10:00Z" w:initials="VK">
    <w:p w14:paraId="1EEF0F1C" w14:textId="54236649" w:rsidR="00A274E7" w:rsidRDefault="00A274E7">
      <w:pPr>
        <w:pStyle w:val="CommentText"/>
      </w:pPr>
      <w:r>
        <w:rPr>
          <w:rStyle w:val="CommentReference"/>
        </w:rPr>
        <w:annotationRef/>
      </w:r>
    </w:p>
  </w:comment>
  <w:comment w:id="465" w:author="Vladymyr Kozyr" w:date="2021-03-11T19:11:00Z" w:initials="VK">
    <w:p w14:paraId="6FC341F8" w14:textId="30C6CAD2" w:rsidR="00A274E7" w:rsidRDefault="00A274E7">
      <w:pPr>
        <w:pStyle w:val="CommentText"/>
      </w:pPr>
      <w:r>
        <w:rPr>
          <w:rStyle w:val="CommentReference"/>
        </w:rPr>
        <w:annotationRef/>
      </w:r>
    </w:p>
  </w:comment>
  <w:comment w:id="444" w:author="Fred Popowich" w:date="2021-03-03T09:25:00Z" w:initials="FP">
    <w:p w14:paraId="4A4DC500" w14:textId="1002584E" w:rsidR="00A274E7" w:rsidRDefault="00A274E7">
      <w:pPr>
        <w:pStyle w:val="CommentText"/>
      </w:pPr>
      <w:r>
        <w:rPr>
          <w:rStyle w:val="CommentReference"/>
        </w:rPr>
        <w:annotationRef/>
      </w:r>
      <w:r>
        <w:t xml:space="preserve">This sentence can be a good introduction to the paragraph. Note that good </w:t>
      </w:r>
      <w:proofErr w:type="spellStart"/>
      <w:r>
        <w:t>paragreaph</w:t>
      </w:r>
      <w:proofErr w:type="spellEnd"/>
      <w:r>
        <w:t xml:space="preserve"> structure throughout the thesis will make it easier for readers to </w:t>
      </w:r>
      <w:proofErr w:type="spellStart"/>
      <w:r>
        <w:t>undertand</w:t>
      </w:r>
      <w:proofErr w:type="spellEnd"/>
      <w:r>
        <w:t xml:space="preserve"> your arguments. You’ll note that good writers have paragraphs with initial sentences that lay out the topic of the paragraph.</w:t>
      </w:r>
    </w:p>
  </w:comment>
  <w:comment w:id="481" w:author="Fred Popowich" w:date="2021-03-03T09:23:00Z" w:initials="FP">
    <w:p w14:paraId="66F3DD63" w14:textId="4D18909A" w:rsidR="00A274E7" w:rsidRDefault="00A274E7">
      <w:pPr>
        <w:pStyle w:val="CommentText"/>
      </w:pPr>
      <w:r>
        <w:rPr>
          <w:rStyle w:val="CommentReference"/>
        </w:rPr>
        <w:annotationRef/>
      </w:r>
      <w:r>
        <w:t xml:space="preserve">Are these people part of the </w:t>
      </w:r>
      <w:r>
        <w:rPr>
          <w:noProof/>
        </w:rPr>
        <w:t>"</w:t>
      </w:r>
      <w:r>
        <w:t>scientists</w:t>
      </w:r>
      <w:r>
        <w:rPr>
          <w:noProof/>
        </w:rPr>
        <w:t>"</w:t>
      </w:r>
      <w:r>
        <w:t xml:space="preserve"> </w:t>
      </w:r>
      <w:r>
        <w:rPr>
          <w:noProof/>
        </w:rPr>
        <w:t>m</w:t>
      </w:r>
      <w:r>
        <w:t xml:space="preserve">entioned above? </w:t>
      </w:r>
      <w:r>
        <w:rPr>
          <w:noProof/>
        </w:rPr>
        <w:t xml:space="preserve"> Our should you modify the previous sentence to make ti clear that you include biologists. </w:t>
      </w:r>
    </w:p>
  </w:comment>
  <w:comment w:id="530" w:author="Fred Popowich" w:date="2020-12-16T09:59:00Z" w:initials="FP">
    <w:p w14:paraId="31C7C843" w14:textId="2C9FBAFD" w:rsidR="00A274E7" w:rsidRDefault="00A274E7">
      <w:pPr>
        <w:pStyle w:val="CommentText"/>
      </w:pPr>
      <w:r>
        <w:rPr>
          <w:rStyle w:val="CommentReference"/>
        </w:rPr>
        <w:annotationRef/>
      </w:r>
      <w:r>
        <w:t>Correlation involving what factors?</w:t>
      </w:r>
    </w:p>
  </w:comment>
  <w:comment w:id="531" w:author="Fred Popowich" w:date="2020-12-16T10:00:00Z" w:initials="FP">
    <w:p w14:paraId="62964CE7" w14:textId="77777777" w:rsidR="00A274E7" w:rsidRDefault="00A274E7">
      <w:pPr>
        <w:pStyle w:val="CommentText"/>
      </w:pPr>
      <w:r>
        <w:rPr>
          <w:rStyle w:val="CommentReference"/>
        </w:rPr>
        <w:annotationRef/>
      </w:r>
      <w:r>
        <w:t>And we need to be clear how these different classes of users are similar, and how they are different.</w:t>
      </w:r>
    </w:p>
    <w:p w14:paraId="1D76F9E1" w14:textId="77777777" w:rsidR="00A274E7" w:rsidRDefault="00A274E7">
      <w:pPr>
        <w:pStyle w:val="CommentText"/>
      </w:pPr>
    </w:p>
    <w:p w14:paraId="06D54891" w14:textId="48B1783A" w:rsidR="00A274E7" w:rsidRDefault="00A274E7">
      <w:pPr>
        <w:pStyle w:val="CommentText"/>
      </w:pPr>
      <w:r>
        <w:t>The paragraph that you provided below about fishing companies is good.</w:t>
      </w:r>
    </w:p>
  </w:comment>
  <w:comment w:id="535" w:author="Fred Popowich" w:date="2020-12-16T10:02:00Z" w:initials="FP">
    <w:p w14:paraId="17FB78A9" w14:textId="1F2D4A85" w:rsidR="00A274E7" w:rsidRDefault="00A274E7">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549" w:author="Fred Popowich" w:date="2021-03-03T10:04:00Z" w:initials="FP">
    <w:p w14:paraId="66F317C0" w14:textId="7173D6D6" w:rsidR="00A274E7" w:rsidRDefault="00A274E7">
      <w:pPr>
        <w:pStyle w:val="CommentText"/>
      </w:pPr>
      <w:r>
        <w:rPr>
          <w:rStyle w:val="CommentReference"/>
        </w:rPr>
        <w:annotationRef/>
      </w:r>
      <w:r>
        <w:t xml:space="preserve">This can probably now be </w:t>
      </w:r>
      <w:proofErr w:type="spellStart"/>
      <w:r>
        <w:t>delted</w:t>
      </w:r>
      <w:proofErr w:type="spellEnd"/>
      <w:r>
        <w:t xml:space="preserve"> since </w:t>
      </w:r>
      <w:r>
        <w:rPr>
          <w:noProof/>
        </w:rPr>
        <w:t>it is now included below.</w:t>
      </w:r>
    </w:p>
  </w:comment>
  <w:comment w:id="570" w:author="Fred Popowich" w:date="2021-03-17T09:21:00Z" w:initials="FP">
    <w:p w14:paraId="1F3801BC" w14:textId="3184EF0C" w:rsidR="00A274E7" w:rsidRDefault="00A274E7">
      <w:pPr>
        <w:pStyle w:val="CommentText"/>
      </w:pPr>
      <w:r>
        <w:rPr>
          <w:rStyle w:val="CommentReference"/>
        </w:rPr>
        <w:annotationRef/>
      </w:r>
      <w:r>
        <w:t>Is this a quote?</w:t>
      </w:r>
    </w:p>
  </w:comment>
  <w:comment w:id="583" w:author="Fred Popowich" w:date="2021-03-03T09:34:00Z" w:initials="FP">
    <w:p w14:paraId="7261C126" w14:textId="2E9B3586" w:rsidR="00A274E7" w:rsidRDefault="00A274E7">
      <w:pPr>
        <w:pStyle w:val="CommentText"/>
      </w:pPr>
      <w:r>
        <w:rPr>
          <w:rStyle w:val="CommentReference"/>
        </w:rPr>
        <w:annotationRef/>
      </w:r>
      <w:r>
        <w:t>To give the sentence some more structure, and to avoid some ambiguity, I would suggest replacing one of the "</w:t>
      </w:r>
      <w:proofErr w:type="spellStart"/>
      <w:proofErr w:type="gramStart"/>
      <w:r>
        <w:t>and”s</w:t>
      </w:r>
      <w:proofErr w:type="spellEnd"/>
      <w:proofErr w:type="gramEnd"/>
      <w:r>
        <w:t xml:space="preserve"> with “along with”</w:t>
      </w:r>
    </w:p>
  </w:comment>
  <w:comment w:id="578" w:author="Fred Popowich" w:date="2021-03-03T09:36:00Z" w:initials="FP">
    <w:p w14:paraId="266D0519" w14:textId="265C6523" w:rsidR="00A274E7" w:rsidRDefault="00A274E7">
      <w:pPr>
        <w:pStyle w:val="CommentText"/>
      </w:pPr>
      <w:r>
        <w:rPr>
          <w:rStyle w:val="CommentReference"/>
        </w:rPr>
        <w:annotationRef/>
      </w:r>
      <w:r>
        <w:t>Again, this first sentence sets the stage for what the whole paragraph will be about.</w:t>
      </w:r>
    </w:p>
  </w:comment>
  <w:comment w:id="623" w:author="Fred Popowich" w:date="2021-03-03T10:10:00Z" w:initials="FP">
    <w:p w14:paraId="46D3A166" w14:textId="10E1583C" w:rsidR="00A274E7" w:rsidRDefault="00A274E7">
      <w:pPr>
        <w:pStyle w:val="CommentText"/>
      </w:pPr>
      <w:r>
        <w:rPr>
          <w:rStyle w:val="CommentReference"/>
        </w:rPr>
        <w:annotationRef/>
      </w:r>
      <w:r>
        <w:t>Elaborate….</w:t>
      </w:r>
    </w:p>
  </w:comment>
  <w:comment w:id="627" w:author="Fred Popowich" w:date="2021-03-06T09:07:00Z" w:initials="FP">
    <w:p w14:paraId="0513705C" w14:textId="0654B8F3" w:rsidR="00A274E7" w:rsidRDefault="00A274E7">
      <w:pPr>
        <w:pStyle w:val="CommentText"/>
      </w:pPr>
      <w:r>
        <w:rPr>
          <w:rStyle w:val="CommentReference"/>
        </w:rPr>
        <w:annotationRef/>
      </w:r>
      <w:r>
        <w:t xml:space="preserve">Each figure should have a name in its caption rather than just the figure number. </w:t>
      </w:r>
    </w:p>
  </w:comment>
  <w:comment w:id="663" w:author="Fred Popowich" w:date="2021-03-06T08:58:00Z" w:initials="FP">
    <w:p w14:paraId="13FD0F2F" w14:textId="77EEDE9D" w:rsidR="00A274E7" w:rsidRDefault="00A274E7">
      <w:pPr>
        <w:pStyle w:val="CommentText"/>
      </w:pPr>
      <w:r>
        <w:rPr>
          <w:rStyle w:val="CommentReference"/>
        </w:rPr>
        <w:annotationRef/>
      </w:r>
      <w:r>
        <w:t xml:space="preserve">This could be a good place to make a comment on how </w:t>
      </w:r>
      <w:proofErr w:type="spellStart"/>
      <w:r>
        <w:t>diificult</w:t>
      </w:r>
      <w:proofErr w:type="spellEnd"/>
      <w:r>
        <w:t xml:space="preserve"> or </w:t>
      </w:r>
      <w:proofErr w:type="spellStart"/>
      <w:r>
        <w:t>easyit</w:t>
      </w:r>
      <w:proofErr w:type="spellEnd"/>
      <w:r>
        <w:t xml:space="preserve"> is to come to this conclusion; perhaps give </w:t>
      </w:r>
      <w:proofErr w:type="spellStart"/>
      <w:r>
        <w:t>detailson</w:t>
      </w:r>
      <w:proofErr w:type="spellEnd"/>
      <w:r>
        <w:t xml:space="preserve"> what the reader needs to do to come to this </w:t>
      </w:r>
      <w:proofErr w:type="spellStart"/>
      <w:proofErr w:type="gramStart"/>
      <w:r>
        <w:t>conclusion.For</w:t>
      </w:r>
      <w:proofErr w:type="spellEnd"/>
      <w:proofErr w:type="gramEnd"/>
      <w:r>
        <w:t xml:space="preserve"> </w:t>
      </w:r>
      <w:proofErr w:type="spellStart"/>
      <w:r>
        <w:t>example,the</w:t>
      </w:r>
      <w:proofErr w:type="spellEnd"/>
      <w:r>
        <w:t xml:space="preserve"> user needs to look along each </w:t>
      </w:r>
      <w:proofErr w:type="spellStart"/>
      <w:r>
        <w:t>row,and</w:t>
      </w:r>
      <w:proofErr w:type="spellEnd"/>
      <w:r>
        <w:t xml:space="preserve"> then column by </w:t>
      </w:r>
      <w:proofErr w:type="spellStart"/>
      <w:r>
        <w:t>colum</w:t>
      </w:r>
      <w:proofErr w:type="spellEnd"/>
      <w:r>
        <w:t xml:space="preserve"> compare….</w:t>
      </w:r>
    </w:p>
  </w:comment>
  <w:comment w:id="678" w:author="Fred Popowich" w:date="2021-03-06T09:02:00Z" w:initials="FP">
    <w:p w14:paraId="7625A58B" w14:textId="08BF82AC" w:rsidR="00A274E7" w:rsidRDefault="00A274E7">
      <w:pPr>
        <w:pStyle w:val="CommentText"/>
      </w:pPr>
      <w:r>
        <w:rPr>
          <w:rStyle w:val="CommentReference"/>
        </w:rPr>
        <w:annotationRef/>
      </w:r>
      <w:r>
        <w:t xml:space="preserve">Set the context for this paragraph saying what kind of visualization technique will be examined, and for what purpose. </w:t>
      </w:r>
    </w:p>
  </w:comment>
  <w:comment w:id="689" w:author="Fred Popowich" w:date="2021-03-06T09:04:00Z" w:initials="FP">
    <w:p w14:paraId="1171A12E" w14:textId="0683C2FB" w:rsidR="00A274E7" w:rsidRDefault="00A274E7">
      <w:pPr>
        <w:pStyle w:val="CommentText"/>
      </w:pPr>
      <w:r>
        <w:rPr>
          <w:rStyle w:val="CommentReference"/>
        </w:rPr>
        <w:annotationRef/>
      </w:r>
      <w:proofErr w:type="spellStart"/>
      <w:r>
        <w:t>Elaboarate</w:t>
      </w:r>
      <w:proofErr w:type="spellEnd"/>
      <w:r>
        <w:t xml:space="preserve">. How does it show this?  How is </w:t>
      </w:r>
      <w:proofErr w:type="spellStart"/>
      <w:r>
        <w:t>colour</w:t>
      </w:r>
      <w:proofErr w:type="spellEnd"/>
      <w:r>
        <w:t xml:space="preserve"> used? How easy can the reader determine this? </w:t>
      </w:r>
    </w:p>
  </w:comment>
  <w:comment w:id="723" w:author="Fred Popowich" w:date="2021-03-06T09:11:00Z" w:initials="FP">
    <w:p w14:paraId="281DFEF0" w14:textId="7F6EBAA4" w:rsidR="00A274E7" w:rsidRDefault="00A274E7">
      <w:pPr>
        <w:pStyle w:val="CommentText"/>
      </w:pPr>
      <w:r>
        <w:rPr>
          <w:rStyle w:val="CommentReference"/>
        </w:rPr>
        <w:annotationRef/>
      </w:r>
      <w:r>
        <w:t xml:space="preserve">Say how the reader can determine or distinguish this. How easily can be it be done? What techniques are </w:t>
      </w:r>
      <w:proofErr w:type="spellStart"/>
      <w:proofErr w:type="gramStart"/>
      <w:r>
        <w:t>use</w:t>
      </w:r>
      <w:proofErr w:type="spellEnd"/>
      <w:proofErr w:type="gramEnd"/>
      <w:r>
        <w:t xml:space="preserve"> to help the reader? </w:t>
      </w:r>
      <w:proofErr w:type="spellStart"/>
      <w:r>
        <w:t>Colour</w:t>
      </w:r>
      <w:proofErr w:type="spellEnd"/>
      <w:r>
        <w:t>?</w:t>
      </w:r>
    </w:p>
  </w:comment>
  <w:comment w:id="775" w:author="Fred Popowich" w:date="2021-03-06T09:13:00Z" w:initials="FP">
    <w:p w14:paraId="1CAA92F4" w14:textId="2AB12B25" w:rsidR="00A274E7" w:rsidRDefault="00A274E7">
      <w:pPr>
        <w:pStyle w:val="CommentText"/>
      </w:pPr>
      <w:r>
        <w:rPr>
          <w:rStyle w:val="CommentReference"/>
        </w:rPr>
        <w:annotationRef/>
      </w:r>
      <w:r>
        <w:t xml:space="preserve">For the next few examples, </w:t>
      </w:r>
      <w:proofErr w:type="spellStart"/>
      <w:r>
        <w:t>thing</w:t>
      </w:r>
      <w:proofErr w:type="spellEnd"/>
      <w:r>
        <w:t xml:space="preserve"> carefully about which ones you want to include, and which one can be deleted. Say why they are interesting, and how the reader comes to the conclusions. For example, do they allow the reader to compare a larger number of data sources? Why are they relevant to what you will be presenting in the next chapter?</w:t>
      </w:r>
    </w:p>
  </w:comment>
  <w:comment w:id="890" w:author="Fred Popowich" w:date="2021-03-06T09:16:00Z" w:initials="FP">
    <w:p w14:paraId="2DB21FC1" w14:textId="503EDB24" w:rsidR="00A274E7" w:rsidRDefault="00A274E7">
      <w:pPr>
        <w:pStyle w:val="CommentText"/>
      </w:pPr>
      <w:r>
        <w:rPr>
          <w:rStyle w:val="CommentReference"/>
        </w:rPr>
        <w:annotationRef/>
      </w:r>
      <w:r>
        <w:t xml:space="preserve">Which report? </w:t>
      </w:r>
    </w:p>
  </w:comment>
  <w:comment w:id="891" w:author="Fred Popowich" w:date="2021-03-06T09:17:00Z" w:initials="FP">
    <w:p w14:paraId="4FE41928" w14:textId="1C446AEE" w:rsidR="00A274E7" w:rsidRDefault="00A274E7">
      <w:pPr>
        <w:pStyle w:val="CommentText"/>
      </w:pPr>
      <w:r>
        <w:rPr>
          <w:rStyle w:val="CommentReference"/>
        </w:rPr>
        <w:annotationRef/>
      </w:r>
      <w:r>
        <w:t>The paragraph that starts here is a very important one, since it sums up the main points you have mentioned in the previous paragraphs.</w:t>
      </w:r>
      <w:r>
        <w:rPr>
          <w:noProof/>
        </w:rPr>
        <w:t xml:space="preserve"> Make sure it starts with a clear introductory sdetnence. </w:t>
      </w:r>
    </w:p>
  </w:comment>
  <w:comment w:id="957" w:author="Fred Popowich" w:date="2021-03-06T09:20:00Z" w:initials="FP">
    <w:p w14:paraId="5BB734AF" w14:textId="6F9F0D16" w:rsidR="00A274E7" w:rsidRDefault="00A274E7">
      <w:pPr>
        <w:pStyle w:val="CommentText"/>
      </w:pPr>
      <w:r>
        <w:rPr>
          <w:rStyle w:val="CommentReference"/>
        </w:rPr>
        <w:annotationRef/>
      </w:r>
      <w:r>
        <w:t>Add a sentence similar to this one that gives more detail.</w:t>
      </w:r>
    </w:p>
  </w:comment>
  <w:comment w:id="977" w:author="Fred Popowich" w:date="2021-03-06T09:20:00Z" w:initials="FP">
    <w:p w14:paraId="542EF121" w14:textId="763B4F04" w:rsidR="00A274E7" w:rsidRDefault="00A274E7">
      <w:pPr>
        <w:pStyle w:val="CommentText"/>
      </w:pPr>
      <w:r>
        <w:rPr>
          <w:rStyle w:val="CommentReference"/>
        </w:rPr>
        <w:annotationRef/>
      </w:r>
      <w:r>
        <w:t>Why can we conclude this?</w:t>
      </w:r>
    </w:p>
  </w:comment>
  <w:comment w:id="1051" w:author="Fred Popowich" w:date="2020-12-16T10:36:00Z" w:initials="FP">
    <w:p w14:paraId="6D28389C" w14:textId="77777777" w:rsidR="00A274E7" w:rsidRDefault="00A274E7" w:rsidP="00C1576E">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3B10B042" w14:textId="77777777" w:rsidR="00A274E7" w:rsidRDefault="00A274E7" w:rsidP="00C1576E">
      <w:pPr>
        <w:pStyle w:val="CommentText"/>
      </w:pPr>
    </w:p>
    <w:p w14:paraId="0A46A9EC" w14:textId="77777777" w:rsidR="00A274E7" w:rsidRDefault="00A274E7" w:rsidP="00C1576E">
      <w:pPr>
        <w:pStyle w:val="CommentText"/>
      </w:pPr>
      <w:r>
        <w:t>I’m not yet sure where the best place would be to talk about issues such as data cleaning, and data integration.</w:t>
      </w:r>
    </w:p>
  </w:comment>
  <w:comment w:id="1052" w:author="Vladymyr Kozyr [2]" w:date="2021-01-03T17:48:00Z" w:initials="VK">
    <w:p w14:paraId="53F18352" w14:textId="77777777" w:rsidR="00A274E7" w:rsidRDefault="00A274E7" w:rsidP="00C1576E">
      <w:pPr>
        <w:pStyle w:val="CommentText"/>
      </w:pPr>
      <w:r>
        <w:rPr>
          <w:rStyle w:val="CommentReference"/>
        </w:rPr>
        <w:annotationRef/>
      </w:r>
      <w:r>
        <w:t>I will probably separate these into two sections</w:t>
      </w:r>
    </w:p>
  </w:comment>
  <w:comment w:id="1053" w:author="Fred Popowich" w:date="2021-03-17T09:38:00Z" w:initials="FP">
    <w:p w14:paraId="6B4989A5" w14:textId="445A47E0" w:rsidR="00A274E7" w:rsidRDefault="00A274E7">
      <w:pPr>
        <w:pStyle w:val="CommentText"/>
      </w:pPr>
      <w:r>
        <w:rPr>
          <w:rStyle w:val="CommentReference"/>
        </w:rPr>
        <w:annotationRef/>
      </w:r>
      <w:r>
        <w:t>How are you now thinking of restructuring this section?</w:t>
      </w:r>
    </w:p>
  </w:comment>
  <w:comment w:id="1148" w:author="Fred Popowich" w:date="2021-03-09T11:46:00Z" w:initials="FP">
    <w:p w14:paraId="251C9E24" w14:textId="77777777" w:rsidR="00A274E7" w:rsidRDefault="00A274E7" w:rsidP="00C1576E">
      <w:pPr>
        <w:pStyle w:val="CommentText"/>
      </w:pPr>
      <w:r>
        <w:rPr>
          <w:rStyle w:val="CommentReference"/>
        </w:rPr>
        <w:annotationRef/>
      </w:r>
      <w:r>
        <w:t>You could then have a separate paragraph on the DFO data.</w:t>
      </w:r>
    </w:p>
  </w:comment>
  <w:comment w:id="1160" w:author="Fred Popowich" w:date="2021-03-09T11:47:00Z" w:initials="FP">
    <w:p w14:paraId="55EB8E23" w14:textId="77777777" w:rsidR="00A274E7" w:rsidRDefault="00A274E7" w:rsidP="00C1576E">
      <w:pPr>
        <w:pStyle w:val="CommentText"/>
      </w:pPr>
      <w:r>
        <w:rPr>
          <w:rStyle w:val="CommentReference"/>
        </w:rPr>
        <w:annotationRef/>
      </w:r>
      <w:r>
        <w:t xml:space="preserve">Here you could potentially talk about the general processes of data </w:t>
      </w:r>
      <w:proofErr w:type="spellStart"/>
      <w:r>
        <w:t>intergration</w:t>
      </w:r>
      <w:proofErr w:type="spellEnd"/>
      <w:r>
        <w:t>, and data cleaning if you wish, and the issues with respect to your datasets. In the later chapter as you suggest, you could then give some details of the process that you used.</w:t>
      </w:r>
    </w:p>
  </w:comment>
  <w:comment w:id="1023" w:author="Fred Popowich" w:date="2021-03-06T09:21:00Z" w:initials="FP">
    <w:p w14:paraId="12F7CD01" w14:textId="324AEC4F" w:rsidR="00A274E7" w:rsidRDefault="00A274E7">
      <w:pPr>
        <w:pStyle w:val="CommentText"/>
      </w:pPr>
      <w:r>
        <w:rPr>
          <w:rStyle w:val="CommentReference"/>
        </w:rPr>
        <w:annotationRef/>
      </w:r>
      <w:r>
        <w:t xml:space="preserve">Yes, these are good points to make. Can you rephrase and reformat </w:t>
      </w:r>
      <w:proofErr w:type="gramStart"/>
      <w:r>
        <w:t>this</w:t>
      </w:r>
      <w:proofErr w:type="gramEnd"/>
      <w:r>
        <w:t xml:space="preserve"> so it is easier to understand? Just let me know if you need more details. </w:t>
      </w:r>
    </w:p>
  </w:comment>
  <w:comment w:id="1192" w:author="Fred Popowich" w:date="2021-03-17T09:39:00Z" w:initials="FP">
    <w:p w14:paraId="0D6BCFE2" w14:textId="2ADBE274" w:rsidR="00A274E7" w:rsidRDefault="00A274E7">
      <w:pPr>
        <w:pStyle w:val="CommentText"/>
      </w:pPr>
      <w:r>
        <w:rPr>
          <w:rStyle w:val="CommentReference"/>
        </w:rPr>
        <w:annotationRef/>
      </w:r>
      <w:r>
        <w:t xml:space="preserve">Make it clear what </w:t>
      </w:r>
      <w:proofErr w:type="spellStart"/>
      <w:r>
        <w:t>insprired</w:t>
      </w:r>
      <w:proofErr w:type="spellEnd"/>
      <w:r>
        <w:t xml:space="preserve"> these as being problems that they are eager to work on. Can you cite papers showing that these are important issues? What criteria are used to determine if something is of interest.</w:t>
      </w:r>
    </w:p>
  </w:comment>
  <w:comment w:id="1197" w:author="Fred Popowich" w:date="2020-12-16T14:45:00Z" w:initials="FP">
    <w:p w14:paraId="0AC6B72D" w14:textId="77777777" w:rsidR="00A274E7" w:rsidRDefault="00A274E7"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1222" w:author="Fred Popowich" w:date="2021-03-17T09:42:00Z" w:initials="FP">
    <w:p w14:paraId="3526F144" w14:textId="0FE69452" w:rsidR="00A274E7" w:rsidRDefault="00A274E7">
      <w:pPr>
        <w:pStyle w:val="CommentText"/>
      </w:pPr>
      <w:r>
        <w:rPr>
          <w:rStyle w:val="CommentReference"/>
        </w:rPr>
        <w:annotationRef/>
      </w:r>
      <w:r>
        <w:t xml:space="preserve">Do they actually “stop” the methods, or do they make recommendations to change </w:t>
      </w:r>
      <w:proofErr w:type="spellStart"/>
      <w:r>
        <w:t>behavour</w:t>
      </w:r>
      <w:proofErr w:type="spellEnd"/>
      <w:r>
        <w:t>.</w:t>
      </w:r>
    </w:p>
  </w:comment>
  <w:comment w:id="1227" w:author="Fred Popowich" w:date="2020-12-16T14:48:00Z" w:initials="FP">
    <w:p w14:paraId="046DE5DC" w14:textId="77777777" w:rsidR="00A274E7" w:rsidRDefault="00A274E7" w:rsidP="00507C0A">
      <w:pPr>
        <w:pStyle w:val="CommentText"/>
      </w:pPr>
      <w:r>
        <w:rPr>
          <w:rStyle w:val="CommentReference"/>
        </w:rPr>
        <w:annotationRef/>
      </w:r>
      <w:r>
        <w:t>Perhaps for each question you could say where it came from? Or what inspired it?</w:t>
      </w:r>
    </w:p>
  </w:comment>
  <w:comment w:id="1270" w:author="Fred Popowich" w:date="2021-03-17T09:43:00Z" w:initials="FP">
    <w:p w14:paraId="141C8065" w14:textId="615270C1" w:rsidR="00A274E7" w:rsidRDefault="00A274E7">
      <w:pPr>
        <w:pStyle w:val="CommentText"/>
      </w:pPr>
      <w:r>
        <w:rPr>
          <w:rStyle w:val="CommentReference"/>
        </w:rPr>
        <w:annotationRef/>
      </w:r>
      <w:r>
        <w:t xml:space="preserve">How can it be concluded based on this </w:t>
      </w:r>
      <w:proofErr w:type="gramStart"/>
      <w:r>
        <w:t>data.</w:t>
      </w:r>
      <w:proofErr w:type="gramEnd"/>
    </w:p>
  </w:comment>
  <w:comment w:id="1302" w:author="Fred Popowich" w:date="2021-01-04T09:49:00Z" w:initials="FP">
    <w:p w14:paraId="5BCD4EA4" w14:textId="77777777" w:rsidR="00A274E7" w:rsidRDefault="00A274E7" w:rsidP="00507C0A">
      <w:pPr>
        <w:pStyle w:val="CommentText"/>
      </w:pPr>
      <w:r>
        <w:rPr>
          <w:rStyle w:val="CommentReference"/>
        </w:rPr>
        <w:annotationRef/>
      </w:r>
      <w:r>
        <w:t>Very important for species that are at risk</w:t>
      </w:r>
    </w:p>
  </w:comment>
  <w:comment w:id="1334" w:author="Fred Popowich" w:date="2020-12-16T10:36:00Z" w:initials="FP">
    <w:p w14:paraId="33B40969" w14:textId="77777777" w:rsidR="00A274E7" w:rsidRDefault="00A274E7">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A274E7" w:rsidRDefault="00A274E7">
      <w:pPr>
        <w:pStyle w:val="CommentText"/>
      </w:pPr>
    </w:p>
    <w:p w14:paraId="76730AE6" w14:textId="42DB3E76" w:rsidR="00A274E7" w:rsidRDefault="00A274E7">
      <w:pPr>
        <w:pStyle w:val="CommentText"/>
      </w:pPr>
      <w:r>
        <w:t>I’m not yet sure where the best place would be to talk about issues such as data cleaning, and data integration.</w:t>
      </w:r>
    </w:p>
  </w:comment>
  <w:comment w:id="1335" w:author="Vladymyr Kozyr [2]" w:date="2021-01-03T17:48:00Z" w:initials="VK">
    <w:p w14:paraId="417555F3" w14:textId="6938D545" w:rsidR="00A274E7" w:rsidRDefault="00A274E7">
      <w:pPr>
        <w:pStyle w:val="CommentText"/>
      </w:pPr>
      <w:r>
        <w:rPr>
          <w:rStyle w:val="CommentReference"/>
        </w:rPr>
        <w:annotationRef/>
      </w:r>
      <w:r>
        <w:t>I will probably separate these into two sections</w:t>
      </w:r>
    </w:p>
  </w:comment>
  <w:comment w:id="1288" w:author="Fred Popowich" w:date="2021-03-17T09:47:00Z" w:initials="FP">
    <w:p w14:paraId="7E621B33" w14:textId="73B3BD38" w:rsidR="00A274E7" w:rsidRDefault="00A274E7">
      <w:pPr>
        <w:pStyle w:val="CommentText"/>
      </w:pPr>
      <w:r>
        <w:rPr>
          <w:rStyle w:val="CommentReference"/>
        </w:rPr>
        <w:annotationRef/>
      </w:r>
      <w:r>
        <w:t xml:space="preserve">Are you still thinking of combining some of the sections? For example, how does this relate to section 3.6? Section 3.4 is a section that contains only a single paragraph. </w:t>
      </w:r>
    </w:p>
  </w:comment>
  <w:comment w:id="1378" w:author="Fred Popowich" w:date="2021-03-17T09:45:00Z" w:initials="FP">
    <w:p w14:paraId="267D9599" w14:textId="35959B52" w:rsidR="00A274E7" w:rsidRDefault="00A274E7">
      <w:pPr>
        <w:pStyle w:val="CommentText"/>
      </w:pPr>
      <w:r>
        <w:rPr>
          <w:rStyle w:val="CommentReference"/>
        </w:rPr>
        <w:annotationRef/>
      </w:r>
      <w:r>
        <w:t xml:space="preserve">Can you cite research that supports this claim? </w:t>
      </w:r>
    </w:p>
  </w:comment>
  <w:comment w:id="1381" w:author="Fred Popowich" w:date="2021-03-17T09:45:00Z" w:initials="FP">
    <w:p w14:paraId="18007E7F" w14:textId="4D2CFE10" w:rsidR="00A274E7" w:rsidRDefault="00A274E7">
      <w:pPr>
        <w:pStyle w:val="CommentText"/>
      </w:pPr>
      <w:r>
        <w:rPr>
          <w:rStyle w:val="CommentReference"/>
        </w:rPr>
        <w:annotationRef/>
      </w:r>
      <w:r>
        <w:t xml:space="preserve">Can you talk more about the role of visualization in determining correlation? Again, is there research you can cite? </w:t>
      </w:r>
    </w:p>
  </w:comment>
  <w:comment w:id="1408" w:author="Fred Popowich" w:date="2021-03-09T11:49:00Z" w:initials="FP">
    <w:p w14:paraId="1787707C" w14:textId="4793546B" w:rsidR="00A274E7" w:rsidRDefault="00A274E7">
      <w:pPr>
        <w:pStyle w:val="CommentText"/>
      </w:pPr>
      <w:r>
        <w:rPr>
          <w:rStyle w:val="CommentReference"/>
        </w:rPr>
        <w:annotationRef/>
      </w:r>
      <w:r>
        <w:t>Perhaps before you dive into 3.6.1, you could provide a general introduction to the different kinds of tasks you will be introducing, and what makes them interesting/</w:t>
      </w:r>
      <w:proofErr w:type="spellStart"/>
      <w:proofErr w:type="gramStart"/>
      <w:r>
        <w:t>chal;lening</w:t>
      </w:r>
      <w:proofErr w:type="spellEnd"/>
      <w:proofErr w:type="gramEnd"/>
      <w:r>
        <w:t>, in the context of what you have said earlier in this chapter.</w:t>
      </w:r>
    </w:p>
  </w:comment>
  <w:comment w:id="1409" w:author="Fred Popowich" w:date="2021-03-17T09:49:00Z" w:initials="FP">
    <w:p w14:paraId="59A4ADCB" w14:textId="5D8D043F" w:rsidR="00A274E7" w:rsidRDefault="00A274E7">
      <w:pPr>
        <w:pStyle w:val="CommentText"/>
      </w:pPr>
      <w:r>
        <w:rPr>
          <w:rStyle w:val="CommentReference"/>
        </w:rPr>
        <w:annotationRef/>
      </w:r>
      <w:r>
        <w:t xml:space="preserve">Oh. </w:t>
      </w:r>
      <w:proofErr w:type="gramStart"/>
      <w:r>
        <w:t>,and</w:t>
      </w:r>
      <w:proofErr w:type="gramEnd"/>
      <w:r>
        <w:t xml:space="preserve"> I see that 3.6.1 is now 3.5.1 </w:t>
      </w:r>
      <w:r>
        <w:rPr>
          <w:noProof/>
        </w:rPr>
        <w:t xml:space="preserve">. Are you still planning on putting together an introductory paragraph? </w:t>
      </w:r>
    </w:p>
  </w:comment>
  <w:comment w:id="1429" w:author="Fred Popowich" w:date="2020-12-16T11:02:00Z" w:initials="FP">
    <w:p w14:paraId="1823D146" w14:textId="77777777" w:rsidR="00A274E7" w:rsidRDefault="00A274E7">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A274E7" w:rsidRDefault="00A274E7">
      <w:pPr>
        <w:pStyle w:val="CommentText"/>
      </w:pPr>
    </w:p>
    <w:p w14:paraId="35D9617B" w14:textId="4D53B508" w:rsidR="00A274E7" w:rsidRDefault="00A274E7">
      <w:pPr>
        <w:pStyle w:val="CommentText"/>
      </w:pPr>
      <w:r>
        <w:t>You can then say why multiline charts might be appropriate, etc.</w:t>
      </w:r>
    </w:p>
  </w:comment>
  <w:comment w:id="1449" w:author="Fred Popowich" w:date="2021-03-09T11:54:00Z" w:initials="FP">
    <w:p w14:paraId="48ACBEED" w14:textId="2625753F" w:rsidR="00A274E7" w:rsidRDefault="00A274E7">
      <w:pPr>
        <w:pStyle w:val="CommentText"/>
      </w:pPr>
      <w:r>
        <w:rPr>
          <w:rStyle w:val="CommentReference"/>
        </w:rPr>
        <w:annotationRef/>
      </w:r>
    </w:p>
  </w:comment>
  <w:comment w:id="1450" w:author="Fred Popowich" w:date="2021-03-09T11:54:00Z" w:initials="FP">
    <w:p w14:paraId="2591C10E" w14:textId="68532AC4" w:rsidR="00A274E7" w:rsidRDefault="00A274E7">
      <w:pPr>
        <w:pStyle w:val="CommentText"/>
      </w:pPr>
      <w:r>
        <w:rPr>
          <w:rStyle w:val="CommentReference"/>
        </w:rPr>
        <w:annotationRef/>
      </w:r>
      <w:r>
        <w:t>Be careful when using terms like “decent amount”</w:t>
      </w:r>
    </w:p>
  </w:comment>
  <w:comment w:id="1456" w:author="Fred Popowich" w:date="2021-03-09T11:56:00Z" w:initials="FP">
    <w:p w14:paraId="071F1F46" w14:textId="2A3B5D44" w:rsidR="00A274E7" w:rsidRDefault="00A274E7">
      <w:pPr>
        <w:pStyle w:val="CommentText"/>
      </w:pPr>
      <w:r>
        <w:rPr>
          <w:rStyle w:val="CommentReference"/>
        </w:rPr>
        <w:annotationRef/>
      </w:r>
      <w:r>
        <w:t>Be specific. What kind of visualization</w:t>
      </w:r>
      <w:r>
        <w:rPr>
          <w:noProof/>
        </w:rPr>
        <w:t xml:space="preserve">. </w:t>
      </w:r>
    </w:p>
  </w:comment>
  <w:comment w:id="1464" w:author="Fred Popowich" w:date="2021-03-09T11:53:00Z" w:initials="FP">
    <w:p w14:paraId="2270FA5C" w14:textId="60D43972" w:rsidR="00A274E7" w:rsidRDefault="00A274E7">
      <w:pPr>
        <w:pStyle w:val="CommentText"/>
      </w:pPr>
      <w:r>
        <w:rPr>
          <w:rStyle w:val="CommentReference"/>
        </w:rPr>
        <w:annotationRef/>
      </w:r>
      <w:r>
        <w:t>Is this something that is traditionally done in other domains?</w:t>
      </w:r>
    </w:p>
  </w:comment>
  <w:comment w:id="1474" w:author="Fred Popowich" w:date="2020-12-16T11:05:00Z" w:initials="FP">
    <w:p w14:paraId="4F5B8BBE" w14:textId="4ADE3264" w:rsidR="00A274E7" w:rsidRDefault="00A274E7">
      <w:pPr>
        <w:pStyle w:val="CommentText"/>
      </w:pPr>
      <w:r>
        <w:rPr>
          <w:rStyle w:val="CommentReference"/>
        </w:rPr>
        <w:annotationRef/>
      </w:r>
      <w:r>
        <w:t xml:space="preserve">What kind of external data sources? What kind of information is used from these data sources? </w:t>
      </w:r>
    </w:p>
  </w:comment>
  <w:comment w:id="1475" w:author="Vladymyr Kozyr [2]" w:date="2021-01-03T17:52:00Z" w:initials="VK">
    <w:p w14:paraId="283E5F14" w14:textId="72095D1D" w:rsidR="00A274E7" w:rsidRDefault="00A274E7">
      <w:pPr>
        <w:pStyle w:val="CommentText"/>
      </w:pPr>
      <w:r>
        <w:rPr>
          <w:rStyle w:val="CommentReference"/>
        </w:rPr>
        <w:annotationRef/>
      </w:r>
      <w:r>
        <w:t>External data sources I’m discussing below each</w:t>
      </w:r>
    </w:p>
  </w:comment>
  <w:comment w:id="1476" w:author="Fred Popowich" w:date="2020-12-16T11:06:00Z" w:initials="FP">
    <w:p w14:paraId="49400BB5" w14:textId="387E2017" w:rsidR="00A274E7" w:rsidRDefault="00A274E7">
      <w:pPr>
        <w:pStyle w:val="CommentText"/>
      </w:pPr>
      <w:r>
        <w:rPr>
          <w:rStyle w:val="CommentReference"/>
        </w:rPr>
        <w:annotationRef/>
      </w:r>
      <w:r>
        <w:t xml:space="preserve">Be clear of what you mean by this. </w:t>
      </w:r>
    </w:p>
  </w:comment>
  <w:comment w:id="1478" w:author="Fred Popowich" w:date="2020-12-16T14:49:00Z" w:initials="FP">
    <w:p w14:paraId="30D719A9" w14:textId="36F3715D" w:rsidR="00A274E7" w:rsidRDefault="00A274E7">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1652" w:author="Fred Popowich" w:date="2021-01-04T09:54:00Z" w:initials="FP">
    <w:p w14:paraId="1656EC8F" w14:textId="6345D1A6" w:rsidR="00A274E7" w:rsidRDefault="00A274E7">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1660" w:author="Fred Popowich" w:date="2021-01-04T09:58:00Z" w:initials="FP">
    <w:p w14:paraId="67B52EF6" w14:textId="77777777" w:rsidR="00A274E7" w:rsidRDefault="00A274E7">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A274E7" w:rsidRDefault="00A274E7">
      <w:pPr>
        <w:pStyle w:val="CommentText"/>
      </w:pPr>
    </w:p>
    <w:p w14:paraId="0888C1D2" w14:textId="4F39E323" w:rsidR="00A274E7" w:rsidRDefault="00A274E7">
      <w:pPr>
        <w:pStyle w:val="CommentText"/>
      </w:pPr>
      <w:r>
        <w:t>This is also a section where you can provide citations/references to what others have done.</w:t>
      </w:r>
    </w:p>
  </w:comment>
  <w:comment w:id="1741" w:author="Fred Popowich" w:date="2020-12-16T11:02:00Z" w:initials="FP">
    <w:p w14:paraId="35A461A9" w14:textId="77777777" w:rsidR="00A274E7" w:rsidRDefault="00A274E7" w:rsidP="00FF39D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7E4361B0" w14:textId="77777777" w:rsidR="00A274E7" w:rsidRDefault="00A274E7" w:rsidP="00FF39D4">
      <w:pPr>
        <w:pStyle w:val="CommentText"/>
      </w:pPr>
    </w:p>
    <w:p w14:paraId="7A07A035" w14:textId="77777777" w:rsidR="00A274E7" w:rsidRDefault="00A274E7" w:rsidP="00FF39D4">
      <w:pPr>
        <w:pStyle w:val="CommentText"/>
      </w:pPr>
      <w:r>
        <w:t>You can then say why multiline charts might be appropriate, etc.</w:t>
      </w:r>
    </w:p>
  </w:comment>
  <w:comment w:id="2131" w:author="Fred Popowich" w:date="2021-01-04T09:51:00Z" w:initials="FP">
    <w:p w14:paraId="380D5DA2" w14:textId="7148F11D" w:rsidR="00A274E7" w:rsidRDefault="00A274E7">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2128" w:author="Vladymyr Kozyr [2]" w:date="2021-01-03T18:45:00Z" w:initials="VK">
    <w:p w14:paraId="084E0C48" w14:textId="77777777" w:rsidR="00A274E7" w:rsidRDefault="00A274E7">
      <w:pPr>
        <w:pStyle w:val="CommentText"/>
      </w:pPr>
      <w:r>
        <w:rPr>
          <w:rStyle w:val="CommentReference"/>
        </w:rPr>
        <w:annotationRef/>
      </w:r>
      <w:r>
        <w:t>This is a section I would like to ask you about.</w:t>
      </w:r>
    </w:p>
    <w:p w14:paraId="6596A922" w14:textId="77777777" w:rsidR="00A274E7" w:rsidRDefault="00A274E7">
      <w:pPr>
        <w:pStyle w:val="CommentText"/>
      </w:pPr>
      <w:r>
        <w:t xml:space="preserve">If you have </w:t>
      </w:r>
      <w:proofErr w:type="gramStart"/>
      <w:r>
        <w:t>time</w:t>
      </w:r>
      <w:proofErr w:type="gramEnd"/>
      <w:r>
        <w:t xml:space="preserve"> can you please tell me if it has sense to discuss them as I support my thoughts in section 3.</w:t>
      </w:r>
    </w:p>
    <w:p w14:paraId="236E9470" w14:textId="0B7A245A" w:rsidR="00A274E7" w:rsidRDefault="00A274E7">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141D61" w15:done="1"/>
  <w15:commentEx w15:paraId="558FBDD5" w15:done="1"/>
  <w15:commentEx w15:paraId="755B4E05" w15:done="1"/>
  <w15:commentEx w15:paraId="2FF3456C" w15:done="1"/>
  <w15:commentEx w15:paraId="430546A4" w15:paraIdParent="2FF3456C" w15:done="1"/>
  <w15:commentEx w15:paraId="5B42C201" w15:done="1"/>
  <w15:commentEx w15:paraId="1EEF0F1C" w15:paraIdParent="5B42C201" w15:done="1"/>
  <w15:commentEx w15:paraId="6FC341F8" w15:paraIdParent="5B42C201" w15:done="1"/>
  <w15:commentEx w15:paraId="4A4DC500" w15:done="1"/>
  <w15:commentEx w15:paraId="66F3DD63" w15:done="1"/>
  <w15:commentEx w15:paraId="31C7C843" w15:done="0"/>
  <w15:commentEx w15:paraId="06D54891" w15:done="0"/>
  <w15:commentEx w15:paraId="17FB78A9" w15:done="0"/>
  <w15:commentEx w15:paraId="66F317C0" w15:done="0"/>
  <w15:commentEx w15:paraId="1F3801BC" w15:done="1"/>
  <w15:commentEx w15:paraId="7261C126" w15:done="1"/>
  <w15:commentEx w15:paraId="266D0519" w15:done="1"/>
  <w15:commentEx w15:paraId="46D3A166" w15:done="0"/>
  <w15:commentEx w15:paraId="0513705C" w15:done="1"/>
  <w15:commentEx w15:paraId="13FD0F2F" w15:done="1"/>
  <w15:commentEx w15:paraId="7625A58B" w15:done="0"/>
  <w15:commentEx w15:paraId="1171A12E" w15:done="1"/>
  <w15:commentEx w15:paraId="281DFEF0" w15:done="1"/>
  <w15:commentEx w15:paraId="1CAA92F4" w15:done="1"/>
  <w15:commentEx w15:paraId="2DB21FC1" w15:done="1"/>
  <w15:commentEx w15:paraId="4FE41928" w15:done="1"/>
  <w15:commentEx w15:paraId="5BB734AF" w15:done="1"/>
  <w15:commentEx w15:paraId="542EF121" w15:done="0"/>
  <w15:commentEx w15:paraId="0A46A9EC" w15:done="1"/>
  <w15:commentEx w15:paraId="53F18352" w15:paraIdParent="0A46A9EC" w15:done="1"/>
  <w15:commentEx w15:paraId="6B4989A5" w15:paraIdParent="0A46A9EC" w15:done="1"/>
  <w15:commentEx w15:paraId="251C9E24" w15:done="1"/>
  <w15:commentEx w15:paraId="55EB8E23" w15:done="1"/>
  <w15:commentEx w15:paraId="12F7CD01" w15:done="1"/>
  <w15:commentEx w15:paraId="0D6BCFE2" w15:done="1"/>
  <w15:commentEx w15:paraId="0AC6B72D" w15:done="0"/>
  <w15:commentEx w15:paraId="3526F144" w15:done="1"/>
  <w15:commentEx w15:paraId="046DE5DC" w15:done="0"/>
  <w15:commentEx w15:paraId="141C8065" w15:done="1"/>
  <w15:commentEx w15:paraId="5BCD4EA4" w15:done="1"/>
  <w15:commentEx w15:paraId="76730AE6" w15:done="0"/>
  <w15:commentEx w15:paraId="417555F3" w15:paraIdParent="76730AE6" w15:done="0"/>
  <w15:commentEx w15:paraId="7E621B33" w15:done="1"/>
  <w15:commentEx w15:paraId="267D9599" w15:done="1"/>
  <w15:commentEx w15:paraId="18007E7F" w15:done="1"/>
  <w15:commentEx w15:paraId="1787707C" w15:done="1"/>
  <w15:commentEx w15:paraId="59A4ADCB" w15:paraIdParent="1787707C" w15:done="1"/>
  <w15:commentEx w15:paraId="35D9617B" w15:done="0"/>
  <w15:commentEx w15:paraId="48ACBEED" w15:done="0"/>
  <w15:commentEx w15:paraId="2591C10E" w15:paraIdParent="48ACBEED" w15:done="1"/>
  <w15:commentEx w15:paraId="071F1F46" w15:done="1"/>
  <w15:commentEx w15:paraId="2270FA5C" w15:done="1"/>
  <w15:commentEx w15:paraId="4F5B8BBE" w15:done="1"/>
  <w15:commentEx w15:paraId="283E5F14" w15:paraIdParent="4F5B8BBE" w15:done="1"/>
  <w15:commentEx w15:paraId="49400BB5" w15:done="1"/>
  <w15:commentEx w15:paraId="30D719A9" w15:done="1"/>
  <w15:commentEx w15:paraId="1656EC8F" w15:done="1"/>
  <w15:commentEx w15:paraId="0888C1D2" w15:done="0"/>
  <w15:commentEx w15:paraId="7A07A035" w15:done="1"/>
  <w15:commentEx w15:paraId="380D5DA2" w15:done="1"/>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9D1A9" w16cex:dateUtc="2021-03-03T17:13:00Z"/>
  <w16cex:commentExtensible w16cex:durableId="238460DD" w16cex:dateUtc="2020-12-16T18:33:00Z"/>
  <w16cex:commentExtensible w16cex:durableId="23FC46D3" w16cex:dateUtc="2021-03-17T16:13:00Z"/>
  <w16cex:commentExtensible w16cex:durableId="23FC47EF" w16cex:dateUtc="2021-03-17T16:18:00Z"/>
  <w16cex:commentExtensible w16cex:durableId="240AF4F7" w16cex:dateUtc="2021-03-28T19:28:00Z"/>
  <w16cex:commentExtensible w16cex:durableId="23E9D334" w16cex:dateUtc="2021-03-03T17:19:00Z"/>
  <w16cex:commentExtensible w16cex:durableId="23F4E9B9" w16cex:dateUtc="2021-03-12T03:10:00Z"/>
  <w16cex:commentExtensible w16cex:durableId="23F4E9D4" w16cex:dateUtc="2021-03-12T03:11:00Z"/>
  <w16cex:commentExtensible w16cex:durableId="23E9D492" w16cex:dateUtc="2021-03-03T17:25:00Z"/>
  <w16cex:commentExtensible w16cex:durableId="23E9D42B" w16cex:dateUtc="2021-03-03T17:2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E9DDB3" w16cex:dateUtc="2021-03-03T18:04:00Z"/>
  <w16cex:commentExtensible w16cex:durableId="23FC48A6" w16cex:dateUtc="2021-03-17T16:21:00Z"/>
  <w16cex:commentExtensible w16cex:durableId="23E9D6B4" w16cex:dateUtc="2021-03-03T17:34:00Z"/>
  <w16cex:commentExtensible w16cex:durableId="23E9D70C" w16cex:dateUtc="2021-03-03T17:36:00Z"/>
  <w16cex:commentExtensible w16cex:durableId="23E9DF25" w16cex:dateUtc="2021-03-03T18:10:00Z"/>
  <w16cex:commentExtensible w16cex:durableId="23EDC4D7" w16cex:dateUtc="2021-03-06T17:07:00Z"/>
  <w16cex:commentExtensible w16cex:durableId="23EDC2D2" w16cex:dateUtc="2021-03-06T16:58:00Z"/>
  <w16cex:commentExtensible w16cex:durableId="23EDC3AA" w16cex:dateUtc="2021-03-06T17:02:00Z"/>
  <w16cex:commentExtensible w16cex:durableId="23EDC402" w16cex:dateUtc="2021-03-06T17:04:00Z"/>
  <w16cex:commentExtensible w16cex:durableId="23EDC5B2" w16cex:dateUtc="2021-03-06T17:11:00Z"/>
  <w16cex:commentExtensible w16cex:durableId="23EDC63A" w16cex:dateUtc="2021-03-06T17:13:00Z"/>
  <w16cex:commentExtensible w16cex:durableId="23EDC6E5" w16cex:dateUtc="2021-03-06T17:16:00Z"/>
  <w16cex:commentExtensible w16cex:durableId="23EDC718" w16cex:dateUtc="2021-03-06T17:17:00Z"/>
  <w16cex:commentExtensible w16cex:durableId="23EDC7C7" w16cex:dateUtc="2021-03-06T17:20:00Z"/>
  <w16cex:commentExtensible w16cex:durableId="23EDC7ED" w16cex:dateUtc="2021-03-06T17:20:00Z"/>
  <w16cex:commentExtensible w16cex:durableId="23D4FF72" w16cex:dateUtc="2020-12-16T18:36:00Z"/>
  <w16cex:commentExtensible w16cex:durableId="23D4FF71" w16cex:dateUtc="2021-01-04T01:48:00Z"/>
  <w16cex:commentExtensible w16cex:durableId="23FC4CA2" w16cex:dateUtc="2021-03-17T16:38:00Z"/>
  <w16cex:commentExtensible w16cex:durableId="23FA56DF" w16cex:dateUtc="2021-03-09T19:46:00Z"/>
  <w16cex:commentExtensible w16cex:durableId="23FA56DE" w16cex:dateUtc="2021-03-09T19:47:00Z"/>
  <w16cex:commentExtensible w16cex:durableId="23EDC80B" w16cex:dateUtc="2021-03-06T17:21:00Z"/>
  <w16cex:commentExtensible w16cex:durableId="23FC4CE8" w16cex:dateUtc="2021-03-17T16:39:00Z"/>
  <w16cex:commentExtensible w16cex:durableId="23849BFC" w16cex:dateUtc="2020-12-16T22:45:00Z"/>
  <w16cex:commentExtensible w16cex:durableId="23FC4D72" w16cex:dateUtc="2021-03-17T16:42:00Z"/>
  <w16cex:commentExtensible w16cex:durableId="23849CD5" w16cex:dateUtc="2020-12-16T22:48:00Z"/>
  <w16cex:commentExtensible w16cex:durableId="23FC4DDB" w16cex:dateUtc="2021-03-17T16:4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FC4EAA" w16cex:dateUtc="2021-03-17T16:47:00Z"/>
  <w16cex:commentExtensible w16cex:durableId="23FC4E1E" w16cex:dateUtc="2021-03-17T16:45:00Z"/>
  <w16cex:commentExtensible w16cex:durableId="23FC4E3F" w16cex:dateUtc="2021-03-17T16:45:00Z"/>
  <w16cex:commentExtensible w16cex:durableId="23F1DF53" w16cex:dateUtc="2021-03-09T19:49:00Z"/>
  <w16cex:commentExtensible w16cex:durableId="23FC4F1A" w16cex:dateUtc="2021-03-17T16:49:00Z"/>
  <w16cex:commentExtensible w16cex:durableId="238467B4" w16cex:dateUtc="2020-12-16T19:02:00Z"/>
  <w16cex:commentExtensible w16cex:durableId="23F1E071" w16cex:dateUtc="2021-03-09T19:54:00Z"/>
  <w16cex:commentExtensible w16cex:durableId="23F1E072" w16cex:dateUtc="2021-03-09T19:54:00Z"/>
  <w16cex:commentExtensible w16cex:durableId="23F1E0D0" w16cex:dateUtc="2021-03-09T19:56:00Z"/>
  <w16cex:commentExtensible w16cex:durableId="23F1E03F" w16cex:dateUtc="2021-03-09T19:53: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CAE82B" w16cex:dateUtc="2020-12-16T19:02: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141D61" w16cid:durableId="23E9D1A9"/>
  <w16cid:commentId w16cid:paraId="558FBDD5" w16cid:durableId="238460DD"/>
  <w16cid:commentId w16cid:paraId="755B4E05" w16cid:durableId="23FC46D3"/>
  <w16cid:commentId w16cid:paraId="2FF3456C" w16cid:durableId="23FC47EF"/>
  <w16cid:commentId w16cid:paraId="430546A4" w16cid:durableId="240AF4F7"/>
  <w16cid:commentId w16cid:paraId="5B42C201" w16cid:durableId="23E9D334"/>
  <w16cid:commentId w16cid:paraId="1EEF0F1C" w16cid:durableId="23F4E9B9"/>
  <w16cid:commentId w16cid:paraId="6FC341F8" w16cid:durableId="23F4E9D4"/>
  <w16cid:commentId w16cid:paraId="4A4DC500" w16cid:durableId="23E9D492"/>
  <w16cid:commentId w16cid:paraId="66F3DD63" w16cid:durableId="23E9D42B"/>
  <w16cid:commentId w16cid:paraId="31C7C843" w16cid:durableId="23845907"/>
  <w16cid:commentId w16cid:paraId="06D54891" w16cid:durableId="23845949"/>
  <w16cid:commentId w16cid:paraId="17FB78A9" w16cid:durableId="238459C4"/>
  <w16cid:commentId w16cid:paraId="66F317C0" w16cid:durableId="23E9DDB3"/>
  <w16cid:commentId w16cid:paraId="1F3801BC" w16cid:durableId="23FC48A6"/>
  <w16cid:commentId w16cid:paraId="7261C126" w16cid:durableId="23E9D6B4"/>
  <w16cid:commentId w16cid:paraId="266D0519" w16cid:durableId="23E9D70C"/>
  <w16cid:commentId w16cid:paraId="46D3A166" w16cid:durableId="23E9DF25"/>
  <w16cid:commentId w16cid:paraId="0513705C" w16cid:durableId="23EDC4D7"/>
  <w16cid:commentId w16cid:paraId="13FD0F2F" w16cid:durableId="23EDC2D2"/>
  <w16cid:commentId w16cid:paraId="7625A58B" w16cid:durableId="23EDC3AA"/>
  <w16cid:commentId w16cid:paraId="1171A12E" w16cid:durableId="23EDC402"/>
  <w16cid:commentId w16cid:paraId="281DFEF0" w16cid:durableId="23EDC5B2"/>
  <w16cid:commentId w16cid:paraId="1CAA92F4" w16cid:durableId="23EDC63A"/>
  <w16cid:commentId w16cid:paraId="2DB21FC1" w16cid:durableId="23EDC6E5"/>
  <w16cid:commentId w16cid:paraId="4FE41928" w16cid:durableId="23EDC718"/>
  <w16cid:commentId w16cid:paraId="5BB734AF" w16cid:durableId="23EDC7C7"/>
  <w16cid:commentId w16cid:paraId="542EF121" w16cid:durableId="23EDC7ED"/>
  <w16cid:commentId w16cid:paraId="0A46A9EC" w16cid:durableId="23D4FF72"/>
  <w16cid:commentId w16cid:paraId="53F18352" w16cid:durableId="23D4FF71"/>
  <w16cid:commentId w16cid:paraId="6B4989A5" w16cid:durableId="23FC4CA2"/>
  <w16cid:commentId w16cid:paraId="251C9E24" w16cid:durableId="23FA56DF"/>
  <w16cid:commentId w16cid:paraId="55EB8E23" w16cid:durableId="23FA56DE"/>
  <w16cid:commentId w16cid:paraId="12F7CD01" w16cid:durableId="23EDC80B"/>
  <w16cid:commentId w16cid:paraId="0D6BCFE2" w16cid:durableId="23FC4CE8"/>
  <w16cid:commentId w16cid:paraId="0AC6B72D" w16cid:durableId="23849BFC"/>
  <w16cid:commentId w16cid:paraId="3526F144" w16cid:durableId="23FC4D72"/>
  <w16cid:commentId w16cid:paraId="046DE5DC" w16cid:durableId="23849CD5"/>
  <w16cid:commentId w16cid:paraId="141C8065" w16cid:durableId="23FC4DDB"/>
  <w16cid:commentId w16cid:paraId="5BCD4EA4" w16cid:durableId="239D6342"/>
  <w16cid:commentId w16cid:paraId="76730AE6" w16cid:durableId="238461AE"/>
  <w16cid:commentId w16cid:paraId="417555F3" w16cid:durableId="239C81F6"/>
  <w16cid:commentId w16cid:paraId="7E621B33" w16cid:durableId="23FC4EAA"/>
  <w16cid:commentId w16cid:paraId="267D9599" w16cid:durableId="23FC4E1E"/>
  <w16cid:commentId w16cid:paraId="18007E7F" w16cid:durableId="23FC4E3F"/>
  <w16cid:commentId w16cid:paraId="1787707C" w16cid:durableId="23F1DF53"/>
  <w16cid:commentId w16cid:paraId="59A4ADCB" w16cid:durableId="23FC4F1A"/>
  <w16cid:commentId w16cid:paraId="35D9617B" w16cid:durableId="238467B4"/>
  <w16cid:commentId w16cid:paraId="48ACBEED" w16cid:durableId="23F1E071"/>
  <w16cid:commentId w16cid:paraId="2591C10E" w16cid:durableId="23F1E072"/>
  <w16cid:commentId w16cid:paraId="071F1F46" w16cid:durableId="23F1E0D0"/>
  <w16cid:commentId w16cid:paraId="2270FA5C" w16cid:durableId="23F1E03F"/>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7A07A035" w16cid:durableId="23CAE82B"/>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2944D" w14:textId="77777777" w:rsidR="00547D57" w:rsidRDefault="00547D57" w:rsidP="00A542EF">
      <w:pPr>
        <w:spacing w:after="0" w:line="240" w:lineRule="auto"/>
      </w:pPr>
      <w:r>
        <w:separator/>
      </w:r>
    </w:p>
  </w:endnote>
  <w:endnote w:type="continuationSeparator" w:id="0">
    <w:p w14:paraId="114EE0A0" w14:textId="77777777" w:rsidR="00547D57" w:rsidRDefault="00547D57"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Times New Roman (Body CS)">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A274E7" w:rsidRDefault="00A274E7"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A274E7" w:rsidRDefault="00A274E7"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FEC2C" w14:textId="77777777" w:rsidR="00547D57" w:rsidRDefault="00547D57" w:rsidP="00A542EF">
      <w:pPr>
        <w:spacing w:after="0" w:line="240" w:lineRule="auto"/>
      </w:pPr>
      <w:r>
        <w:separator/>
      </w:r>
    </w:p>
  </w:footnote>
  <w:footnote w:type="continuationSeparator" w:id="0">
    <w:p w14:paraId="4D95B7BC" w14:textId="77777777" w:rsidR="00547D57" w:rsidRDefault="00547D57"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64CD9"/>
    <w:multiLevelType w:val="multilevel"/>
    <w:tmpl w:val="ADB6C7D0"/>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A5C4B12"/>
    <w:multiLevelType w:val="hybridMultilevel"/>
    <w:tmpl w:val="6D8CE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F78E4"/>
    <w:multiLevelType w:val="multilevel"/>
    <w:tmpl w:val="280A4B3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60B781A"/>
    <w:multiLevelType w:val="multilevel"/>
    <w:tmpl w:val="245A0424"/>
    <w:lvl w:ilvl="0">
      <w:start w:val="1"/>
      <w:numFmt w:val="decimal"/>
      <w:pStyle w:val="Heading1"/>
      <w:lvlText w:val="Chapter %1."/>
      <w:lvlJc w:val="left"/>
      <w:pPr>
        <w:ind w:left="0" w:firstLine="0"/>
      </w:pPr>
      <w:rPr>
        <w:rFonts w:hint="default"/>
        <w:b/>
        <w:bCs w:val="0"/>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5B3A0333"/>
    <w:multiLevelType w:val="multilevel"/>
    <w:tmpl w:val="DD9094D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7"/>
  </w:num>
  <w:num w:numId="3">
    <w:abstractNumId w:val="5"/>
  </w:num>
  <w:num w:numId="4">
    <w:abstractNumId w:val="4"/>
  </w:num>
  <w:num w:numId="5">
    <w:abstractNumId w:val="6"/>
  </w:num>
  <w:num w:numId="6">
    <w:abstractNumId w:val="3"/>
    <w:lvlOverride w:ilvl="0">
      <w:startOverride w:val="3"/>
    </w:lvlOverride>
    <w:lvlOverride w:ilvl="1">
      <w:startOverride w:val="3"/>
    </w:lvlOverride>
  </w:num>
  <w:num w:numId="7">
    <w:abstractNumId w:val="3"/>
  </w:num>
  <w:num w:numId="8">
    <w:abstractNumId w:val="8"/>
  </w:num>
  <w:num w:numId="9">
    <w:abstractNumId w:val="1"/>
  </w:num>
  <w:num w:numId="10">
    <w:abstractNumId w:val="0"/>
  </w:num>
  <w:num w:numId="11">
    <w:abstractNumId w:val="3"/>
  </w:num>
  <w:num w:numId="12">
    <w:abstractNumId w:val="3"/>
    <w:lvlOverride w:ilvl="0">
      <w:startOverride w:val="3"/>
    </w:lvlOverride>
    <w:lvlOverride w:ilvl="1">
      <w:startOverride w:val="3"/>
    </w:lvlOverride>
  </w:num>
  <w:num w:numId="13">
    <w:abstractNumId w:val="2"/>
  </w:num>
  <w:num w:numId="14">
    <w:abstractNumId w:val="3"/>
    <w:lvlOverride w:ilvl="0">
      <w:startOverride w:val="3"/>
    </w:lvlOverride>
    <w:lvlOverride w:ilvl="1">
      <w:startOverride w:val="5"/>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3B11"/>
    <w:rsid w:val="00013B75"/>
    <w:rsid w:val="000147AB"/>
    <w:rsid w:val="00017672"/>
    <w:rsid w:val="0002111E"/>
    <w:rsid w:val="00032D9B"/>
    <w:rsid w:val="000347E4"/>
    <w:rsid w:val="000363CA"/>
    <w:rsid w:val="00036649"/>
    <w:rsid w:val="00037946"/>
    <w:rsid w:val="00042066"/>
    <w:rsid w:val="00043B80"/>
    <w:rsid w:val="0004683D"/>
    <w:rsid w:val="0005045F"/>
    <w:rsid w:val="000616F8"/>
    <w:rsid w:val="0006280D"/>
    <w:rsid w:val="00063D3F"/>
    <w:rsid w:val="000679F9"/>
    <w:rsid w:val="00070B89"/>
    <w:rsid w:val="00074BDB"/>
    <w:rsid w:val="000802D9"/>
    <w:rsid w:val="00085848"/>
    <w:rsid w:val="000870B3"/>
    <w:rsid w:val="000905C2"/>
    <w:rsid w:val="00090FDE"/>
    <w:rsid w:val="000947E7"/>
    <w:rsid w:val="000969C8"/>
    <w:rsid w:val="000B0BD9"/>
    <w:rsid w:val="000B1890"/>
    <w:rsid w:val="000B33CA"/>
    <w:rsid w:val="000B4421"/>
    <w:rsid w:val="000B56F9"/>
    <w:rsid w:val="000B5EBB"/>
    <w:rsid w:val="000C0A80"/>
    <w:rsid w:val="000C71AC"/>
    <w:rsid w:val="000D21CB"/>
    <w:rsid w:val="0010522C"/>
    <w:rsid w:val="00105D3E"/>
    <w:rsid w:val="00112D49"/>
    <w:rsid w:val="00113DFE"/>
    <w:rsid w:val="0011654D"/>
    <w:rsid w:val="00117B75"/>
    <w:rsid w:val="00121E0F"/>
    <w:rsid w:val="00147C41"/>
    <w:rsid w:val="001537B5"/>
    <w:rsid w:val="00155315"/>
    <w:rsid w:val="00162844"/>
    <w:rsid w:val="001650DD"/>
    <w:rsid w:val="00166A31"/>
    <w:rsid w:val="00166E3A"/>
    <w:rsid w:val="0016722A"/>
    <w:rsid w:val="00167DB2"/>
    <w:rsid w:val="001775E0"/>
    <w:rsid w:val="00181673"/>
    <w:rsid w:val="0018204D"/>
    <w:rsid w:val="0018565E"/>
    <w:rsid w:val="00191318"/>
    <w:rsid w:val="00195BDF"/>
    <w:rsid w:val="001A4992"/>
    <w:rsid w:val="001C2BE7"/>
    <w:rsid w:val="001C649B"/>
    <w:rsid w:val="001D0248"/>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41463"/>
    <w:rsid w:val="00252C5C"/>
    <w:rsid w:val="0025435F"/>
    <w:rsid w:val="002552ED"/>
    <w:rsid w:val="00261553"/>
    <w:rsid w:val="00261A9E"/>
    <w:rsid w:val="002623C0"/>
    <w:rsid w:val="00264A99"/>
    <w:rsid w:val="0026597E"/>
    <w:rsid w:val="00271831"/>
    <w:rsid w:val="00275DA3"/>
    <w:rsid w:val="00276693"/>
    <w:rsid w:val="002842B4"/>
    <w:rsid w:val="002A06D7"/>
    <w:rsid w:val="002A6BD2"/>
    <w:rsid w:val="002B1EDE"/>
    <w:rsid w:val="002B62FA"/>
    <w:rsid w:val="002D0F75"/>
    <w:rsid w:val="002D1AC8"/>
    <w:rsid w:val="002E5EB5"/>
    <w:rsid w:val="002F44CD"/>
    <w:rsid w:val="00301680"/>
    <w:rsid w:val="003023BD"/>
    <w:rsid w:val="00305D3C"/>
    <w:rsid w:val="003062CA"/>
    <w:rsid w:val="003526C0"/>
    <w:rsid w:val="00362694"/>
    <w:rsid w:val="00364877"/>
    <w:rsid w:val="00364A34"/>
    <w:rsid w:val="00370AF1"/>
    <w:rsid w:val="00372906"/>
    <w:rsid w:val="00384B2C"/>
    <w:rsid w:val="00385D2C"/>
    <w:rsid w:val="00390F36"/>
    <w:rsid w:val="00395D97"/>
    <w:rsid w:val="00397726"/>
    <w:rsid w:val="003A2EB3"/>
    <w:rsid w:val="003B24B8"/>
    <w:rsid w:val="003C0D2E"/>
    <w:rsid w:val="003C0EF0"/>
    <w:rsid w:val="003C7093"/>
    <w:rsid w:val="003E20D6"/>
    <w:rsid w:val="003E2489"/>
    <w:rsid w:val="003E2711"/>
    <w:rsid w:val="003E6A2D"/>
    <w:rsid w:val="003F6C1D"/>
    <w:rsid w:val="003F6D3A"/>
    <w:rsid w:val="00401C22"/>
    <w:rsid w:val="0041332F"/>
    <w:rsid w:val="004151F0"/>
    <w:rsid w:val="00434475"/>
    <w:rsid w:val="00435AF9"/>
    <w:rsid w:val="00445043"/>
    <w:rsid w:val="00456589"/>
    <w:rsid w:val="00457C63"/>
    <w:rsid w:val="00471D96"/>
    <w:rsid w:val="0047625A"/>
    <w:rsid w:val="004836F1"/>
    <w:rsid w:val="00485631"/>
    <w:rsid w:val="00486A07"/>
    <w:rsid w:val="004A158F"/>
    <w:rsid w:val="004B0D2A"/>
    <w:rsid w:val="004B13A1"/>
    <w:rsid w:val="004B39F9"/>
    <w:rsid w:val="004D0850"/>
    <w:rsid w:val="004D2C46"/>
    <w:rsid w:val="004D67AC"/>
    <w:rsid w:val="004E0E0C"/>
    <w:rsid w:val="004E2076"/>
    <w:rsid w:val="004F3A6B"/>
    <w:rsid w:val="004F6AC5"/>
    <w:rsid w:val="00507C0A"/>
    <w:rsid w:val="005141CE"/>
    <w:rsid w:val="00514EC2"/>
    <w:rsid w:val="005166E7"/>
    <w:rsid w:val="00517F10"/>
    <w:rsid w:val="005256FE"/>
    <w:rsid w:val="005332DE"/>
    <w:rsid w:val="00534398"/>
    <w:rsid w:val="00534E4E"/>
    <w:rsid w:val="00535874"/>
    <w:rsid w:val="00535FF8"/>
    <w:rsid w:val="00537E07"/>
    <w:rsid w:val="00543812"/>
    <w:rsid w:val="00547D57"/>
    <w:rsid w:val="00572D69"/>
    <w:rsid w:val="005759ED"/>
    <w:rsid w:val="005942AA"/>
    <w:rsid w:val="005B22A4"/>
    <w:rsid w:val="005B302C"/>
    <w:rsid w:val="005B70F7"/>
    <w:rsid w:val="005C08D2"/>
    <w:rsid w:val="005D6265"/>
    <w:rsid w:val="005D6CF6"/>
    <w:rsid w:val="005E3700"/>
    <w:rsid w:val="005E7863"/>
    <w:rsid w:val="005F3787"/>
    <w:rsid w:val="005F3C06"/>
    <w:rsid w:val="005F53FA"/>
    <w:rsid w:val="006002D9"/>
    <w:rsid w:val="00602329"/>
    <w:rsid w:val="00605C63"/>
    <w:rsid w:val="00621A11"/>
    <w:rsid w:val="00622644"/>
    <w:rsid w:val="00637B07"/>
    <w:rsid w:val="00646F8D"/>
    <w:rsid w:val="006503F2"/>
    <w:rsid w:val="00662F96"/>
    <w:rsid w:val="0067102C"/>
    <w:rsid w:val="00675271"/>
    <w:rsid w:val="00680B3C"/>
    <w:rsid w:val="00692B08"/>
    <w:rsid w:val="00694594"/>
    <w:rsid w:val="00695617"/>
    <w:rsid w:val="00696245"/>
    <w:rsid w:val="006972CF"/>
    <w:rsid w:val="006B3698"/>
    <w:rsid w:val="006B382C"/>
    <w:rsid w:val="006C20E6"/>
    <w:rsid w:val="006C3F4A"/>
    <w:rsid w:val="006D6E06"/>
    <w:rsid w:val="006E47E4"/>
    <w:rsid w:val="006E7144"/>
    <w:rsid w:val="006F3CCE"/>
    <w:rsid w:val="006F5097"/>
    <w:rsid w:val="00703985"/>
    <w:rsid w:val="00704947"/>
    <w:rsid w:val="007053FA"/>
    <w:rsid w:val="00705992"/>
    <w:rsid w:val="00705FAE"/>
    <w:rsid w:val="00723C34"/>
    <w:rsid w:val="007352F3"/>
    <w:rsid w:val="00736570"/>
    <w:rsid w:val="00751639"/>
    <w:rsid w:val="00753E27"/>
    <w:rsid w:val="00754955"/>
    <w:rsid w:val="00761610"/>
    <w:rsid w:val="00765C2E"/>
    <w:rsid w:val="007804DC"/>
    <w:rsid w:val="00781E7F"/>
    <w:rsid w:val="00781FF1"/>
    <w:rsid w:val="0078619D"/>
    <w:rsid w:val="00790BBB"/>
    <w:rsid w:val="00791D3A"/>
    <w:rsid w:val="00791DDF"/>
    <w:rsid w:val="00792136"/>
    <w:rsid w:val="007A2436"/>
    <w:rsid w:val="007B3DBE"/>
    <w:rsid w:val="007D079E"/>
    <w:rsid w:val="007D14ED"/>
    <w:rsid w:val="007D16C8"/>
    <w:rsid w:val="007D2905"/>
    <w:rsid w:val="007E19A4"/>
    <w:rsid w:val="007E2B61"/>
    <w:rsid w:val="0080556A"/>
    <w:rsid w:val="0081292B"/>
    <w:rsid w:val="00815675"/>
    <w:rsid w:val="00820B8C"/>
    <w:rsid w:val="0082303B"/>
    <w:rsid w:val="0083027A"/>
    <w:rsid w:val="00832D78"/>
    <w:rsid w:val="00832DC0"/>
    <w:rsid w:val="00834587"/>
    <w:rsid w:val="00835876"/>
    <w:rsid w:val="008361CE"/>
    <w:rsid w:val="008421F9"/>
    <w:rsid w:val="0086457F"/>
    <w:rsid w:val="00880B15"/>
    <w:rsid w:val="008859B2"/>
    <w:rsid w:val="0088677E"/>
    <w:rsid w:val="008A466D"/>
    <w:rsid w:val="008A7CCA"/>
    <w:rsid w:val="008B1FCF"/>
    <w:rsid w:val="008C0B03"/>
    <w:rsid w:val="008D397D"/>
    <w:rsid w:val="008D4FAA"/>
    <w:rsid w:val="008D70D8"/>
    <w:rsid w:val="008E242A"/>
    <w:rsid w:val="008E54BB"/>
    <w:rsid w:val="008E6577"/>
    <w:rsid w:val="008F5DA8"/>
    <w:rsid w:val="00905BAE"/>
    <w:rsid w:val="00910A03"/>
    <w:rsid w:val="00914026"/>
    <w:rsid w:val="0091538D"/>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B043F"/>
    <w:rsid w:val="009C4E78"/>
    <w:rsid w:val="009D4AFB"/>
    <w:rsid w:val="009D5DE2"/>
    <w:rsid w:val="009E0E26"/>
    <w:rsid w:val="009E23BE"/>
    <w:rsid w:val="009F0343"/>
    <w:rsid w:val="009F56FF"/>
    <w:rsid w:val="009F6C13"/>
    <w:rsid w:val="00A02C9D"/>
    <w:rsid w:val="00A13C6D"/>
    <w:rsid w:val="00A1477D"/>
    <w:rsid w:val="00A152D4"/>
    <w:rsid w:val="00A2117C"/>
    <w:rsid w:val="00A274E7"/>
    <w:rsid w:val="00A326B6"/>
    <w:rsid w:val="00A42B01"/>
    <w:rsid w:val="00A458B4"/>
    <w:rsid w:val="00A46402"/>
    <w:rsid w:val="00A50449"/>
    <w:rsid w:val="00A52C63"/>
    <w:rsid w:val="00A542EF"/>
    <w:rsid w:val="00A55084"/>
    <w:rsid w:val="00A55F00"/>
    <w:rsid w:val="00A56963"/>
    <w:rsid w:val="00A671A0"/>
    <w:rsid w:val="00A711E1"/>
    <w:rsid w:val="00A74990"/>
    <w:rsid w:val="00A842AD"/>
    <w:rsid w:val="00A96206"/>
    <w:rsid w:val="00AA2CE6"/>
    <w:rsid w:val="00AA4C36"/>
    <w:rsid w:val="00AB6A94"/>
    <w:rsid w:val="00AB7CDF"/>
    <w:rsid w:val="00AE3480"/>
    <w:rsid w:val="00AE7A5A"/>
    <w:rsid w:val="00B017E8"/>
    <w:rsid w:val="00B039E9"/>
    <w:rsid w:val="00B13A69"/>
    <w:rsid w:val="00B233B6"/>
    <w:rsid w:val="00B23EBE"/>
    <w:rsid w:val="00B26166"/>
    <w:rsid w:val="00B30BAE"/>
    <w:rsid w:val="00B31456"/>
    <w:rsid w:val="00B36210"/>
    <w:rsid w:val="00B4555E"/>
    <w:rsid w:val="00B46017"/>
    <w:rsid w:val="00B4748D"/>
    <w:rsid w:val="00B552EA"/>
    <w:rsid w:val="00B5599A"/>
    <w:rsid w:val="00B60144"/>
    <w:rsid w:val="00B61F81"/>
    <w:rsid w:val="00B64FF2"/>
    <w:rsid w:val="00B73EFD"/>
    <w:rsid w:val="00B7595D"/>
    <w:rsid w:val="00B934CF"/>
    <w:rsid w:val="00BA0C29"/>
    <w:rsid w:val="00BA1CDB"/>
    <w:rsid w:val="00BA6D32"/>
    <w:rsid w:val="00BB720B"/>
    <w:rsid w:val="00BC069E"/>
    <w:rsid w:val="00BC3B37"/>
    <w:rsid w:val="00BC6DA0"/>
    <w:rsid w:val="00BD47DE"/>
    <w:rsid w:val="00BE0E55"/>
    <w:rsid w:val="00BE2821"/>
    <w:rsid w:val="00BE533C"/>
    <w:rsid w:val="00BE7C5F"/>
    <w:rsid w:val="00BF7550"/>
    <w:rsid w:val="00C10319"/>
    <w:rsid w:val="00C12A4D"/>
    <w:rsid w:val="00C1576E"/>
    <w:rsid w:val="00C16759"/>
    <w:rsid w:val="00C21EA6"/>
    <w:rsid w:val="00C33D99"/>
    <w:rsid w:val="00C34327"/>
    <w:rsid w:val="00C42783"/>
    <w:rsid w:val="00C47478"/>
    <w:rsid w:val="00C538E9"/>
    <w:rsid w:val="00C53913"/>
    <w:rsid w:val="00C57712"/>
    <w:rsid w:val="00C60C4D"/>
    <w:rsid w:val="00C65B84"/>
    <w:rsid w:val="00C66728"/>
    <w:rsid w:val="00C7572E"/>
    <w:rsid w:val="00C8177D"/>
    <w:rsid w:val="00C85168"/>
    <w:rsid w:val="00C8620E"/>
    <w:rsid w:val="00C90117"/>
    <w:rsid w:val="00CA3D91"/>
    <w:rsid w:val="00CA4568"/>
    <w:rsid w:val="00CA62BE"/>
    <w:rsid w:val="00CB2779"/>
    <w:rsid w:val="00CC28A7"/>
    <w:rsid w:val="00CC3FE7"/>
    <w:rsid w:val="00CD2B57"/>
    <w:rsid w:val="00CD5343"/>
    <w:rsid w:val="00CD611E"/>
    <w:rsid w:val="00CD6E6D"/>
    <w:rsid w:val="00CE4054"/>
    <w:rsid w:val="00CE6B18"/>
    <w:rsid w:val="00CF09FA"/>
    <w:rsid w:val="00CF4700"/>
    <w:rsid w:val="00D14182"/>
    <w:rsid w:val="00D15815"/>
    <w:rsid w:val="00D26CE0"/>
    <w:rsid w:val="00D2731A"/>
    <w:rsid w:val="00D329FD"/>
    <w:rsid w:val="00D32BBB"/>
    <w:rsid w:val="00D341D0"/>
    <w:rsid w:val="00D40624"/>
    <w:rsid w:val="00D50AC8"/>
    <w:rsid w:val="00D51F56"/>
    <w:rsid w:val="00D5447D"/>
    <w:rsid w:val="00D67013"/>
    <w:rsid w:val="00D67DF1"/>
    <w:rsid w:val="00D72826"/>
    <w:rsid w:val="00D737A7"/>
    <w:rsid w:val="00D752C2"/>
    <w:rsid w:val="00D80D46"/>
    <w:rsid w:val="00D843CA"/>
    <w:rsid w:val="00D949CA"/>
    <w:rsid w:val="00D96FF9"/>
    <w:rsid w:val="00D97021"/>
    <w:rsid w:val="00DA39DD"/>
    <w:rsid w:val="00DB02CC"/>
    <w:rsid w:val="00DB0C62"/>
    <w:rsid w:val="00DC1AAA"/>
    <w:rsid w:val="00DC20B3"/>
    <w:rsid w:val="00DD056B"/>
    <w:rsid w:val="00DD775E"/>
    <w:rsid w:val="00DE118F"/>
    <w:rsid w:val="00DF17FD"/>
    <w:rsid w:val="00DF6B61"/>
    <w:rsid w:val="00E0498E"/>
    <w:rsid w:val="00E0723C"/>
    <w:rsid w:val="00E07916"/>
    <w:rsid w:val="00E07A77"/>
    <w:rsid w:val="00E07E43"/>
    <w:rsid w:val="00E10BCA"/>
    <w:rsid w:val="00E14BFE"/>
    <w:rsid w:val="00E22473"/>
    <w:rsid w:val="00E24E64"/>
    <w:rsid w:val="00E579D9"/>
    <w:rsid w:val="00E623B0"/>
    <w:rsid w:val="00E64A12"/>
    <w:rsid w:val="00E71A0F"/>
    <w:rsid w:val="00E73B07"/>
    <w:rsid w:val="00E7648C"/>
    <w:rsid w:val="00E77994"/>
    <w:rsid w:val="00E813A6"/>
    <w:rsid w:val="00E8766D"/>
    <w:rsid w:val="00E92C0F"/>
    <w:rsid w:val="00EA7619"/>
    <w:rsid w:val="00EA7D7C"/>
    <w:rsid w:val="00EB7EF8"/>
    <w:rsid w:val="00EC11BC"/>
    <w:rsid w:val="00ED3D6E"/>
    <w:rsid w:val="00ED7266"/>
    <w:rsid w:val="00ED74FA"/>
    <w:rsid w:val="00EE0EA4"/>
    <w:rsid w:val="00EF38F3"/>
    <w:rsid w:val="00EF7904"/>
    <w:rsid w:val="00F01811"/>
    <w:rsid w:val="00F03B4B"/>
    <w:rsid w:val="00F04A8D"/>
    <w:rsid w:val="00F06F34"/>
    <w:rsid w:val="00F116CA"/>
    <w:rsid w:val="00F141C1"/>
    <w:rsid w:val="00F17FDE"/>
    <w:rsid w:val="00F23678"/>
    <w:rsid w:val="00F4162B"/>
    <w:rsid w:val="00F436D4"/>
    <w:rsid w:val="00F54916"/>
    <w:rsid w:val="00F64615"/>
    <w:rsid w:val="00F71B70"/>
    <w:rsid w:val="00F72E53"/>
    <w:rsid w:val="00F770B3"/>
    <w:rsid w:val="00F84FF7"/>
    <w:rsid w:val="00F942E3"/>
    <w:rsid w:val="00F94A27"/>
    <w:rsid w:val="00F95267"/>
    <w:rsid w:val="00FA7FA5"/>
    <w:rsid w:val="00FC65A3"/>
    <w:rsid w:val="00FC68A9"/>
    <w:rsid w:val="00FD00CC"/>
    <w:rsid w:val="00FD1A4E"/>
    <w:rsid w:val="00FE4B5A"/>
    <w:rsid w:val="00FE7C09"/>
    <w:rsid w:val="00FF22D4"/>
    <w:rsid w:val="00FF3619"/>
    <w:rsid w:val="00FF39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FD00CC"/>
    <w:pPr>
      <w:tabs>
        <w:tab w:val="left" w:pos="605"/>
        <w:tab w:val="right" w:leader="dot" w:pos="8630"/>
      </w:tabs>
      <w:spacing w:before="40" w:after="0" w:line="240" w:lineRule="auto"/>
      <w:ind w:left="605" w:hanging="605"/>
      <w:pPrChange w:id="0" w:author="Vladymyr Kozyr" w:date="2021-03-28T13:31:00Z">
        <w:pPr>
          <w:tabs>
            <w:tab w:val="left" w:pos="605"/>
            <w:tab w:val="right" w:leader="dot" w:pos="8630"/>
          </w:tabs>
          <w:spacing w:before="40"/>
          <w:ind w:left="605" w:hanging="605"/>
        </w:pPr>
      </w:pPrChange>
    </w:pPr>
    <w:rPr>
      <w:bCs/>
      <w:szCs w:val="20"/>
      <w:rPrChange w:id="0" w:author="Vladymyr Kozyr" w:date="2021-03-28T13:31:00Z">
        <w:rPr>
          <w:rFonts w:ascii="Arial" w:eastAsiaTheme="minorHAnsi" w:hAnsi="Arial" w:cstheme="minorBidi"/>
          <w:bCs/>
          <w:sz w:val="22"/>
          <w:lang w:val="en-US" w:eastAsia="en-US" w:bidi="ar-SA"/>
        </w:rPr>
      </w:rPrChange>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 w:type="paragraph" w:styleId="Revision">
    <w:name w:val="Revision"/>
    <w:hidden/>
    <w:uiPriority w:val="99"/>
    <w:semiHidden/>
    <w:rsid w:val="00372906"/>
    <w:pPr>
      <w:spacing w:after="0" w:line="240" w:lineRule="auto"/>
    </w:pPr>
    <w:rPr>
      <w:rFonts w:ascii="Arial" w:hAnsi="Arial"/>
    </w:rPr>
  </w:style>
  <w:style w:type="paragraph" w:customStyle="1" w:styleId="bodytextfp">
    <w:name w:val="bodytextfp"/>
    <w:basedOn w:val="Normal"/>
    <w:rsid w:val="00085848"/>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bodytext0">
    <w:name w:val="bodytext"/>
    <w:basedOn w:val="Normal"/>
    <w:rsid w:val="00085848"/>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870305">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65734234">
      <w:bodyDiv w:val="1"/>
      <w:marLeft w:val="0"/>
      <w:marRight w:val="0"/>
      <w:marTop w:val="0"/>
      <w:marBottom w:val="0"/>
      <w:divBdr>
        <w:top w:val="none" w:sz="0" w:space="0" w:color="auto"/>
        <w:left w:val="none" w:sz="0" w:space="0" w:color="auto"/>
        <w:bottom w:val="none" w:sz="0" w:space="0" w:color="auto"/>
        <w:right w:val="none" w:sz="0" w:space="0" w:color="auto"/>
      </w:divBdr>
    </w:div>
    <w:div w:id="72512892">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33067729">
      <w:bodyDiv w:val="1"/>
      <w:marLeft w:val="0"/>
      <w:marRight w:val="0"/>
      <w:marTop w:val="0"/>
      <w:marBottom w:val="0"/>
      <w:divBdr>
        <w:top w:val="none" w:sz="0" w:space="0" w:color="auto"/>
        <w:left w:val="none" w:sz="0" w:space="0" w:color="auto"/>
        <w:bottom w:val="none" w:sz="0" w:space="0" w:color="auto"/>
        <w:right w:val="none" w:sz="0" w:space="0" w:color="auto"/>
      </w:divBdr>
    </w:div>
    <w:div w:id="136653740">
      <w:bodyDiv w:val="1"/>
      <w:marLeft w:val="0"/>
      <w:marRight w:val="0"/>
      <w:marTop w:val="0"/>
      <w:marBottom w:val="0"/>
      <w:divBdr>
        <w:top w:val="none" w:sz="0" w:space="0" w:color="auto"/>
        <w:left w:val="none" w:sz="0" w:space="0" w:color="auto"/>
        <w:bottom w:val="none" w:sz="0" w:space="0" w:color="auto"/>
        <w:right w:val="none" w:sz="0" w:space="0" w:color="auto"/>
      </w:divBdr>
    </w:div>
    <w:div w:id="174811867">
      <w:bodyDiv w:val="1"/>
      <w:marLeft w:val="0"/>
      <w:marRight w:val="0"/>
      <w:marTop w:val="0"/>
      <w:marBottom w:val="0"/>
      <w:divBdr>
        <w:top w:val="none" w:sz="0" w:space="0" w:color="auto"/>
        <w:left w:val="none" w:sz="0" w:space="0" w:color="auto"/>
        <w:bottom w:val="none" w:sz="0" w:space="0" w:color="auto"/>
        <w:right w:val="none" w:sz="0" w:space="0" w:color="auto"/>
      </w:divBdr>
    </w:div>
    <w:div w:id="174921966">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87377330">
      <w:bodyDiv w:val="1"/>
      <w:marLeft w:val="0"/>
      <w:marRight w:val="0"/>
      <w:marTop w:val="0"/>
      <w:marBottom w:val="0"/>
      <w:divBdr>
        <w:top w:val="none" w:sz="0" w:space="0" w:color="auto"/>
        <w:left w:val="none" w:sz="0" w:space="0" w:color="auto"/>
        <w:bottom w:val="none" w:sz="0" w:space="0" w:color="auto"/>
        <w:right w:val="none" w:sz="0" w:space="0" w:color="auto"/>
      </w:divBdr>
    </w:div>
    <w:div w:id="193004653">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04218792">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2171415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1452109">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77833509">
      <w:bodyDiv w:val="1"/>
      <w:marLeft w:val="0"/>
      <w:marRight w:val="0"/>
      <w:marTop w:val="0"/>
      <w:marBottom w:val="0"/>
      <w:divBdr>
        <w:top w:val="none" w:sz="0" w:space="0" w:color="auto"/>
        <w:left w:val="none" w:sz="0" w:space="0" w:color="auto"/>
        <w:bottom w:val="none" w:sz="0" w:space="0" w:color="auto"/>
        <w:right w:val="none" w:sz="0" w:space="0" w:color="auto"/>
      </w:divBdr>
    </w:div>
    <w:div w:id="284116150">
      <w:bodyDiv w:val="1"/>
      <w:marLeft w:val="0"/>
      <w:marRight w:val="0"/>
      <w:marTop w:val="0"/>
      <w:marBottom w:val="0"/>
      <w:divBdr>
        <w:top w:val="none" w:sz="0" w:space="0" w:color="auto"/>
        <w:left w:val="none" w:sz="0" w:space="0" w:color="auto"/>
        <w:bottom w:val="none" w:sz="0" w:space="0" w:color="auto"/>
        <w:right w:val="none" w:sz="0" w:space="0" w:color="auto"/>
      </w:divBdr>
    </w:div>
    <w:div w:id="297613119">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0574637">
      <w:bodyDiv w:val="1"/>
      <w:marLeft w:val="0"/>
      <w:marRight w:val="0"/>
      <w:marTop w:val="0"/>
      <w:marBottom w:val="0"/>
      <w:divBdr>
        <w:top w:val="none" w:sz="0" w:space="0" w:color="auto"/>
        <w:left w:val="none" w:sz="0" w:space="0" w:color="auto"/>
        <w:bottom w:val="none" w:sz="0" w:space="0" w:color="auto"/>
        <w:right w:val="none" w:sz="0" w:space="0" w:color="auto"/>
      </w:divBdr>
    </w:div>
    <w:div w:id="300816980">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3441322">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4035667">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374165165">
      <w:bodyDiv w:val="1"/>
      <w:marLeft w:val="0"/>
      <w:marRight w:val="0"/>
      <w:marTop w:val="0"/>
      <w:marBottom w:val="0"/>
      <w:divBdr>
        <w:top w:val="none" w:sz="0" w:space="0" w:color="auto"/>
        <w:left w:val="none" w:sz="0" w:space="0" w:color="auto"/>
        <w:bottom w:val="none" w:sz="0" w:space="0" w:color="auto"/>
        <w:right w:val="none" w:sz="0" w:space="0" w:color="auto"/>
      </w:divBdr>
    </w:div>
    <w:div w:id="395979620">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3966748">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56526598">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83283595">
      <w:bodyDiv w:val="1"/>
      <w:marLeft w:val="0"/>
      <w:marRight w:val="0"/>
      <w:marTop w:val="0"/>
      <w:marBottom w:val="0"/>
      <w:divBdr>
        <w:top w:val="none" w:sz="0" w:space="0" w:color="auto"/>
        <w:left w:val="none" w:sz="0" w:space="0" w:color="auto"/>
        <w:bottom w:val="none" w:sz="0" w:space="0" w:color="auto"/>
        <w:right w:val="none" w:sz="0" w:space="0" w:color="auto"/>
      </w:divBdr>
    </w:div>
    <w:div w:id="483666600">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18352531">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47036683">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583074785">
      <w:bodyDiv w:val="1"/>
      <w:marLeft w:val="0"/>
      <w:marRight w:val="0"/>
      <w:marTop w:val="0"/>
      <w:marBottom w:val="0"/>
      <w:divBdr>
        <w:top w:val="none" w:sz="0" w:space="0" w:color="auto"/>
        <w:left w:val="none" w:sz="0" w:space="0" w:color="auto"/>
        <w:bottom w:val="none" w:sz="0" w:space="0" w:color="auto"/>
        <w:right w:val="none" w:sz="0" w:space="0" w:color="auto"/>
      </w:divBdr>
    </w:div>
    <w:div w:id="587886162">
      <w:bodyDiv w:val="1"/>
      <w:marLeft w:val="0"/>
      <w:marRight w:val="0"/>
      <w:marTop w:val="0"/>
      <w:marBottom w:val="0"/>
      <w:divBdr>
        <w:top w:val="none" w:sz="0" w:space="0" w:color="auto"/>
        <w:left w:val="none" w:sz="0" w:space="0" w:color="auto"/>
        <w:bottom w:val="none" w:sz="0" w:space="0" w:color="auto"/>
        <w:right w:val="none" w:sz="0" w:space="0" w:color="auto"/>
      </w:divBdr>
    </w:div>
    <w:div w:id="590621323">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37759104">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1955951">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79284529">
      <w:bodyDiv w:val="1"/>
      <w:marLeft w:val="0"/>
      <w:marRight w:val="0"/>
      <w:marTop w:val="0"/>
      <w:marBottom w:val="0"/>
      <w:divBdr>
        <w:top w:val="none" w:sz="0" w:space="0" w:color="auto"/>
        <w:left w:val="none" w:sz="0" w:space="0" w:color="auto"/>
        <w:bottom w:val="none" w:sz="0" w:space="0" w:color="auto"/>
        <w:right w:val="none" w:sz="0" w:space="0" w:color="auto"/>
      </w:divBdr>
    </w:div>
    <w:div w:id="682709306">
      <w:bodyDiv w:val="1"/>
      <w:marLeft w:val="0"/>
      <w:marRight w:val="0"/>
      <w:marTop w:val="0"/>
      <w:marBottom w:val="0"/>
      <w:divBdr>
        <w:top w:val="none" w:sz="0" w:space="0" w:color="auto"/>
        <w:left w:val="none" w:sz="0" w:space="0" w:color="auto"/>
        <w:bottom w:val="none" w:sz="0" w:space="0" w:color="auto"/>
        <w:right w:val="none" w:sz="0" w:space="0" w:color="auto"/>
      </w:divBdr>
    </w:div>
    <w:div w:id="693070534">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699165026">
      <w:bodyDiv w:val="1"/>
      <w:marLeft w:val="0"/>
      <w:marRight w:val="0"/>
      <w:marTop w:val="0"/>
      <w:marBottom w:val="0"/>
      <w:divBdr>
        <w:top w:val="none" w:sz="0" w:space="0" w:color="auto"/>
        <w:left w:val="none" w:sz="0" w:space="0" w:color="auto"/>
        <w:bottom w:val="none" w:sz="0" w:space="0" w:color="auto"/>
        <w:right w:val="none" w:sz="0" w:space="0" w:color="auto"/>
      </w:divBdr>
    </w:div>
    <w:div w:id="710419246">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26729029">
      <w:bodyDiv w:val="1"/>
      <w:marLeft w:val="0"/>
      <w:marRight w:val="0"/>
      <w:marTop w:val="0"/>
      <w:marBottom w:val="0"/>
      <w:divBdr>
        <w:top w:val="none" w:sz="0" w:space="0" w:color="auto"/>
        <w:left w:val="none" w:sz="0" w:space="0" w:color="auto"/>
        <w:bottom w:val="none" w:sz="0" w:space="0" w:color="auto"/>
        <w:right w:val="none" w:sz="0" w:space="0" w:color="auto"/>
      </w:divBdr>
    </w:div>
    <w:div w:id="736128412">
      <w:bodyDiv w:val="1"/>
      <w:marLeft w:val="0"/>
      <w:marRight w:val="0"/>
      <w:marTop w:val="0"/>
      <w:marBottom w:val="0"/>
      <w:divBdr>
        <w:top w:val="none" w:sz="0" w:space="0" w:color="auto"/>
        <w:left w:val="none" w:sz="0" w:space="0" w:color="auto"/>
        <w:bottom w:val="none" w:sz="0" w:space="0" w:color="auto"/>
        <w:right w:val="none" w:sz="0" w:space="0" w:color="auto"/>
      </w:divBdr>
    </w:div>
    <w:div w:id="742293042">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46994875">
      <w:bodyDiv w:val="1"/>
      <w:marLeft w:val="0"/>
      <w:marRight w:val="0"/>
      <w:marTop w:val="0"/>
      <w:marBottom w:val="0"/>
      <w:divBdr>
        <w:top w:val="none" w:sz="0" w:space="0" w:color="auto"/>
        <w:left w:val="none" w:sz="0" w:space="0" w:color="auto"/>
        <w:bottom w:val="none" w:sz="0" w:space="0" w:color="auto"/>
        <w:right w:val="none" w:sz="0" w:space="0" w:color="auto"/>
      </w:divBdr>
    </w:div>
    <w:div w:id="748504133">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60369227">
      <w:bodyDiv w:val="1"/>
      <w:marLeft w:val="0"/>
      <w:marRight w:val="0"/>
      <w:marTop w:val="0"/>
      <w:marBottom w:val="0"/>
      <w:divBdr>
        <w:top w:val="none" w:sz="0" w:space="0" w:color="auto"/>
        <w:left w:val="none" w:sz="0" w:space="0" w:color="auto"/>
        <w:bottom w:val="none" w:sz="0" w:space="0" w:color="auto"/>
        <w:right w:val="none" w:sz="0" w:space="0" w:color="auto"/>
      </w:divBdr>
    </w:div>
    <w:div w:id="761029875">
      <w:bodyDiv w:val="1"/>
      <w:marLeft w:val="0"/>
      <w:marRight w:val="0"/>
      <w:marTop w:val="0"/>
      <w:marBottom w:val="0"/>
      <w:divBdr>
        <w:top w:val="none" w:sz="0" w:space="0" w:color="auto"/>
        <w:left w:val="none" w:sz="0" w:space="0" w:color="auto"/>
        <w:bottom w:val="none" w:sz="0" w:space="0" w:color="auto"/>
        <w:right w:val="none" w:sz="0" w:space="0" w:color="auto"/>
      </w:divBdr>
    </w:div>
    <w:div w:id="784740399">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791442852">
      <w:bodyDiv w:val="1"/>
      <w:marLeft w:val="0"/>
      <w:marRight w:val="0"/>
      <w:marTop w:val="0"/>
      <w:marBottom w:val="0"/>
      <w:divBdr>
        <w:top w:val="none" w:sz="0" w:space="0" w:color="auto"/>
        <w:left w:val="none" w:sz="0" w:space="0" w:color="auto"/>
        <w:bottom w:val="none" w:sz="0" w:space="0" w:color="auto"/>
        <w:right w:val="none" w:sz="0" w:space="0" w:color="auto"/>
      </w:divBdr>
    </w:div>
    <w:div w:id="794979804">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165670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15223041">
      <w:bodyDiv w:val="1"/>
      <w:marLeft w:val="0"/>
      <w:marRight w:val="0"/>
      <w:marTop w:val="0"/>
      <w:marBottom w:val="0"/>
      <w:divBdr>
        <w:top w:val="none" w:sz="0" w:space="0" w:color="auto"/>
        <w:left w:val="none" w:sz="0" w:space="0" w:color="auto"/>
        <w:bottom w:val="none" w:sz="0" w:space="0" w:color="auto"/>
        <w:right w:val="none" w:sz="0" w:space="0" w:color="auto"/>
      </w:divBdr>
    </w:div>
    <w:div w:id="86012031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868448291">
      <w:bodyDiv w:val="1"/>
      <w:marLeft w:val="0"/>
      <w:marRight w:val="0"/>
      <w:marTop w:val="0"/>
      <w:marBottom w:val="0"/>
      <w:divBdr>
        <w:top w:val="none" w:sz="0" w:space="0" w:color="auto"/>
        <w:left w:val="none" w:sz="0" w:space="0" w:color="auto"/>
        <w:bottom w:val="none" w:sz="0" w:space="0" w:color="auto"/>
        <w:right w:val="none" w:sz="0" w:space="0" w:color="auto"/>
      </w:divBdr>
    </w:div>
    <w:div w:id="885795963">
      <w:bodyDiv w:val="1"/>
      <w:marLeft w:val="0"/>
      <w:marRight w:val="0"/>
      <w:marTop w:val="0"/>
      <w:marBottom w:val="0"/>
      <w:divBdr>
        <w:top w:val="none" w:sz="0" w:space="0" w:color="auto"/>
        <w:left w:val="none" w:sz="0" w:space="0" w:color="auto"/>
        <w:bottom w:val="none" w:sz="0" w:space="0" w:color="auto"/>
        <w:right w:val="none" w:sz="0" w:space="0" w:color="auto"/>
      </w:divBdr>
    </w:div>
    <w:div w:id="896361792">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43076438">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61230506">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989099248">
      <w:bodyDiv w:val="1"/>
      <w:marLeft w:val="0"/>
      <w:marRight w:val="0"/>
      <w:marTop w:val="0"/>
      <w:marBottom w:val="0"/>
      <w:divBdr>
        <w:top w:val="none" w:sz="0" w:space="0" w:color="auto"/>
        <w:left w:val="none" w:sz="0" w:space="0" w:color="auto"/>
        <w:bottom w:val="none" w:sz="0" w:space="0" w:color="auto"/>
        <w:right w:val="none" w:sz="0" w:space="0" w:color="auto"/>
      </w:divBdr>
    </w:div>
    <w:div w:id="995915980">
      <w:bodyDiv w:val="1"/>
      <w:marLeft w:val="0"/>
      <w:marRight w:val="0"/>
      <w:marTop w:val="0"/>
      <w:marBottom w:val="0"/>
      <w:divBdr>
        <w:top w:val="none" w:sz="0" w:space="0" w:color="auto"/>
        <w:left w:val="none" w:sz="0" w:space="0" w:color="auto"/>
        <w:bottom w:val="none" w:sz="0" w:space="0" w:color="auto"/>
        <w:right w:val="none" w:sz="0" w:space="0" w:color="auto"/>
      </w:divBdr>
    </w:div>
    <w:div w:id="1012613353">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28993267">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4255428">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07195699">
      <w:bodyDiv w:val="1"/>
      <w:marLeft w:val="0"/>
      <w:marRight w:val="0"/>
      <w:marTop w:val="0"/>
      <w:marBottom w:val="0"/>
      <w:divBdr>
        <w:top w:val="none" w:sz="0" w:space="0" w:color="auto"/>
        <w:left w:val="none" w:sz="0" w:space="0" w:color="auto"/>
        <w:bottom w:val="none" w:sz="0" w:space="0" w:color="auto"/>
        <w:right w:val="none" w:sz="0" w:space="0" w:color="auto"/>
      </w:divBdr>
    </w:div>
    <w:div w:id="1109739979">
      <w:bodyDiv w:val="1"/>
      <w:marLeft w:val="0"/>
      <w:marRight w:val="0"/>
      <w:marTop w:val="0"/>
      <w:marBottom w:val="0"/>
      <w:divBdr>
        <w:top w:val="none" w:sz="0" w:space="0" w:color="auto"/>
        <w:left w:val="none" w:sz="0" w:space="0" w:color="auto"/>
        <w:bottom w:val="none" w:sz="0" w:space="0" w:color="auto"/>
        <w:right w:val="none" w:sz="0" w:space="0" w:color="auto"/>
      </w:divBdr>
    </w:div>
    <w:div w:id="1123428834">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190803237">
      <w:bodyDiv w:val="1"/>
      <w:marLeft w:val="0"/>
      <w:marRight w:val="0"/>
      <w:marTop w:val="0"/>
      <w:marBottom w:val="0"/>
      <w:divBdr>
        <w:top w:val="none" w:sz="0" w:space="0" w:color="auto"/>
        <w:left w:val="none" w:sz="0" w:space="0" w:color="auto"/>
        <w:bottom w:val="none" w:sz="0" w:space="0" w:color="auto"/>
        <w:right w:val="none" w:sz="0" w:space="0" w:color="auto"/>
      </w:divBdr>
    </w:div>
    <w:div w:id="1194882829">
      <w:bodyDiv w:val="1"/>
      <w:marLeft w:val="0"/>
      <w:marRight w:val="0"/>
      <w:marTop w:val="0"/>
      <w:marBottom w:val="0"/>
      <w:divBdr>
        <w:top w:val="none" w:sz="0" w:space="0" w:color="auto"/>
        <w:left w:val="none" w:sz="0" w:space="0" w:color="auto"/>
        <w:bottom w:val="none" w:sz="0" w:space="0" w:color="auto"/>
        <w:right w:val="none" w:sz="0" w:space="0" w:color="auto"/>
      </w:divBdr>
    </w:div>
    <w:div w:id="1217090291">
      <w:bodyDiv w:val="1"/>
      <w:marLeft w:val="0"/>
      <w:marRight w:val="0"/>
      <w:marTop w:val="0"/>
      <w:marBottom w:val="0"/>
      <w:divBdr>
        <w:top w:val="none" w:sz="0" w:space="0" w:color="auto"/>
        <w:left w:val="none" w:sz="0" w:space="0" w:color="auto"/>
        <w:bottom w:val="none" w:sz="0" w:space="0" w:color="auto"/>
        <w:right w:val="none" w:sz="0" w:space="0" w:color="auto"/>
      </w:divBdr>
    </w:div>
    <w:div w:id="1219781007">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29414100">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251162752">
      <w:bodyDiv w:val="1"/>
      <w:marLeft w:val="0"/>
      <w:marRight w:val="0"/>
      <w:marTop w:val="0"/>
      <w:marBottom w:val="0"/>
      <w:divBdr>
        <w:top w:val="none" w:sz="0" w:space="0" w:color="auto"/>
        <w:left w:val="none" w:sz="0" w:space="0" w:color="auto"/>
        <w:bottom w:val="none" w:sz="0" w:space="0" w:color="auto"/>
        <w:right w:val="none" w:sz="0" w:space="0" w:color="auto"/>
      </w:divBdr>
    </w:div>
    <w:div w:id="1254389161">
      <w:bodyDiv w:val="1"/>
      <w:marLeft w:val="0"/>
      <w:marRight w:val="0"/>
      <w:marTop w:val="0"/>
      <w:marBottom w:val="0"/>
      <w:divBdr>
        <w:top w:val="none" w:sz="0" w:space="0" w:color="auto"/>
        <w:left w:val="none" w:sz="0" w:space="0" w:color="auto"/>
        <w:bottom w:val="none" w:sz="0" w:space="0" w:color="auto"/>
        <w:right w:val="none" w:sz="0" w:space="0" w:color="auto"/>
      </w:divBdr>
    </w:div>
    <w:div w:id="1259097500">
      <w:bodyDiv w:val="1"/>
      <w:marLeft w:val="0"/>
      <w:marRight w:val="0"/>
      <w:marTop w:val="0"/>
      <w:marBottom w:val="0"/>
      <w:divBdr>
        <w:top w:val="none" w:sz="0" w:space="0" w:color="auto"/>
        <w:left w:val="none" w:sz="0" w:space="0" w:color="auto"/>
        <w:bottom w:val="none" w:sz="0" w:space="0" w:color="auto"/>
        <w:right w:val="none" w:sz="0" w:space="0" w:color="auto"/>
      </w:divBdr>
    </w:div>
    <w:div w:id="1267152553">
      <w:bodyDiv w:val="1"/>
      <w:marLeft w:val="0"/>
      <w:marRight w:val="0"/>
      <w:marTop w:val="0"/>
      <w:marBottom w:val="0"/>
      <w:divBdr>
        <w:top w:val="none" w:sz="0" w:space="0" w:color="auto"/>
        <w:left w:val="none" w:sz="0" w:space="0" w:color="auto"/>
        <w:bottom w:val="none" w:sz="0" w:space="0" w:color="auto"/>
        <w:right w:val="none" w:sz="0" w:space="0" w:color="auto"/>
      </w:divBdr>
    </w:div>
    <w:div w:id="1268654491">
      <w:bodyDiv w:val="1"/>
      <w:marLeft w:val="0"/>
      <w:marRight w:val="0"/>
      <w:marTop w:val="0"/>
      <w:marBottom w:val="0"/>
      <w:divBdr>
        <w:top w:val="none" w:sz="0" w:space="0" w:color="auto"/>
        <w:left w:val="none" w:sz="0" w:space="0" w:color="auto"/>
        <w:bottom w:val="none" w:sz="0" w:space="0" w:color="auto"/>
        <w:right w:val="none" w:sz="0" w:space="0" w:color="auto"/>
      </w:divBdr>
    </w:div>
    <w:div w:id="1270549591">
      <w:bodyDiv w:val="1"/>
      <w:marLeft w:val="0"/>
      <w:marRight w:val="0"/>
      <w:marTop w:val="0"/>
      <w:marBottom w:val="0"/>
      <w:divBdr>
        <w:top w:val="none" w:sz="0" w:space="0" w:color="auto"/>
        <w:left w:val="none" w:sz="0" w:space="0" w:color="auto"/>
        <w:bottom w:val="none" w:sz="0" w:space="0" w:color="auto"/>
        <w:right w:val="none" w:sz="0" w:space="0" w:color="auto"/>
      </w:divBdr>
    </w:div>
    <w:div w:id="1293949785">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21499619">
      <w:bodyDiv w:val="1"/>
      <w:marLeft w:val="0"/>
      <w:marRight w:val="0"/>
      <w:marTop w:val="0"/>
      <w:marBottom w:val="0"/>
      <w:divBdr>
        <w:top w:val="none" w:sz="0" w:space="0" w:color="auto"/>
        <w:left w:val="none" w:sz="0" w:space="0" w:color="auto"/>
        <w:bottom w:val="none" w:sz="0" w:space="0" w:color="auto"/>
        <w:right w:val="none" w:sz="0" w:space="0" w:color="auto"/>
      </w:divBdr>
    </w:div>
    <w:div w:id="1323969276">
      <w:bodyDiv w:val="1"/>
      <w:marLeft w:val="0"/>
      <w:marRight w:val="0"/>
      <w:marTop w:val="0"/>
      <w:marBottom w:val="0"/>
      <w:divBdr>
        <w:top w:val="none" w:sz="0" w:space="0" w:color="auto"/>
        <w:left w:val="none" w:sz="0" w:space="0" w:color="auto"/>
        <w:bottom w:val="none" w:sz="0" w:space="0" w:color="auto"/>
        <w:right w:val="none" w:sz="0" w:space="0" w:color="auto"/>
      </w:divBdr>
    </w:div>
    <w:div w:id="1325209473">
      <w:bodyDiv w:val="1"/>
      <w:marLeft w:val="0"/>
      <w:marRight w:val="0"/>
      <w:marTop w:val="0"/>
      <w:marBottom w:val="0"/>
      <w:divBdr>
        <w:top w:val="none" w:sz="0" w:space="0" w:color="auto"/>
        <w:left w:val="none" w:sz="0" w:space="0" w:color="auto"/>
        <w:bottom w:val="none" w:sz="0" w:space="0" w:color="auto"/>
        <w:right w:val="none" w:sz="0" w:space="0" w:color="auto"/>
      </w:divBdr>
    </w:div>
    <w:div w:id="1338843805">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0275430">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378893938">
      <w:bodyDiv w:val="1"/>
      <w:marLeft w:val="0"/>
      <w:marRight w:val="0"/>
      <w:marTop w:val="0"/>
      <w:marBottom w:val="0"/>
      <w:divBdr>
        <w:top w:val="none" w:sz="0" w:space="0" w:color="auto"/>
        <w:left w:val="none" w:sz="0" w:space="0" w:color="auto"/>
        <w:bottom w:val="none" w:sz="0" w:space="0" w:color="auto"/>
        <w:right w:val="none" w:sz="0" w:space="0" w:color="auto"/>
      </w:divBdr>
    </w:div>
    <w:div w:id="1382441068">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884749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55905353">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3228057">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352273">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595238675">
      <w:bodyDiv w:val="1"/>
      <w:marLeft w:val="0"/>
      <w:marRight w:val="0"/>
      <w:marTop w:val="0"/>
      <w:marBottom w:val="0"/>
      <w:divBdr>
        <w:top w:val="none" w:sz="0" w:space="0" w:color="auto"/>
        <w:left w:val="none" w:sz="0" w:space="0" w:color="auto"/>
        <w:bottom w:val="none" w:sz="0" w:space="0" w:color="auto"/>
        <w:right w:val="none" w:sz="0" w:space="0" w:color="auto"/>
      </w:divBdr>
    </w:div>
    <w:div w:id="1603106274">
      <w:bodyDiv w:val="1"/>
      <w:marLeft w:val="0"/>
      <w:marRight w:val="0"/>
      <w:marTop w:val="0"/>
      <w:marBottom w:val="0"/>
      <w:divBdr>
        <w:top w:val="none" w:sz="0" w:space="0" w:color="auto"/>
        <w:left w:val="none" w:sz="0" w:space="0" w:color="auto"/>
        <w:bottom w:val="none" w:sz="0" w:space="0" w:color="auto"/>
        <w:right w:val="none" w:sz="0" w:space="0" w:color="auto"/>
      </w:divBdr>
    </w:div>
    <w:div w:id="1619212910">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1305182">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3292972">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06171807">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37126429">
      <w:bodyDiv w:val="1"/>
      <w:marLeft w:val="0"/>
      <w:marRight w:val="0"/>
      <w:marTop w:val="0"/>
      <w:marBottom w:val="0"/>
      <w:divBdr>
        <w:top w:val="none" w:sz="0" w:space="0" w:color="auto"/>
        <w:left w:val="none" w:sz="0" w:space="0" w:color="auto"/>
        <w:bottom w:val="none" w:sz="0" w:space="0" w:color="auto"/>
        <w:right w:val="none" w:sz="0" w:space="0" w:color="auto"/>
      </w:divBdr>
    </w:div>
    <w:div w:id="1742829848">
      <w:bodyDiv w:val="1"/>
      <w:marLeft w:val="0"/>
      <w:marRight w:val="0"/>
      <w:marTop w:val="0"/>
      <w:marBottom w:val="0"/>
      <w:divBdr>
        <w:top w:val="none" w:sz="0" w:space="0" w:color="auto"/>
        <w:left w:val="none" w:sz="0" w:space="0" w:color="auto"/>
        <w:bottom w:val="none" w:sz="0" w:space="0" w:color="auto"/>
        <w:right w:val="none" w:sz="0" w:space="0" w:color="auto"/>
      </w:divBdr>
    </w:div>
    <w:div w:id="1744832632">
      <w:bodyDiv w:val="1"/>
      <w:marLeft w:val="0"/>
      <w:marRight w:val="0"/>
      <w:marTop w:val="0"/>
      <w:marBottom w:val="0"/>
      <w:divBdr>
        <w:top w:val="none" w:sz="0" w:space="0" w:color="auto"/>
        <w:left w:val="none" w:sz="0" w:space="0" w:color="auto"/>
        <w:bottom w:val="none" w:sz="0" w:space="0" w:color="auto"/>
        <w:right w:val="none" w:sz="0" w:space="0" w:color="auto"/>
      </w:divBdr>
    </w:div>
    <w:div w:id="1754467730">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61707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64006676">
      <w:bodyDiv w:val="1"/>
      <w:marLeft w:val="0"/>
      <w:marRight w:val="0"/>
      <w:marTop w:val="0"/>
      <w:marBottom w:val="0"/>
      <w:divBdr>
        <w:top w:val="none" w:sz="0" w:space="0" w:color="auto"/>
        <w:left w:val="none" w:sz="0" w:space="0" w:color="auto"/>
        <w:bottom w:val="none" w:sz="0" w:space="0" w:color="auto"/>
        <w:right w:val="none" w:sz="0" w:space="0" w:color="auto"/>
      </w:divBdr>
    </w:div>
    <w:div w:id="1872257095">
      <w:bodyDiv w:val="1"/>
      <w:marLeft w:val="0"/>
      <w:marRight w:val="0"/>
      <w:marTop w:val="0"/>
      <w:marBottom w:val="0"/>
      <w:divBdr>
        <w:top w:val="none" w:sz="0" w:space="0" w:color="auto"/>
        <w:left w:val="none" w:sz="0" w:space="0" w:color="auto"/>
        <w:bottom w:val="none" w:sz="0" w:space="0" w:color="auto"/>
        <w:right w:val="none" w:sz="0" w:space="0" w:color="auto"/>
      </w:divBdr>
    </w:div>
    <w:div w:id="1886335122">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18394658">
      <w:bodyDiv w:val="1"/>
      <w:marLeft w:val="0"/>
      <w:marRight w:val="0"/>
      <w:marTop w:val="0"/>
      <w:marBottom w:val="0"/>
      <w:divBdr>
        <w:top w:val="none" w:sz="0" w:space="0" w:color="auto"/>
        <w:left w:val="none" w:sz="0" w:space="0" w:color="auto"/>
        <w:bottom w:val="none" w:sz="0" w:space="0" w:color="auto"/>
        <w:right w:val="none" w:sz="0" w:space="0" w:color="auto"/>
      </w:divBdr>
    </w:div>
    <w:div w:id="1939748185">
      <w:bodyDiv w:val="1"/>
      <w:marLeft w:val="0"/>
      <w:marRight w:val="0"/>
      <w:marTop w:val="0"/>
      <w:marBottom w:val="0"/>
      <w:divBdr>
        <w:top w:val="none" w:sz="0" w:space="0" w:color="auto"/>
        <w:left w:val="none" w:sz="0" w:space="0" w:color="auto"/>
        <w:bottom w:val="none" w:sz="0" w:space="0" w:color="auto"/>
        <w:right w:val="none" w:sz="0" w:space="0" w:color="auto"/>
      </w:divBdr>
    </w:div>
    <w:div w:id="1947883377">
      <w:bodyDiv w:val="1"/>
      <w:marLeft w:val="0"/>
      <w:marRight w:val="0"/>
      <w:marTop w:val="0"/>
      <w:marBottom w:val="0"/>
      <w:divBdr>
        <w:top w:val="none" w:sz="0" w:space="0" w:color="auto"/>
        <w:left w:val="none" w:sz="0" w:space="0" w:color="auto"/>
        <w:bottom w:val="none" w:sz="0" w:space="0" w:color="auto"/>
        <w:right w:val="none" w:sz="0" w:space="0" w:color="auto"/>
      </w:divBdr>
    </w:div>
    <w:div w:id="1957591061">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5700562">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1988778594">
      <w:bodyDiv w:val="1"/>
      <w:marLeft w:val="0"/>
      <w:marRight w:val="0"/>
      <w:marTop w:val="0"/>
      <w:marBottom w:val="0"/>
      <w:divBdr>
        <w:top w:val="none" w:sz="0" w:space="0" w:color="auto"/>
        <w:left w:val="none" w:sz="0" w:space="0" w:color="auto"/>
        <w:bottom w:val="none" w:sz="0" w:space="0" w:color="auto"/>
        <w:right w:val="none" w:sz="0" w:space="0" w:color="auto"/>
      </w:divBdr>
    </w:div>
    <w:div w:id="1991788682">
      <w:bodyDiv w:val="1"/>
      <w:marLeft w:val="0"/>
      <w:marRight w:val="0"/>
      <w:marTop w:val="0"/>
      <w:marBottom w:val="0"/>
      <w:divBdr>
        <w:top w:val="none" w:sz="0" w:space="0" w:color="auto"/>
        <w:left w:val="none" w:sz="0" w:space="0" w:color="auto"/>
        <w:bottom w:val="none" w:sz="0" w:space="0" w:color="auto"/>
        <w:right w:val="none" w:sz="0" w:space="0" w:color="auto"/>
      </w:divBdr>
    </w:div>
    <w:div w:id="2008556880">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28408749">
      <w:bodyDiv w:val="1"/>
      <w:marLeft w:val="0"/>
      <w:marRight w:val="0"/>
      <w:marTop w:val="0"/>
      <w:marBottom w:val="0"/>
      <w:divBdr>
        <w:top w:val="none" w:sz="0" w:space="0" w:color="auto"/>
        <w:left w:val="none" w:sz="0" w:space="0" w:color="auto"/>
        <w:bottom w:val="none" w:sz="0" w:space="0" w:color="auto"/>
        <w:right w:val="none" w:sz="0" w:space="0" w:color="auto"/>
      </w:divBdr>
    </w:div>
    <w:div w:id="2028947675">
      <w:bodyDiv w:val="1"/>
      <w:marLeft w:val="0"/>
      <w:marRight w:val="0"/>
      <w:marTop w:val="0"/>
      <w:marBottom w:val="0"/>
      <w:divBdr>
        <w:top w:val="none" w:sz="0" w:space="0" w:color="auto"/>
        <w:left w:val="none" w:sz="0" w:space="0" w:color="auto"/>
        <w:bottom w:val="none" w:sz="0" w:space="0" w:color="auto"/>
        <w:right w:val="none" w:sz="0" w:space="0" w:color="auto"/>
      </w:divBdr>
    </w:div>
    <w:div w:id="2050253883">
      <w:bodyDiv w:val="1"/>
      <w:marLeft w:val="0"/>
      <w:marRight w:val="0"/>
      <w:marTop w:val="0"/>
      <w:marBottom w:val="0"/>
      <w:divBdr>
        <w:top w:val="none" w:sz="0" w:space="0" w:color="auto"/>
        <w:left w:val="none" w:sz="0" w:space="0" w:color="auto"/>
        <w:bottom w:val="none" w:sz="0" w:space="0" w:color="auto"/>
        <w:right w:val="none" w:sz="0" w:space="0" w:color="auto"/>
      </w:divBdr>
    </w:div>
    <w:div w:id="2052219721">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085106223">
      <w:bodyDiv w:val="1"/>
      <w:marLeft w:val="0"/>
      <w:marRight w:val="0"/>
      <w:marTop w:val="0"/>
      <w:marBottom w:val="0"/>
      <w:divBdr>
        <w:top w:val="none" w:sz="0" w:space="0" w:color="auto"/>
        <w:left w:val="none" w:sz="0" w:space="0" w:color="auto"/>
        <w:bottom w:val="none" w:sz="0" w:space="0" w:color="auto"/>
        <w:right w:val="none" w:sz="0" w:space="0" w:color="auto"/>
      </w:divBdr>
    </w:div>
    <w:div w:id="210961332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aves-vagues.dfo-mpo.gc.ca/Library/254420-00.pdf" TargetMode="External"/><Relationship Id="rId21" Type="http://schemas.openxmlformats.org/officeDocument/2006/relationships/image" Target="media/image8.png"/><Relationship Id="rId34" Type="http://schemas.openxmlformats.org/officeDocument/2006/relationships/hyperlink" Target="https://www.dfo-mpo.gc.ca/species-especes/sara-lep/identify-eng.html" TargetMode="External"/><Relationship Id="rId42" Type="http://schemas.openxmlformats.org/officeDocument/2006/relationships/hyperlink" Target="https://journals.plos.org/plosone/article?id=10.1371/journal.pone.0077908"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40622745.pdf" TargetMode="External"/><Relationship Id="rId40" Type="http://schemas.openxmlformats.org/officeDocument/2006/relationships/hyperlink" Target="https://www.researchgate.net/publication/233638567_Factors_Affecting_the_Responses_of_Marine_Mammals_to_Acoustic_Disturbance" TargetMode="External"/><Relationship Id="rId45" Type="http://schemas.openxmlformats.org/officeDocument/2006/relationships/hyperlink" Target="https://waves-vagues.dfo-mpo.gc.ca/Library/40654345.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353989.pdf"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un.org/Depts/los/global_reporting/WOA_RPROC/Chapter_37.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fo-mpo.gc.ca/species-especes/sara-lep/map-carte/index-eng.html" TargetMode="External"/><Relationship Id="rId43" Type="http://schemas.openxmlformats.org/officeDocument/2006/relationships/hyperlink" Target="https://journals.plos.org/plosone/article?id=10.1371/journal.pone.0043966" TargetMode="External"/><Relationship Id="rId48" Type="http://schemas.microsoft.com/office/2011/relationships/people" Target="peop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bmis-bycatch.org/system/files/zotero_attachments/library_1/DL6ER5VA%20-%20Reeves%20et%20al.%20-%202013%20-%20Marine%20mammal%20bycatch%20in%20gillnet%20and%20other%20entangl.pdf"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pnas.org/content/114/44/1178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3</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4</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5</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6</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7</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8</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9</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10</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11</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12</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13</b:RefOrder>
  </b:Source>
  <b:Source>
    <b:Tag>Fis04</b:Tag>
    <b:SourceType>Report</b:SourceType>
    <b:Guid>{7EE7FFC3-4675-7348-A51A-A26EA029AD4C}</b:Guid>
    <b:Author>
      <b:Author>
        <b:Corporate>Fisheries and Oceans Canada </b:Corporate>
      </b:Author>
    </b:Author>
    <b:Title>Northern Abalone</b:Title>
    <b:Year>2004</b:Year>
    <b:RefOrder>14</b:RefOrder>
  </b:Source>
  <b:Source>
    <b:Tag>Sco19</b:Tag>
    <b:SourceType>Report</b:SourceType>
    <b:Guid>{3E414362-6AFD-A84B-8F2C-95D1C5B1BDDB}</b:Guid>
    <b:Author>
      <b:Author>
        <b:Corporate>Scottish Government Riaghaltas na h-Alba</b:Corporate>
      </b:Author>
    </b:Author>
    <b:Title>Scottish Sea Fisheries Statistics</b:Title>
    <b:Year>2019</b:Year>
    <b:RefOrder>1</b:RefOrder>
  </b:Source>
  <b:Source>
    <b:Tag>Bed08</b:Tag>
    <b:SourceType>Report</b:SourceType>
    <b:Guid>{4AA9DD41-1B70-9842-A225-F205C6CC8830}</b:Guid>
    <b:Author>
      <b:Author>
        <b:Corporate>Bedford Institute of Oceanography</b:Corporate>
      </b:Author>
    </b:Author>
    <b:Title>Fishery Report</b:Title>
    <b:Year>2008</b:Year>
    <b:RefOrder>15</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16</b:RefOrder>
  </b:Source>
  <b:Source>
    <b:Tag>Hen14</b:Tag>
    <b:SourceType>JournalArticle</b:SourceType>
    <b:Guid>{819A9984-F7EF-434D-9DB9-DC7961173429}</b:Guid>
    <b:Author>
      <b:Author>
        <b:Corporate>Henri Valle, Hazel A. Oxenford</b:Corporate>
      </b:Author>
    </b:Author>
    <b:Title>Parrotfish Size: A Simple yet Useful Alternative Indicator of Fishing Effects on Caribbean Reefs?</b:Title>
    <b:Year>2014</b:Year>
    <b:RefOrder>2</b:RefOrder>
  </b:Source>
  <b:Source>
    <b:Tag>Pol17</b:Tag>
    <b:SourceType>JournalArticle</b:SourceType>
    <b:Guid>{00E9076C-7FC4-1F4F-B05F-6219EF8BBF45}</b:Guid>
    <b:Author>
      <b:Author>
        <b:Corporate>Polina Levontin, Paul Baranovski, Adrian W Leach, Alexandria Bailey</b:Corporate>
      </b:Author>
    </b:Author>
    <b:Title>On the Role of Visualization in Fisheries Management</b:Title>
    <b:Year>2017</b:Year>
    <b:RefOrder>17</b:RefOrder>
  </b:Source>
  <b:Source>
    <b:Tag>Com00</b:Tag>
    <b:SourceType>Book</b:SourceType>
    <b:Guid>{F2372047-F3EC-5246-8D8F-0AC7C8B131AF}</b:Guid>
    <b:Title>IMPROVING THE COLLECTION, MANAGEMENT, AND USE OF MARINE FISHERIES DATA</b:Title>
    <b:Year>2000</b:Year>
    <b:Author>
      <b:Author>
        <b:Corporate>Commission on Geosciences, Environment, and Resources</b:Corporate>
      </b:Author>
    </b:Author>
    <b:RefOrder>18</b:RefOrder>
  </b:Source>
</b:Sources>
</file>

<file path=customXml/itemProps1.xml><?xml version="1.0" encoding="utf-8"?>
<ds:datastoreItem xmlns:ds="http://schemas.openxmlformats.org/officeDocument/2006/customXml" ds:itemID="{EA65C746-1842-FD4A-9369-2351FAC6D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43</Pages>
  <Words>10487</Words>
  <Characters>59777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70124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9</cp:revision>
  <cp:lastPrinted>2017-01-27T23:47:00Z</cp:lastPrinted>
  <dcterms:created xsi:type="dcterms:W3CDTF">2021-04-06T14:46:00Z</dcterms:created>
  <dcterms:modified xsi:type="dcterms:W3CDTF">2021-04-18T19:34:00Z</dcterms:modified>
  <cp:category/>
</cp:coreProperties>
</file>